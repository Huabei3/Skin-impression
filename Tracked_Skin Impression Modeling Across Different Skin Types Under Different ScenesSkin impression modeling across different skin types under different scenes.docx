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1930B1" w14:textId="3D8D1595" w:rsidR="00954025" w:rsidRPr="00805397" w:rsidRDefault="009377BF">
      <w:pPr>
        <w:pStyle w:val="02Author-OE"/>
        <w:rPr>
          <w:smallCaps w:val="0"/>
          <w:color w:val="auto"/>
          <w:spacing w:val="10"/>
          <w:kern w:val="32"/>
          <w:sz w:val="32"/>
        </w:rPr>
      </w:pPr>
      <w:bookmarkStart w:id="19" w:name="_Hlk216969421"/>
      <w:bookmarkStart w:id="20" w:name="_GoBack"/>
      <w:bookmarkEnd w:id="19"/>
      <w:bookmarkEnd w:id="20"/>
      <w:del w:id="21" w:author="秦蓓嘉" w:date="2026-04-12T19:27:00Z">
        <w:r w:rsidRPr="00794629">
          <w:rPr>
            <w:smallCaps w:val="0"/>
            <w:color w:val="auto"/>
            <w:spacing w:val="10"/>
            <w:kern w:val="32"/>
            <w:sz w:val="32"/>
          </w:rPr>
          <w:delText xml:space="preserve">Skin </w:delText>
        </w:r>
        <w:r w:rsidR="00F5226C">
          <w:rPr>
            <w:smallCaps w:val="0"/>
            <w:color w:val="auto"/>
            <w:spacing w:val="10"/>
            <w:kern w:val="32"/>
            <w:sz w:val="32"/>
            <w:lang w:eastAsia="zh-CN"/>
          </w:rPr>
          <w:delText>I</w:delText>
        </w:r>
        <w:r w:rsidR="00C60FBF" w:rsidRPr="00794629">
          <w:rPr>
            <w:rFonts w:hint="eastAsia"/>
            <w:smallCaps w:val="0"/>
            <w:color w:val="auto"/>
            <w:spacing w:val="10"/>
            <w:kern w:val="32"/>
            <w:sz w:val="32"/>
            <w:lang w:eastAsia="zh-CN"/>
          </w:rPr>
          <w:delText>mpression</w:delText>
        </w:r>
        <w:r w:rsidRPr="00794629">
          <w:rPr>
            <w:smallCaps w:val="0"/>
            <w:color w:val="auto"/>
            <w:spacing w:val="10"/>
            <w:kern w:val="32"/>
            <w:sz w:val="32"/>
          </w:rPr>
          <w:delText xml:space="preserve"> </w:delText>
        </w:r>
        <w:r w:rsidR="00F5226C">
          <w:rPr>
            <w:smallCaps w:val="0"/>
            <w:color w:val="auto"/>
            <w:spacing w:val="10"/>
            <w:kern w:val="32"/>
            <w:sz w:val="32"/>
          </w:rPr>
          <w:delText>M</w:delText>
        </w:r>
        <w:r w:rsidRPr="00794629">
          <w:rPr>
            <w:smallCaps w:val="0"/>
            <w:color w:val="auto"/>
            <w:spacing w:val="10"/>
            <w:kern w:val="32"/>
            <w:sz w:val="32"/>
          </w:rPr>
          <w:delText xml:space="preserve">odeling </w:delText>
        </w:r>
        <w:r w:rsidR="00F5226C">
          <w:rPr>
            <w:smallCaps w:val="0"/>
            <w:color w:val="auto"/>
            <w:spacing w:val="10"/>
            <w:kern w:val="32"/>
            <w:sz w:val="32"/>
          </w:rPr>
          <w:delText>A</w:delText>
        </w:r>
        <w:r w:rsidRPr="00794629">
          <w:rPr>
            <w:smallCaps w:val="0"/>
            <w:color w:val="auto"/>
            <w:spacing w:val="10"/>
            <w:kern w:val="32"/>
            <w:sz w:val="32"/>
          </w:rPr>
          <w:delText xml:space="preserve">cross </w:delText>
        </w:r>
        <w:r w:rsidR="00F5226C">
          <w:rPr>
            <w:smallCaps w:val="0"/>
            <w:color w:val="auto"/>
            <w:spacing w:val="10"/>
            <w:kern w:val="32"/>
            <w:sz w:val="32"/>
          </w:rPr>
          <w:delText>D</w:delText>
        </w:r>
        <w:r w:rsidRPr="00794629">
          <w:rPr>
            <w:smallCaps w:val="0"/>
            <w:color w:val="auto"/>
            <w:spacing w:val="10"/>
            <w:kern w:val="32"/>
            <w:sz w:val="32"/>
          </w:rPr>
          <w:delText xml:space="preserve">ifferent </w:delText>
        </w:r>
        <w:r w:rsidR="00F5226C">
          <w:rPr>
            <w:smallCaps w:val="0"/>
            <w:color w:val="auto"/>
            <w:spacing w:val="10"/>
            <w:kern w:val="32"/>
            <w:sz w:val="32"/>
          </w:rPr>
          <w:delText>S</w:delText>
        </w:r>
        <w:r w:rsidRPr="00794629">
          <w:rPr>
            <w:smallCaps w:val="0"/>
            <w:color w:val="auto"/>
            <w:spacing w:val="10"/>
            <w:kern w:val="32"/>
            <w:sz w:val="32"/>
          </w:rPr>
          <w:delText xml:space="preserve">kin </w:delText>
        </w:r>
        <w:r w:rsidR="00F5226C">
          <w:rPr>
            <w:smallCaps w:val="0"/>
            <w:color w:val="auto"/>
            <w:spacing w:val="10"/>
            <w:kern w:val="32"/>
            <w:sz w:val="32"/>
          </w:rPr>
          <w:delText>T</w:delText>
        </w:r>
        <w:r w:rsidRPr="00794629">
          <w:rPr>
            <w:smallCaps w:val="0"/>
            <w:color w:val="auto"/>
            <w:spacing w:val="10"/>
            <w:kern w:val="32"/>
            <w:sz w:val="32"/>
          </w:rPr>
          <w:delText xml:space="preserve">ypes </w:delText>
        </w:r>
        <w:r w:rsidR="00F5226C">
          <w:rPr>
            <w:smallCaps w:val="0"/>
            <w:color w:val="auto"/>
            <w:spacing w:val="10"/>
            <w:kern w:val="32"/>
            <w:sz w:val="32"/>
          </w:rPr>
          <w:delText>U</w:delText>
        </w:r>
        <w:r w:rsidRPr="00794629">
          <w:rPr>
            <w:smallCaps w:val="0"/>
            <w:color w:val="auto"/>
            <w:spacing w:val="10"/>
            <w:kern w:val="32"/>
            <w:sz w:val="32"/>
          </w:rPr>
          <w:delText xml:space="preserve">nder </w:delText>
        </w:r>
        <w:r w:rsidR="00F5226C">
          <w:rPr>
            <w:smallCaps w:val="0"/>
            <w:color w:val="auto"/>
            <w:spacing w:val="10"/>
            <w:kern w:val="32"/>
            <w:sz w:val="32"/>
          </w:rPr>
          <w:delText>D</w:delText>
        </w:r>
        <w:r w:rsidRPr="00794629">
          <w:rPr>
            <w:smallCaps w:val="0"/>
            <w:color w:val="auto"/>
            <w:spacing w:val="10"/>
            <w:kern w:val="32"/>
            <w:sz w:val="32"/>
          </w:rPr>
          <w:delText xml:space="preserve">ifferent </w:delText>
        </w:r>
        <w:r w:rsidR="00F5226C">
          <w:rPr>
            <w:smallCaps w:val="0"/>
            <w:color w:val="auto"/>
            <w:spacing w:val="10"/>
            <w:kern w:val="32"/>
            <w:sz w:val="32"/>
          </w:rPr>
          <w:delText>S</w:delText>
        </w:r>
        <w:r w:rsidRPr="00794629">
          <w:rPr>
            <w:smallCaps w:val="0"/>
            <w:color w:val="auto"/>
            <w:spacing w:val="10"/>
            <w:kern w:val="32"/>
            <w:sz w:val="32"/>
          </w:rPr>
          <w:delText>cenes</w:delText>
        </w:r>
      </w:del>
      <w:ins w:id="22" w:author="秦蓓嘉" w:date="2026-04-12T19:27:00Z">
        <w:r w:rsidRPr="00805397">
          <w:rPr>
            <w:smallCaps w:val="0"/>
            <w:color w:val="auto"/>
            <w:spacing w:val="10"/>
            <w:kern w:val="32"/>
            <w:sz w:val="32"/>
          </w:rPr>
          <w:t xml:space="preserve">Skin </w:t>
        </w:r>
        <w:r w:rsidR="00C60FBF" w:rsidRPr="00805397">
          <w:rPr>
            <w:rFonts w:hint="eastAsia"/>
            <w:smallCaps w:val="0"/>
            <w:color w:val="auto"/>
            <w:spacing w:val="10"/>
            <w:kern w:val="32"/>
            <w:sz w:val="32"/>
            <w:lang w:eastAsia="zh-CN"/>
          </w:rPr>
          <w:t>impression</w:t>
        </w:r>
        <w:r w:rsidRPr="00805397">
          <w:rPr>
            <w:smallCaps w:val="0"/>
            <w:color w:val="auto"/>
            <w:spacing w:val="10"/>
            <w:kern w:val="32"/>
            <w:sz w:val="32"/>
          </w:rPr>
          <w:t xml:space="preserve"> modeling across different skin types under different scenes</w:t>
        </w:r>
      </w:ins>
      <w:r w:rsidR="00892331" w:rsidRPr="00805397">
        <w:rPr>
          <w:smallCaps w:val="0"/>
          <w:color w:val="auto"/>
          <w:spacing w:val="10"/>
          <w:kern w:val="32"/>
          <w:sz w:val="32"/>
        </w:rPr>
        <w:t xml:space="preserve"> </w:t>
      </w:r>
    </w:p>
    <w:p w14:paraId="3A80011A" w14:textId="54C6A06C" w:rsidR="00954025" w:rsidRPr="00805397" w:rsidRDefault="00617501">
      <w:pPr>
        <w:pStyle w:val="02Author-OE"/>
        <w:rPr>
          <w:color w:val="1478B6"/>
        </w:rPr>
      </w:pPr>
      <w:r w:rsidRPr="00805397">
        <w:rPr>
          <w:color w:val="1478B6"/>
        </w:rPr>
        <w:t>Beijia Qin,</w:t>
      </w:r>
      <w:r w:rsidRPr="00805397">
        <w:rPr>
          <w:color w:val="1478B6"/>
          <w:vertAlign w:val="superscript"/>
        </w:rPr>
        <w:t>1</w:t>
      </w:r>
      <w:r w:rsidRPr="00805397">
        <w:rPr>
          <w:color w:val="1478B6"/>
        </w:rPr>
        <w:t xml:space="preserve"> Yuechen Zhu,</w:t>
      </w:r>
      <w:r w:rsidRPr="00805397">
        <w:rPr>
          <w:color w:val="1478B6"/>
          <w:vertAlign w:val="superscript"/>
        </w:rPr>
        <w:t xml:space="preserve">1 </w:t>
      </w:r>
      <w:r w:rsidRPr="00805397">
        <w:rPr>
          <w:color w:val="1478B6"/>
        </w:rPr>
        <w:t>and Ming R</w:t>
      </w:r>
      <w:r w:rsidR="006F2F64" w:rsidRPr="00805397">
        <w:rPr>
          <w:color w:val="1478B6"/>
        </w:rPr>
        <w:t>onnier</w:t>
      </w:r>
      <w:r w:rsidRPr="00805397">
        <w:rPr>
          <w:color w:val="1478B6"/>
        </w:rPr>
        <w:t xml:space="preserve"> Luo</w:t>
      </w:r>
      <w:r w:rsidRPr="00805397">
        <w:rPr>
          <w:color w:val="1478B6"/>
          <w:vertAlign w:val="superscript"/>
        </w:rPr>
        <w:t>2,*</w:t>
      </w:r>
    </w:p>
    <w:p w14:paraId="5BB721AE" w14:textId="595C763D" w:rsidR="00954025" w:rsidRPr="00805397" w:rsidRDefault="00617501">
      <w:pPr>
        <w:pStyle w:val="03AuthorAffiliation"/>
      </w:pPr>
      <w:r w:rsidRPr="00805397">
        <w:rPr>
          <w:vertAlign w:val="superscript"/>
        </w:rPr>
        <w:t>1</w:t>
      </w:r>
      <w:r w:rsidRPr="00805397">
        <w:t xml:space="preserve">State Key Laboratory of </w:t>
      </w:r>
      <w:r w:rsidR="000777D7" w:rsidRPr="00805397">
        <w:t xml:space="preserve">Extreme </w:t>
      </w:r>
      <w:r w:rsidRPr="00805397">
        <w:t>Optical Instrumentation, Zhejiang University, Hangzhou, CHINA</w:t>
      </w:r>
    </w:p>
    <w:bookmarkStart w:id="23" w:name="OLE_LINK55"/>
    <w:bookmarkStart w:id="24" w:name="OLE_LINK56"/>
    <w:p w14:paraId="32EA9A4C" w14:textId="77B96C8A" w:rsidR="002341D7" w:rsidRPr="00805397" w:rsidRDefault="00617501" w:rsidP="00C637E8">
      <w:pPr>
        <w:pStyle w:val="04Email"/>
      </w:pPr>
      <w:r w:rsidRPr="00805397">
        <w:fldChar w:fldCharType="begin"/>
      </w:r>
      <w:r w:rsidRPr="00805397">
        <w:instrText xml:space="preserve"> HYPERLINK "mailto:*m.r.luo@zju.edu.cn" </w:instrText>
      </w:r>
      <w:r w:rsidRPr="00805397">
        <w:fldChar w:fldCharType="separate"/>
      </w:r>
      <w:r w:rsidRPr="00805397">
        <w:t>*m.r.luo@zju.edu.cn</w:t>
      </w:r>
      <w:r w:rsidRPr="00805397">
        <w:fldChar w:fldCharType="end"/>
      </w:r>
    </w:p>
    <w:p w14:paraId="208D6992" w14:textId="77777777" w:rsidR="002341D7" w:rsidRPr="00805397" w:rsidRDefault="002341D7" w:rsidP="002341D7">
      <w:pPr>
        <w:pStyle w:val="09BodyFirstParagraph"/>
        <w:rPr>
          <w:ins w:id="25" w:author="秦蓓嘉" w:date="2026-04-12T19:27:00Z"/>
          <w:rFonts w:cs="Times New Roman"/>
          <w:b/>
          <w:color w:val="FF0000"/>
          <w:szCs w:val="20"/>
        </w:rPr>
      </w:pPr>
    </w:p>
    <w:p w14:paraId="1976DF80" w14:textId="6881CB5F" w:rsidR="002D6412" w:rsidRPr="00805397" w:rsidRDefault="00D0054E" w:rsidP="002D6412">
      <w:pPr>
        <w:pStyle w:val="07Copyright"/>
        <w:rPr>
          <w:ins w:id="26" w:author="秦蓓嘉" w:date="2026-04-12T19:27:00Z"/>
          <w:rFonts w:ascii="Times New Roman" w:hAnsi="Times New Roman" w:cs="Times New Roman"/>
          <w:b/>
          <w:sz w:val="20"/>
        </w:rPr>
      </w:pPr>
      <w:bookmarkStart w:id="27" w:name="OLE_LINK9"/>
      <w:bookmarkStart w:id="28" w:name="OLE_LINK57"/>
      <w:bookmarkStart w:id="29" w:name="OLE_LINK17"/>
      <w:bookmarkEnd w:id="23"/>
      <w:bookmarkEnd w:id="24"/>
      <w:r w:rsidRPr="00805397">
        <w:rPr>
          <w:rFonts w:ascii="Times New Roman" w:hAnsi="Times New Roman" w:cs="Times New Roman"/>
          <w:b/>
          <w:sz w:val="20"/>
        </w:rPr>
        <w:t xml:space="preserve">Abstract: </w:t>
      </w:r>
      <w:del w:id="30" w:author="秦蓓嘉" w:date="2026-04-12T19:27:00Z">
        <w:r w:rsidRPr="00794629">
          <w:rPr>
            <w:rFonts w:ascii="Times New Roman" w:hAnsi="Times New Roman" w:cs="Times New Roman"/>
            <w:sz w:val="20"/>
          </w:rPr>
          <w:delText xml:space="preserve">A </w:delText>
        </w:r>
      </w:del>
      <w:ins w:id="31" w:author="秦蓓嘉" w:date="2026-04-12T19:27:00Z">
        <w:r w:rsidR="0068724D" w:rsidRPr="00805397">
          <w:rPr>
            <w:rFonts w:ascii="Times New Roman" w:hAnsi="Times New Roman" w:cs="Times New Roman"/>
            <w:b/>
            <w:sz w:val="20"/>
          </w:rPr>
          <w:t xml:space="preserve"> </w:t>
        </w:r>
      </w:ins>
    </w:p>
    <w:p w14:paraId="313E6937" w14:textId="06463C00" w:rsidR="002D6412" w:rsidRPr="00805397" w:rsidRDefault="002D6412" w:rsidP="002D6412">
      <w:pPr>
        <w:shd w:val="clear" w:color="auto" w:fill="FFFFFF"/>
        <w:spacing w:before="240" w:after="240"/>
        <w:jc w:val="both"/>
        <w:rPr>
          <w:ins w:id="32" w:author="秦蓓嘉" w:date="2026-04-12T19:27:00Z"/>
          <w:rFonts w:ascii="Times New Roman" w:eastAsia="Times New Roman" w:hAnsi="Times New Roman" w:cs="Times New Roman"/>
          <w:color w:val="0F1115"/>
          <w:sz w:val="20"/>
          <w:szCs w:val="24"/>
          <w:lang w:eastAsia="zh-CN"/>
        </w:rPr>
      </w:pPr>
      <w:ins w:id="33" w:author="秦蓓嘉" w:date="2026-04-12T19:27:00Z">
        <w:r w:rsidRPr="00805397">
          <w:rPr>
            <w:rFonts w:ascii="Times New Roman" w:eastAsia="Times New Roman" w:hAnsi="Times New Roman" w:cs="Times New Roman"/>
            <w:color w:val="0F1115"/>
            <w:sz w:val="20"/>
            <w:szCs w:val="24"/>
            <w:lang w:eastAsia="zh-CN"/>
          </w:rPr>
          <w:t xml:space="preserve">This paper presents a </w:t>
        </w:r>
      </w:ins>
      <w:r w:rsidRPr="00805397">
        <w:rPr>
          <w:rFonts w:ascii="Times New Roman" w:hAnsi="Times New Roman"/>
          <w:color w:val="0F1115"/>
          <w:sz w:val="20"/>
          <w:rPrChange w:id="34" w:author="秦蓓嘉" w:date="2026-04-12T19:27:00Z">
            <w:rPr>
              <w:rFonts w:ascii="Times New Roman" w:hAnsi="Times New Roman"/>
              <w:sz w:val="20"/>
            </w:rPr>
          </w:rPrChange>
        </w:rPr>
        <w:t xml:space="preserve">comprehensive </w:t>
      </w:r>
      <w:ins w:id="35" w:author="秦蓓嘉" w:date="2026-04-12T19:27:00Z">
        <w:r w:rsidRPr="00805397">
          <w:rPr>
            <w:rFonts w:ascii="Times New Roman" w:eastAsia="Times New Roman" w:hAnsi="Times New Roman" w:cs="Times New Roman"/>
            <w:color w:val="0F1115"/>
            <w:sz w:val="20"/>
            <w:szCs w:val="24"/>
            <w:lang w:eastAsia="zh-CN"/>
          </w:rPr>
          <w:t xml:space="preserve">study investigating how facial </w:t>
        </w:r>
      </w:ins>
      <w:r w:rsidRPr="00805397">
        <w:rPr>
          <w:rFonts w:ascii="Times New Roman" w:hAnsi="Times New Roman"/>
          <w:color w:val="0F1115"/>
          <w:sz w:val="20"/>
          <w:rPrChange w:id="36" w:author="秦蓓嘉" w:date="2026-04-12T19:27:00Z">
            <w:rPr>
              <w:rFonts w:ascii="Times New Roman" w:hAnsi="Times New Roman"/>
              <w:sz w:val="20"/>
            </w:rPr>
          </w:rPrChange>
        </w:rPr>
        <w:t xml:space="preserve">skin </w:t>
      </w:r>
      <w:del w:id="37" w:author="秦蓓嘉" w:date="2026-04-12T19:27:00Z">
        <w:r w:rsidR="00D0054E" w:rsidRPr="00794629">
          <w:rPr>
            <w:rFonts w:ascii="Times New Roman" w:hAnsi="Times New Roman" w:cs="Times New Roman"/>
            <w:sz w:val="20"/>
          </w:rPr>
          <w:delText xml:space="preserve">color perception database has been developed, comprising </w:delText>
        </w:r>
      </w:del>
      <w:ins w:id="38" w:author="秦蓓嘉" w:date="2026-04-12T19:27:00Z">
        <w:r w:rsidRPr="00805397">
          <w:rPr>
            <w:rFonts w:ascii="Times New Roman" w:eastAsia="Times New Roman" w:hAnsi="Times New Roman" w:cs="Times New Roman"/>
            <w:color w:val="0F1115"/>
            <w:sz w:val="20"/>
            <w:szCs w:val="24"/>
            <w:lang w:eastAsia="zh-CN"/>
          </w:rPr>
          <w:t xml:space="preserve">colors influence various impressions across different ethnicities and under different scenes. The dataset consists of </w:t>
        </w:r>
      </w:ins>
      <w:r w:rsidRPr="00805397">
        <w:rPr>
          <w:rFonts w:ascii="Times New Roman" w:hAnsi="Times New Roman"/>
          <w:color w:val="0F1115"/>
          <w:sz w:val="20"/>
          <w:rPrChange w:id="39" w:author="秦蓓嘉" w:date="2026-04-12T19:27:00Z">
            <w:rPr>
              <w:rFonts w:ascii="Times New Roman" w:hAnsi="Times New Roman"/>
              <w:sz w:val="20"/>
            </w:rPr>
          </w:rPrChange>
        </w:rPr>
        <w:t xml:space="preserve">700 </w:t>
      </w:r>
      <w:del w:id="40" w:author="秦蓓嘉" w:date="2026-04-12T19:27:00Z">
        <w:r w:rsidR="00D0054E" w:rsidRPr="00794629">
          <w:rPr>
            <w:rFonts w:ascii="Times New Roman" w:hAnsi="Times New Roman" w:cs="Times New Roman"/>
            <w:sz w:val="20"/>
          </w:rPr>
          <w:delText xml:space="preserve">original </w:delText>
        </w:r>
      </w:del>
      <w:r w:rsidRPr="00805397">
        <w:rPr>
          <w:rFonts w:ascii="Times New Roman" w:hAnsi="Times New Roman"/>
          <w:color w:val="0F1115"/>
          <w:sz w:val="20"/>
          <w:rPrChange w:id="41" w:author="秦蓓嘉" w:date="2026-04-12T19:27:00Z">
            <w:rPr>
              <w:rFonts w:ascii="Times New Roman" w:hAnsi="Times New Roman"/>
              <w:sz w:val="20"/>
            </w:rPr>
          </w:rPrChange>
        </w:rPr>
        <w:t xml:space="preserve">images </w:t>
      </w:r>
      <w:del w:id="42" w:author="秦蓓嘉" w:date="2026-04-12T19:27:00Z">
        <w:r w:rsidR="00D0054E" w:rsidRPr="00794629">
          <w:rPr>
            <w:rFonts w:ascii="Times New Roman" w:hAnsi="Times New Roman" w:cs="Times New Roman"/>
            <w:sz w:val="20"/>
          </w:rPr>
          <w:delText>of</w:delText>
        </w:r>
      </w:del>
      <w:ins w:id="43" w:author="秦蓓嘉" w:date="2026-04-12T19:27:00Z">
        <w:r w:rsidRPr="00805397">
          <w:rPr>
            <w:rFonts w:ascii="Times New Roman" w:eastAsia="Times New Roman" w:hAnsi="Times New Roman" w:cs="Times New Roman"/>
            <w:color w:val="0F1115"/>
            <w:sz w:val="20"/>
            <w:szCs w:val="24"/>
            <w:lang w:eastAsia="zh-CN"/>
          </w:rPr>
          <w:t>featuring</w:t>
        </w:r>
      </w:ins>
      <w:r w:rsidRPr="00805397">
        <w:rPr>
          <w:rFonts w:ascii="Times New Roman" w:hAnsi="Times New Roman"/>
          <w:color w:val="0F1115"/>
          <w:sz w:val="20"/>
          <w:rPrChange w:id="44" w:author="秦蓓嘉" w:date="2026-04-12T19:27:00Z">
            <w:rPr>
              <w:rFonts w:ascii="Times New Roman" w:hAnsi="Times New Roman"/>
              <w:sz w:val="20"/>
            </w:rPr>
          </w:rPrChange>
        </w:rPr>
        <w:t xml:space="preserve"> 20 models</w:t>
      </w:r>
      <w:del w:id="45" w:author="秦蓓嘉" w:date="2026-04-12T19:27:00Z">
        <w:r w:rsidR="00D0054E" w:rsidRPr="00794629">
          <w:rPr>
            <w:rFonts w:ascii="Times New Roman" w:hAnsi="Times New Roman" w:cs="Times New Roman"/>
            <w:sz w:val="20"/>
          </w:rPr>
          <w:delText xml:space="preserve">, captured across </w:delText>
        </w:r>
      </w:del>
      <w:ins w:id="46" w:author="秦蓓嘉" w:date="2026-04-12T19:27:00Z">
        <w:r w:rsidRPr="00805397">
          <w:rPr>
            <w:rFonts w:ascii="Times New Roman" w:eastAsia="Times New Roman" w:hAnsi="Times New Roman" w:cs="Times New Roman"/>
            <w:color w:val="0F1115"/>
            <w:sz w:val="20"/>
            <w:szCs w:val="24"/>
            <w:lang w:eastAsia="zh-CN"/>
          </w:rPr>
          <w:t xml:space="preserve"> under </w:t>
        </w:r>
      </w:ins>
      <w:r w:rsidRPr="00805397">
        <w:rPr>
          <w:rFonts w:ascii="Times New Roman" w:hAnsi="Times New Roman"/>
          <w:color w:val="0F1115"/>
          <w:sz w:val="20"/>
          <w:rPrChange w:id="47" w:author="秦蓓嘉" w:date="2026-04-12T19:27:00Z">
            <w:rPr>
              <w:rFonts w:ascii="Times New Roman" w:hAnsi="Times New Roman"/>
              <w:sz w:val="20"/>
            </w:rPr>
          </w:rPrChange>
        </w:rPr>
        <w:t xml:space="preserve">35 distinct </w:t>
      </w:r>
      <w:del w:id="48" w:author="秦蓓嘉" w:date="2026-04-12T19:27:00Z">
        <w:r w:rsidR="00D0054E" w:rsidRPr="00794629">
          <w:rPr>
            <w:rFonts w:ascii="Times New Roman" w:hAnsi="Times New Roman" w:cs="Times New Roman"/>
            <w:sz w:val="20"/>
          </w:rPr>
          <w:delText xml:space="preserve">scenes. These scenes include </w:delText>
        </w:r>
      </w:del>
      <w:ins w:id="49" w:author="秦蓓嘉" w:date="2026-04-12T19:27:00Z">
        <w:r w:rsidRPr="00805397">
          <w:rPr>
            <w:rFonts w:ascii="Times New Roman" w:eastAsia="Times New Roman" w:hAnsi="Times New Roman" w:cs="Times New Roman"/>
            <w:color w:val="0F1115"/>
            <w:sz w:val="20"/>
            <w:szCs w:val="24"/>
            <w:lang w:eastAsia="zh-CN"/>
          </w:rPr>
          <w:t xml:space="preserve">conditions: </w:t>
        </w:r>
      </w:ins>
      <w:r w:rsidRPr="00805397">
        <w:rPr>
          <w:rFonts w:ascii="Times New Roman" w:hAnsi="Times New Roman"/>
          <w:color w:val="0F1115"/>
          <w:sz w:val="20"/>
          <w:rPrChange w:id="50" w:author="秦蓓嘉" w:date="2026-04-12T19:27:00Z">
            <w:rPr>
              <w:rFonts w:ascii="Times New Roman" w:hAnsi="Times New Roman"/>
              <w:sz w:val="20"/>
            </w:rPr>
          </w:rPrChange>
        </w:rPr>
        <w:t xml:space="preserve">21 laboratory </w:t>
      </w:r>
      <w:del w:id="51" w:author="秦蓓嘉" w:date="2026-04-12T19:27:00Z">
        <w:r w:rsidR="00D0054E" w:rsidRPr="00794629">
          <w:rPr>
            <w:rFonts w:ascii="Times New Roman" w:hAnsi="Times New Roman" w:cs="Times New Roman"/>
            <w:sz w:val="20"/>
          </w:rPr>
          <w:delText>studio conditions (with</w:delText>
        </w:r>
      </w:del>
      <w:ins w:id="52" w:author="秦蓓嘉" w:date="2026-04-12T19:27:00Z">
        <w:r w:rsidRPr="00805397">
          <w:rPr>
            <w:rFonts w:ascii="Times New Roman" w:eastAsia="Times New Roman" w:hAnsi="Times New Roman" w:cs="Times New Roman"/>
            <w:color w:val="0F1115"/>
            <w:sz w:val="20"/>
            <w:szCs w:val="24"/>
            <w:lang w:eastAsia="zh-CN"/>
          </w:rPr>
          <w:t>settings (covering</w:t>
        </w:r>
      </w:ins>
      <w:r w:rsidRPr="00805397">
        <w:rPr>
          <w:rFonts w:ascii="Times New Roman" w:hAnsi="Times New Roman"/>
          <w:color w:val="0F1115"/>
          <w:sz w:val="20"/>
          <w:rPrChange w:id="53" w:author="秦蓓嘉" w:date="2026-04-12T19:27:00Z">
            <w:rPr>
              <w:rFonts w:ascii="Times New Roman" w:hAnsi="Times New Roman"/>
              <w:sz w:val="20"/>
            </w:rPr>
          </w:rPrChange>
        </w:rPr>
        <w:t xml:space="preserve"> 7 </w:t>
      </w:r>
      <w:del w:id="54" w:author="秦蓓嘉" w:date="2026-04-12T19:27:00Z">
        <w:r w:rsidR="00D0054E" w:rsidRPr="00794629">
          <w:rPr>
            <w:rFonts w:ascii="Times New Roman" w:hAnsi="Times New Roman" w:cs="Times New Roman"/>
            <w:sz w:val="20"/>
          </w:rPr>
          <w:delText xml:space="preserve">sets of </w:delText>
        </w:r>
      </w:del>
      <w:r w:rsidRPr="00805397">
        <w:rPr>
          <w:rFonts w:ascii="Times New Roman" w:hAnsi="Times New Roman"/>
          <w:color w:val="0F1115"/>
          <w:sz w:val="20"/>
          <w:rPrChange w:id="55" w:author="秦蓓嘉" w:date="2026-04-12T19:27:00Z">
            <w:rPr>
              <w:rFonts w:ascii="Times New Roman" w:hAnsi="Times New Roman"/>
              <w:sz w:val="20"/>
            </w:rPr>
          </w:rPrChange>
        </w:rPr>
        <w:t xml:space="preserve">correlated color </w:t>
      </w:r>
      <w:del w:id="56" w:author="秦蓓嘉" w:date="2026-04-12T19:27:00Z">
        <w:r w:rsidR="00D0054E" w:rsidRPr="00794629">
          <w:rPr>
            <w:rFonts w:ascii="Times New Roman" w:hAnsi="Times New Roman" w:cs="Times New Roman"/>
            <w:sz w:val="20"/>
          </w:rPr>
          <w:delText>temperature</w:delText>
        </w:r>
      </w:del>
      <w:ins w:id="57" w:author="秦蓓嘉" w:date="2026-04-12T19:27:00Z">
        <w:r w:rsidRPr="00805397">
          <w:rPr>
            <w:rFonts w:ascii="Times New Roman" w:eastAsia="Times New Roman" w:hAnsi="Times New Roman" w:cs="Times New Roman"/>
            <w:color w:val="0F1115"/>
            <w:sz w:val="20"/>
            <w:szCs w:val="24"/>
            <w:lang w:eastAsia="zh-CN"/>
          </w:rPr>
          <w:t>temperatures</w:t>
        </w:r>
      </w:ins>
      <w:r w:rsidRPr="00805397">
        <w:rPr>
          <w:rFonts w:ascii="Times New Roman" w:hAnsi="Times New Roman"/>
          <w:color w:val="0F1115"/>
          <w:sz w:val="20"/>
          <w:rPrChange w:id="58" w:author="秦蓓嘉" w:date="2026-04-12T19:27:00Z">
            <w:rPr>
              <w:rFonts w:ascii="Times New Roman" w:hAnsi="Times New Roman"/>
              <w:sz w:val="20"/>
            </w:rPr>
          </w:rPrChange>
        </w:rPr>
        <w:t xml:space="preserve"> (CCT) at 3 </w:t>
      </w:r>
      <w:del w:id="59" w:author="秦蓓嘉" w:date="2026-04-12T19:27:00Z">
        <w:r w:rsidR="00D0054E" w:rsidRPr="00794629">
          <w:rPr>
            <w:rFonts w:ascii="Times New Roman" w:hAnsi="Times New Roman" w:cs="Times New Roman"/>
            <w:sz w:val="20"/>
          </w:rPr>
          <w:delText xml:space="preserve">different </w:delText>
        </w:r>
      </w:del>
      <w:r w:rsidRPr="00805397">
        <w:rPr>
          <w:rFonts w:ascii="Times New Roman" w:hAnsi="Times New Roman"/>
          <w:color w:val="0F1115"/>
          <w:sz w:val="20"/>
          <w:rPrChange w:id="60" w:author="秦蓓嘉" w:date="2026-04-12T19:27:00Z">
            <w:rPr>
              <w:rFonts w:ascii="Times New Roman" w:hAnsi="Times New Roman"/>
              <w:sz w:val="20"/>
            </w:rPr>
          </w:rPrChange>
        </w:rPr>
        <w:t xml:space="preserve">illuminance levels) and 14 real-scene </w:t>
      </w:r>
      <w:del w:id="61" w:author="秦蓓嘉" w:date="2026-04-12T19:27:00Z">
        <w:r w:rsidR="00D0054E" w:rsidRPr="00794629">
          <w:rPr>
            <w:rFonts w:ascii="Times New Roman" w:hAnsi="Times New Roman" w:cs="Times New Roman"/>
            <w:sz w:val="20"/>
          </w:rPr>
          <w:delText>settings</w:delText>
        </w:r>
      </w:del>
      <w:ins w:id="62" w:author="秦蓓嘉" w:date="2026-04-12T19:27:00Z">
        <w:r w:rsidRPr="00805397">
          <w:rPr>
            <w:rFonts w:ascii="Times New Roman" w:eastAsia="Times New Roman" w:hAnsi="Times New Roman" w:cs="Times New Roman"/>
            <w:color w:val="0F1115"/>
            <w:sz w:val="20"/>
            <w:szCs w:val="24"/>
            <w:lang w:eastAsia="zh-CN"/>
          </w:rPr>
          <w:t>environments</w:t>
        </w:r>
      </w:ins>
      <w:r w:rsidRPr="00805397">
        <w:rPr>
          <w:rFonts w:ascii="Times New Roman" w:hAnsi="Times New Roman"/>
          <w:color w:val="0F1115"/>
          <w:sz w:val="20"/>
          <w:rPrChange w:id="63" w:author="秦蓓嘉" w:date="2026-04-12T19:27:00Z">
            <w:rPr>
              <w:rFonts w:ascii="Times New Roman" w:hAnsi="Times New Roman"/>
              <w:sz w:val="20"/>
            </w:rPr>
          </w:rPrChange>
        </w:rPr>
        <w:t xml:space="preserve">. The models </w:t>
      </w:r>
      <w:del w:id="64" w:author="秦蓓嘉" w:date="2026-04-12T19:27:00Z">
        <w:r w:rsidR="00D0054E" w:rsidRPr="00794629">
          <w:rPr>
            <w:rFonts w:ascii="Times New Roman" w:hAnsi="Times New Roman" w:cs="Times New Roman"/>
            <w:sz w:val="20"/>
          </w:rPr>
          <w:delText xml:space="preserve">are categorized into </w:delText>
        </w:r>
      </w:del>
      <w:ins w:id="65" w:author="秦蓓嘉" w:date="2026-04-12T19:27:00Z">
        <w:r w:rsidRPr="00805397">
          <w:rPr>
            <w:rFonts w:ascii="Times New Roman" w:eastAsia="Times New Roman" w:hAnsi="Times New Roman" w:cs="Times New Roman"/>
            <w:color w:val="0F1115"/>
            <w:sz w:val="20"/>
            <w:szCs w:val="24"/>
            <w:lang w:eastAsia="zh-CN"/>
          </w:rPr>
          <w:t xml:space="preserve">represent </w:t>
        </w:r>
      </w:ins>
      <w:r w:rsidRPr="00805397">
        <w:rPr>
          <w:rFonts w:ascii="Times New Roman" w:hAnsi="Times New Roman"/>
          <w:color w:val="0F1115"/>
          <w:sz w:val="20"/>
          <w:rPrChange w:id="66" w:author="秦蓓嘉" w:date="2026-04-12T19:27:00Z">
            <w:rPr>
              <w:rFonts w:ascii="Times New Roman" w:hAnsi="Times New Roman"/>
              <w:sz w:val="20"/>
            </w:rPr>
          </w:rPrChange>
        </w:rPr>
        <w:t xml:space="preserve">4 ethnic groups and </w:t>
      </w:r>
      <w:del w:id="67" w:author="秦蓓嘉" w:date="2026-04-12T19:27:00Z">
        <w:r w:rsidR="00D0054E" w:rsidRPr="00794629">
          <w:rPr>
            <w:rFonts w:ascii="Times New Roman" w:hAnsi="Times New Roman" w:cs="Times New Roman"/>
            <w:sz w:val="20"/>
          </w:rPr>
          <w:delText xml:space="preserve">2 gender categories, covering 10 </w:delText>
        </w:r>
      </w:del>
      <w:ins w:id="68" w:author="秦蓓嘉" w:date="2026-04-12T19:27:00Z">
        <w:r w:rsidRPr="00805397">
          <w:rPr>
            <w:rFonts w:ascii="Times New Roman" w:eastAsia="Times New Roman" w:hAnsi="Times New Roman" w:cs="Times New Roman"/>
            <w:color w:val="0F1115"/>
            <w:sz w:val="20"/>
            <w:szCs w:val="24"/>
            <w:lang w:eastAsia="zh-CN"/>
          </w:rPr>
          <w:t xml:space="preserve">both genders. They were selected to cover a full range of </w:t>
        </w:r>
      </w:ins>
      <w:r w:rsidRPr="00805397">
        <w:rPr>
          <w:rFonts w:ascii="Times New Roman" w:hAnsi="Times New Roman"/>
          <w:color w:val="0F1115"/>
          <w:sz w:val="20"/>
          <w:rPrChange w:id="69" w:author="秦蓓嘉" w:date="2026-04-12T19:27:00Z">
            <w:rPr>
              <w:rFonts w:ascii="Times New Roman" w:hAnsi="Times New Roman"/>
              <w:sz w:val="20"/>
            </w:rPr>
          </w:rPrChange>
        </w:rPr>
        <w:t xml:space="preserve">skin lightness </w:t>
      </w:r>
      <w:del w:id="70" w:author="秦蓓嘉" w:date="2026-04-12T19:27:00Z">
        <w:r w:rsidR="00D0054E" w:rsidRPr="00794629">
          <w:rPr>
            <w:rFonts w:ascii="Times New Roman" w:hAnsi="Times New Roman" w:cs="Times New Roman"/>
            <w:sz w:val="20"/>
          </w:rPr>
          <w:delText xml:space="preserve">scales. </w:delText>
        </w:r>
      </w:del>
      <w:ins w:id="71" w:author="秦蓓嘉" w:date="2026-04-12T19:27:00Z">
        <w:r w:rsidRPr="00805397">
          <w:rPr>
            <w:rFonts w:ascii="Times New Roman" w:eastAsia="Times New Roman" w:hAnsi="Times New Roman" w:cs="Times New Roman"/>
            <w:color w:val="0F1115"/>
            <w:sz w:val="20"/>
            <w:szCs w:val="24"/>
            <w:lang w:eastAsia="zh-CN"/>
          </w:rPr>
          <w:t xml:space="preserve">levels. Each model was rendered into </w:t>
        </w:r>
        <w:r w:rsidR="00121481" w:rsidRPr="00805397">
          <w:rPr>
            <w:rFonts w:ascii="Times New Roman" w:eastAsia="Times New Roman" w:hAnsi="Times New Roman" w:cs="Times New Roman"/>
            <w:color w:val="0F1115"/>
            <w:sz w:val="20"/>
            <w:szCs w:val="24"/>
            <w:lang w:eastAsia="zh-CN"/>
          </w:rPr>
          <w:t>32</w:t>
        </w:r>
        <w:r w:rsidRPr="00805397">
          <w:rPr>
            <w:rFonts w:ascii="Times New Roman" w:eastAsia="Times New Roman" w:hAnsi="Times New Roman" w:cs="Times New Roman"/>
            <w:color w:val="0F1115"/>
            <w:sz w:val="20"/>
            <w:szCs w:val="24"/>
            <w:lang w:eastAsia="zh-CN"/>
          </w:rPr>
          <w:t xml:space="preserve"> chromatic variations.</w:t>
        </w:r>
      </w:ins>
    </w:p>
    <w:p w14:paraId="54F3E7AB" w14:textId="36A92D10" w:rsidR="002D6412" w:rsidRPr="00805397" w:rsidRDefault="002D6412" w:rsidP="00CD28C6">
      <w:pPr>
        <w:shd w:val="clear" w:color="auto" w:fill="FFFFFF"/>
        <w:spacing w:before="240" w:after="240"/>
        <w:jc w:val="both"/>
        <w:rPr>
          <w:ins w:id="72" w:author="秦蓓嘉" w:date="2026-04-12T19:27:00Z"/>
          <w:rFonts w:ascii="Times New Roman" w:eastAsia="Times New Roman" w:hAnsi="Times New Roman" w:cs="Times New Roman"/>
          <w:color w:val="0F1115"/>
          <w:sz w:val="20"/>
          <w:szCs w:val="24"/>
          <w:lang w:eastAsia="zh-CN"/>
        </w:rPr>
      </w:pPr>
      <w:r w:rsidRPr="00805397">
        <w:rPr>
          <w:rFonts w:ascii="Times New Roman" w:hAnsi="Times New Roman"/>
          <w:color w:val="0F1115"/>
          <w:sz w:val="20"/>
          <w:rPrChange w:id="73" w:author="秦蓓嘉" w:date="2026-04-12T19:27:00Z">
            <w:rPr>
              <w:rFonts w:ascii="Times New Roman" w:hAnsi="Times New Roman"/>
              <w:sz w:val="20"/>
            </w:rPr>
          </w:rPrChange>
        </w:rPr>
        <w:t>A psychophysical experiment was conducted</w:t>
      </w:r>
      <w:del w:id="74" w:author="秦蓓嘉" w:date="2026-04-12T19:27:00Z">
        <w:r w:rsidR="00D0054E" w:rsidRPr="00794629">
          <w:rPr>
            <w:rFonts w:ascii="Times New Roman" w:hAnsi="Times New Roman" w:cs="Times New Roman"/>
            <w:sz w:val="20"/>
          </w:rPr>
          <w:delText>, in which</w:delText>
        </w:r>
      </w:del>
      <w:ins w:id="75" w:author="秦蓓嘉" w:date="2026-04-12T19:27:00Z">
        <w:r w:rsidRPr="00805397">
          <w:rPr>
            <w:rFonts w:ascii="Times New Roman" w:eastAsia="Times New Roman" w:hAnsi="Times New Roman" w:cs="Times New Roman"/>
            <w:color w:val="0F1115"/>
            <w:sz w:val="20"/>
            <w:szCs w:val="24"/>
            <w:lang w:eastAsia="zh-CN"/>
          </w:rPr>
          <w:t xml:space="preserve"> with</w:t>
        </w:r>
      </w:ins>
      <w:r w:rsidRPr="00805397">
        <w:rPr>
          <w:rFonts w:ascii="Times New Roman" w:hAnsi="Times New Roman"/>
          <w:color w:val="0F1115"/>
          <w:sz w:val="20"/>
          <w:rPrChange w:id="76" w:author="秦蓓嘉" w:date="2026-04-12T19:27:00Z">
            <w:rPr>
              <w:rFonts w:ascii="Times New Roman" w:hAnsi="Times New Roman"/>
              <w:sz w:val="20"/>
            </w:rPr>
          </w:rPrChange>
        </w:rPr>
        <w:t xml:space="preserve"> 20 Chinese observers</w:t>
      </w:r>
      <w:del w:id="77" w:author="秦蓓嘉" w:date="2026-04-12T19:27:00Z">
        <w:r w:rsidR="00D0054E" w:rsidRPr="00794629">
          <w:rPr>
            <w:rFonts w:ascii="Times New Roman" w:hAnsi="Times New Roman" w:cs="Times New Roman"/>
            <w:sz w:val="20"/>
          </w:rPr>
          <w:delText xml:space="preserve"> evaluated the perceptual impressions of </w:delText>
        </w:r>
      </w:del>
      <w:ins w:id="78" w:author="秦蓓嘉" w:date="2026-04-12T19:27:00Z">
        <w:r w:rsidRPr="00805397">
          <w:rPr>
            <w:rFonts w:ascii="Times New Roman" w:eastAsia="Times New Roman" w:hAnsi="Times New Roman" w:cs="Times New Roman"/>
            <w:color w:val="0F1115"/>
            <w:sz w:val="20"/>
            <w:szCs w:val="24"/>
            <w:lang w:eastAsia="zh-CN"/>
          </w:rPr>
          <w:t xml:space="preserve">, who rated </w:t>
        </w:r>
      </w:ins>
      <w:r w:rsidRPr="00805397">
        <w:rPr>
          <w:rFonts w:ascii="Times New Roman" w:hAnsi="Times New Roman"/>
          <w:color w:val="0F1115"/>
          <w:sz w:val="20"/>
          <w:rPrChange w:id="79" w:author="秦蓓嘉" w:date="2026-04-12T19:27:00Z">
            <w:rPr>
              <w:rFonts w:ascii="Times New Roman" w:hAnsi="Times New Roman"/>
              <w:sz w:val="20"/>
            </w:rPr>
          </w:rPrChange>
        </w:rPr>
        <w:t xml:space="preserve">the images </w:t>
      </w:r>
      <w:del w:id="80" w:author="秦蓓嘉" w:date="2026-04-12T19:27:00Z">
        <w:r w:rsidR="00D0054E" w:rsidRPr="00794629">
          <w:rPr>
            <w:rFonts w:ascii="Times New Roman" w:hAnsi="Times New Roman" w:cs="Times New Roman"/>
            <w:sz w:val="20"/>
          </w:rPr>
          <w:delText>along</w:delText>
        </w:r>
      </w:del>
      <w:ins w:id="81" w:author="秦蓓嘉" w:date="2026-04-12T19:27:00Z">
        <w:r w:rsidRPr="00805397">
          <w:rPr>
            <w:rFonts w:ascii="Times New Roman" w:eastAsia="Times New Roman" w:hAnsi="Times New Roman" w:cs="Times New Roman"/>
            <w:color w:val="0F1115"/>
            <w:sz w:val="20"/>
            <w:szCs w:val="24"/>
            <w:lang w:eastAsia="zh-CN"/>
          </w:rPr>
          <w:t>based on</w:t>
        </w:r>
      </w:ins>
      <w:r w:rsidRPr="00805397">
        <w:rPr>
          <w:rFonts w:ascii="Times New Roman" w:hAnsi="Times New Roman"/>
          <w:color w:val="0F1115"/>
          <w:sz w:val="20"/>
          <w:rPrChange w:id="82" w:author="秦蓓嘉" w:date="2026-04-12T19:27:00Z">
            <w:rPr>
              <w:rFonts w:ascii="Times New Roman" w:hAnsi="Times New Roman"/>
              <w:sz w:val="20"/>
            </w:rPr>
          </w:rPrChange>
        </w:rPr>
        <w:t xml:space="preserve"> 10 </w:t>
      </w:r>
      <w:del w:id="83" w:author="秦蓓嘉" w:date="2026-04-12T19:27:00Z">
        <w:r w:rsidR="00D0054E" w:rsidRPr="00794629">
          <w:rPr>
            <w:rFonts w:ascii="Times New Roman" w:hAnsi="Times New Roman" w:cs="Times New Roman"/>
            <w:sz w:val="20"/>
          </w:rPr>
          <w:delText>different scales</w:delText>
        </w:r>
      </w:del>
      <w:ins w:id="84" w:author="秦蓓嘉" w:date="2026-04-12T19:27:00Z">
        <w:r w:rsidRPr="00805397">
          <w:rPr>
            <w:rFonts w:ascii="Times New Roman" w:eastAsia="Times New Roman" w:hAnsi="Times New Roman" w:cs="Times New Roman"/>
            <w:color w:val="0F1115"/>
            <w:sz w:val="20"/>
            <w:szCs w:val="24"/>
            <w:lang w:eastAsia="zh-CN"/>
          </w:rPr>
          <w:t>impressions</w:t>
        </w:r>
      </w:ins>
      <w:r w:rsidRPr="00805397">
        <w:rPr>
          <w:rFonts w:ascii="Times New Roman" w:hAnsi="Times New Roman"/>
          <w:color w:val="0F1115"/>
          <w:sz w:val="20"/>
          <w:rPrChange w:id="85" w:author="秦蓓嘉" w:date="2026-04-12T19:27:00Z">
            <w:rPr>
              <w:rFonts w:ascii="Times New Roman" w:hAnsi="Times New Roman"/>
              <w:sz w:val="20"/>
            </w:rPr>
          </w:rPrChange>
        </w:rPr>
        <w:t>: Preference, Attractiveness, Feminine, Cooperative, Youth, Healthy, Fidelity, Harmony, Fair</w:t>
      </w:r>
      <w:ins w:id="86" w:author="秦蓓嘉" w:date="2026-04-12T19:27:00Z">
        <w:r w:rsidRPr="00805397">
          <w:rPr>
            <w:rFonts w:ascii="Times New Roman" w:eastAsia="Times New Roman" w:hAnsi="Times New Roman" w:cs="Times New Roman"/>
            <w:color w:val="0F1115"/>
            <w:sz w:val="20"/>
            <w:szCs w:val="24"/>
            <w:lang w:eastAsia="zh-CN"/>
          </w:rPr>
          <w:t>,</w:t>
        </w:r>
      </w:ins>
      <w:r w:rsidRPr="00805397">
        <w:rPr>
          <w:rFonts w:ascii="Times New Roman" w:hAnsi="Times New Roman"/>
          <w:color w:val="0F1115"/>
          <w:sz w:val="20"/>
          <w:rPrChange w:id="87" w:author="秦蓓嘉" w:date="2026-04-12T19:27:00Z">
            <w:rPr>
              <w:rFonts w:ascii="Times New Roman" w:hAnsi="Times New Roman"/>
              <w:sz w:val="20"/>
            </w:rPr>
          </w:rPrChange>
        </w:rPr>
        <w:t xml:space="preserve"> and Ruddy. </w:t>
      </w:r>
      <w:ins w:id="88" w:author="秦蓓嘉" w:date="2026-04-12T19:27:00Z">
        <w:r w:rsidRPr="00805397">
          <w:rPr>
            <w:rFonts w:ascii="Times New Roman" w:eastAsia="Times New Roman" w:hAnsi="Times New Roman" w:cs="Times New Roman"/>
            <w:color w:val="0F1115"/>
            <w:sz w:val="20"/>
            <w:szCs w:val="24"/>
            <w:lang w:eastAsia="zh-CN"/>
          </w:rPr>
          <w:t xml:space="preserve">In total, 3.5 million estimations were made. </w:t>
        </w:r>
      </w:ins>
      <w:r w:rsidRPr="00805397">
        <w:rPr>
          <w:rFonts w:ascii="Times New Roman" w:hAnsi="Times New Roman"/>
          <w:color w:val="0F1115"/>
          <w:sz w:val="20"/>
          <w:rPrChange w:id="89" w:author="秦蓓嘉" w:date="2026-04-12T19:27:00Z">
            <w:rPr>
              <w:rFonts w:ascii="Times New Roman" w:hAnsi="Times New Roman"/>
              <w:sz w:val="20"/>
            </w:rPr>
          </w:rPrChange>
        </w:rPr>
        <w:t xml:space="preserve">The results were used to establish </w:t>
      </w:r>
      <w:ins w:id="90" w:author="秦蓓嘉" w:date="2026-04-12T19:27:00Z">
        <w:r w:rsidR="00192771" w:rsidRPr="00805397">
          <w:rPr>
            <w:rFonts w:ascii="Times New Roman" w:eastAsia="Times New Roman" w:hAnsi="Times New Roman" w:cs="Times New Roman"/>
            <w:color w:val="0F1115"/>
            <w:sz w:val="20"/>
            <w:szCs w:val="24"/>
            <w:lang w:eastAsia="zh-CN"/>
          </w:rPr>
          <w:t xml:space="preserve">a </w:t>
        </w:r>
      </w:ins>
      <w:r w:rsidRPr="00805397">
        <w:rPr>
          <w:rFonts w:ascii="Times New Roman" w:hAnsi="Times New Roman"/>
          <w:color w:val="0F1115"/>
          <w:sz w:val="20"/>
          <w:rPrChange w:id="91" w:author="秦蓓嘉" w:date="2026-04-12T19:27:00Z">
            <w:rPr>
              <w:rFonts w:ascii="Times New Roman" w:hAnsi="Times New Roman"/>
              <w:sz w:val="20"/>
            </w:rPr>
          </w:rPrChange>
        </w:rPr>
        <w:t xml:space="preserve">50% acceptability </w:t>
      </w:r>
      <w:del w:id="92" w:author="秦蓓嘉" w:date="2026-04-12T19:27:00Z">
        <w:r w:rsidR="00D0054E" w:rsidRPr="00794629">
          <w:rPr>
            <w:rFonts w:ascii="Times New Roman" w:hAnsi="Times New Roman" w:cs="Times New Roman"/>
            <w:sz w:val="20"/>
          </w:rPr>
          <w:delText xml:space="preserve">ellipses </w:delText>
        </w:r>
      </w:del>
      <w:ins w:id="93" w:author="秦蓓嘉" w:date="2026-04-12T19:27:00Z">
        <w:r w:rsidRPr="00805397">
          <w:rPr>
            <w:rFonts w:ascii="Times New Roman" w:eastAsia="Times New Roman" w:hAnsi="Times New Roman" w:cs="Times New Roman"/>
            <w:color w:val="0F1115"/>
            <w:sz w:val="20"/>
            <w:szCs w:val="24"/>
            <w:lang w:eastAsia="zh-CN"/>
          </w:rPr>
          <w:t xml:space="preserve">ellipse </w:t>
        </w:r>
        <w:r w:rsidRPr="00805397">
          <w:rPr>
            <w:rFonts w:ascii="Times New Roman" w:hAnsi="Times New Roman" w:cs="Times New Roman"/>
            <w:color w:val="0F1115"/>
            <w:sz w:val="20"/>
            <w:szCs w:val="24"/>
            <w:lang w:eastAsia="zh-CN"/>
          </w:rPr>
          <w:t>model</w:t>
        </w:r>
        <w:r w:rsidRPr="00805397">
          <w:rPr>
            <w:rFonts w:ascii="Times New Roman" w:eastAsia="Times New Roman" w:hAnsi="Times New Roman" w:cs="Times New Roman"/>
            <w:color w:val="0F1115"/>
            <w:sz w:val="20"/>
            <w:szCs w:val="24"/>
            <w:lang w:eastAsia="zh-CN"/>
          </w:rPr>
          <w:t xml:space="preserve"> </w:t>
        </w:r>
      </w:ins>
      <w:r w:rsidRPr="00805397">
        <w:rPr>
          <w:rFonts w:ascii="Times New Roman" w:hAnsi="Times New Roman"/>
          <w:color w:val="0F1115"/>
          <w:sz w:val="20"/>
          <w:rPrChange w:id="94" w:author="秦蓓嘉" w:date="2026-04-12T19:27:00Z">
            <w:rPr>
              <w:rFonts w:ascii="Times New Roman" w:hAnsi="Times New Roman"/>
              <w:sz w:val="20"/>
            </w:rPr>
          </w:rPrChange>
        </w:rPr>
        <w:t xml:space="preserve">for each impression scale </w:t>
      </w:r>
      <w:del w:id="95" w:author="秦蓓嘉" w:date="2026-04-12T19:27:00Z">
        <w:r w:rsidR="00D0054E" w:rsidRPr="00794629">
          <w:rPr>
            <w:rFonts w:ascii="Times New Roman" w:hAnsi="Times New Roman" w:cs="Times New Roman"/>
            <w:sz w:val="20"/>
          </w:rPr>
          <w:delText>under</w:delText>
        </w:r>
      </w:del>
      <w:ins w:id="96" w:author="秦蓓嘉" w:date="2026-04-12T19:27:00Z">
        <w:r w:rsidRPr="00805397">
          <w:rPr>
            <w:rFonts w:ascii="Times New Roman" w:eastAsia="Times New Roman" w:hAnsi="Times New Roman" w:cs="Times New Roman"/>
            <w:color w:val="0F1115"/>
            <w:sz w:val="20"/>
            <w:szCs w:val="24"/>
            <w:lang w:eastAsia="zh-CN"/>
          </w:rPr>
          <w:t>across</w:t>
        </w:r>
      </w:ins>
      <w:r w:rsidRPr="00805397">
        <w:rPr>
          <w:rFonts w:ascii="Times New Roman" w:hAnsi="Times New Roman"/>
          <w:color w:val="0F1115"/>
          <w:sz w:val="20"/>
          <w:rPrChange w:id="97" w:author="秦蓓嘉" w:date="2026-04-12T19:27:00Z">
            <w:rPr>
              <w:rFonts w:ascii="Times New Roman" w:hAnsi="Times New Roman"/>
              <w:sz w:val="20"/>
            </w:rPr>
          </w:rPrChange>
        </w:rPr>
        <w:t xml:space="preserve"> the 35 </w:t>
      </w:r>
      <w:del w:id="98" w:author="秦蓓嘉" w:date="2026-04-12T19:27:00Z">
        <w:r w:rsidR="00D0054E" w:rsidRPr="00794629">
          <w:rPr>
            <w:rFonts w:ascii="Times New Roman" w:hAnsi="Times New Roman" w:cs="Times New Roman"/>
            <w:sz w:val="20"/>
          </w:rPr>
          <w:delText xml:space="preserve">lighting and scene </w:delText>
        </w:r>
      </w:del>
      <w:r w:rsidRPr="00805397">
        <w:rPr>
          <w:rFonts w:ascii="Times New Roman" w:hAnsi="Times New Roman"/>
          <w:color w:val="0F1115"/>
          <w:sz w:val="20"/>
          <w:rPrChange w:id="99" w:author="秦蓓嘉" w:date="2026-04-12T19:27:00Z">
            <w:rPr>
              <w:rFonts w:ascii="Times New Roman" w:hAnsi="Times New Roman"/>
              <w:sz w:val="20"/>
            </w:rPr>
          </w:rPrChange>
        </w:rPr>
        <w:t xml:space="preserve">conditions. </w:t>
      </w:r>
      <w:del w:id="100" w:author="秦蓓嘉" w:date="2026-04-12T19:27:00Z">
        <w:r w:rsidR="00D0054E" w:rsidRPr="00794629">
          <w:rPr>
            <w:rFonts w:ascii="Times New Roman" w:hAnsi="Times New Roman" w:cs="Times New Roman"/>
            <w:sz w:val="20"/>
          </w:rPr>
          <w:delText xml:space="preserve">The study reports the </w:delText>
        </w:r>
      </w:del>
      <w:ins w:id="101" w:author="秦蓓嘉" w:date="2026-04-12T19:27:00Z">
        <w:r w:rsidRPr="00805397">
          <w:rPr>
            <w:rFonts w:ascii="Times New Roman" w:eastAsia="Times New Roman" w:hAnsi="Times New Roman" w:cs="Times New Roman"/>
            <w:color w:val="0F1115"/>
            <w:sz w:val="20"/>
            <w:szCs w:val="24"/>
            <w:lang w:eastAsia="zh-CN"/>
          </w:rPr>
          <w:t xml:space="preserve">The center of each ellipse represents the most positive impression. The </w:t>
        </w:r>
      </w:ins>
      <w:r w:rsidRPr="00805397">
        <w:rPr>
          <w:rFonts w:ascii="Times New Roman" w:hAnsi="Times New Roman"/>
          <w:color w:val="0F1115"/>
          <w:sz w:val="20"/>
          <w:rPrChange w:id="102" w:author="秦蓓嘉" w:date="2026-04-12T19:27:00Z">
            <w:rPr>
              <w:rFonts w:ascii="Times New Roman" w:hAnsi="Times New Roman"/>
              <w:sz w:val="20"/>
            </w:rPr>
          </w:rPrChange>
        </w:rPr>
        <w:t xml:space="preserve">effects of </w:t>
      </w:r>
      <w:ins w:id="103" w:author="秦蓓嘉" w:date="2026-04-12T19:27:00Z">
        <w:r w:rsidRPr="00805397">
          <w:rPr>
            <w:rFonts w:ascii="Times New Roman" w:eastAsia="Times New Roman" w:hAnsi="Times New Roman" w:cs="Times New Roman"/>
            <w:color w:val="0F1115"/>
            <w:sz w:val="20"/>
            <w:szCs w:val="24"/>
            <w:lang w:eastAsia="zh-CN"/>
          </w:rPr>
          <w:t xml:space="preserve">these skin colors on </w:t>
        </w:r>
      </w:ins>
      <w:r w:rsidRPr="00805397">
        <w:rPr>
          <w:rFonts w:ascii="Times New Roman" w:hAnsi="Times New Roman"/>
          <w:color w:val="0F1115"/>
          <w:sz w:val="20"/>
          <w:rPrChange w:id="104" w:author="秦蓓嘉" w:date="2026-04-12T19:27:00Z">
            <w:rPr>
              <w:rFonts w:ascii="Times New Roman" w:hAnsi="Times New Roman"/>
              <w:sz w:val="20"/>
            </w:rPr>
          </w:rPrChange>
        </w:rPr>
        <w:t xml:space="preserve">model </w:t>
      </w:r>
      <w:del w:id="105" w:author="秦蓓嘉" w:date="2026-04-12T19:27:00Z">
        <w:r w:rsidR="00D0054E" w:rsidRPr="00794629">
          <w:rPr>
            <w:rFonts w:ascii="Times New Roman" w:hAnsi="Times New Roman" w:cs="Times New Roman"/>
            <w:sz w:val="20"/>
          </w:rPr>
          <w:delText>ethnicity</w:delText>
        </w:r>
      </w:del>
      <w:ins w:id="106" w:author="秦蓓嘉" w:date="2026-04-12T19:27:00Z">
        <w:r w:rsidRPr="00805397">
          <w:rPr>
            <w:rFonts w:ascii="Times New Roman" w:eastAsia="Times New Roman" w:hAnsi="Times New Roman" w:cs="Times New Roman"/>
            <w:color w:val="0F1115"/>
            <w:sz w:val="20"/>
            <w:szCs w:val="24"/>
            <w:lang w:eastAsia="zh-CN"/>
          </w:rPr>
          <w:t>ethnicit</w:t>
        </w:r>
        <w:r w:rsidR="0075755F">
          <w:rPr>
            <w:rFonts w:ascii="Times New Roman" w:eastAsia="Times New Roman" w:hAnsi="Times New Roman" w:cs="Times New Roman"/>
            <w:color w:val="0F1115"/>
            <w:sz w:val="20"/>
            <w:szCs w:val="24"/>
            <w:lang w:eastAsia="zh-CN"/>
          </w:rPr>
          <w:t>ies</w:t>
        </w:r>
      </w:ins>
      <w:r w:rsidRPr="00805397">
        <w:rPr>
          <w:rFonts w:ascii="Times New Roman" w:hAnsi="Times New Roman"/>
          <w:color w:val="0F1115"/>
          <w:sz w:val="20"/>
          <w:rPrChange w:id="107" w:author="秦蓓嘉" w:date="2026-04-12T19:27:00Z">
            <w:rPr>
              <w:rFonts w:ascii="Times New Roman" w:hAnsi="Times New Roman"/>
              <w:sz w:val="20"/>
            </w:rPr>
          </w:rPrChange>
        </w:rPr>
        <w:t xml:space="preserve">, impression </w:t>
      </w:r>
      <w:r w:rsidR="0075755F" w:rsidRPr="0092682B">
        <w:rPr>
          <w:rFonts w:ascii="Times New Roman" w:hAnsi="Times New Roman"/>
          <w:color w:val="0F1115"/>
          <w:sz w:val="20"/>
          <w:rPrChange w:id="108" w:author="秦蓓嘉" w:date="2026-04-12T19:27:00Z">
            <w:rPr>
              <w:rFonts w:ascii="Times New Roman" w:hAnsi="Times New Roman"/>
              <w:sz w:val="20"/>
            </w:rPr>
          </w:rPrChange>
        </w:rPr>
        <w:t>scales</w:t>
      </w:r>
      <w:r w:rsidRPr="00805397">
        <w:rPr>
          <w:rFonts w:ascii="Times New Roman" w:hAnsi="Times New Roman"/>
          <w:color w:val="0F1115"/>
          <w:sz w:val="20"/>
          <w:rPrChange w:id="109" w:author="秦蓓嘉" w:date="2026-04-12T19:27:00Z">
            <w:rPr>
              <w:rFonts w:ascii="Times New Roman" w:hAnsi="Times New Roman"/>
              <w:sz w:val="20"/>
            </w:rPr>
          </w:rPrChange>
        </w:rPr>
        <w:t xml:space="preserve">, and scene </w:t>
      </w:r>
      <w:ins w:id="110" w:author="秦蓓嘉" w:date="2026-04-12T19:27:00Z">
        <w:r w:rsidRPr="00805397">
          <w:rPr>
            <w:rFonts w:ascii="Times New Roman" w:eastAsia="Times New Roman" w:hAnsi="Times New Roman" w:cs="Times New Roman"/>
            <w:color w:val="0F1115"/>
            <w:sz w:val="20"/>
            <w:szCs w:val="24"/>
            <w:lang w:eastAsia="zh-CN"/>
          </w:rPr>
          <w:t>are reported.</w:t>
        </w:r>
      </w:ins>
    </w:p>
    <w:p w14:paraId="101057DE" w14:textId="6F14194C" w:rsidR="00954025" w:rsidRPr="00805397" w:rsidRDefault="0068724D">
      <w:pPr>
        <w:pStyle w:val="07Copyright"/>
        <w:rPr>
          <w:ins w:id="111" w:author="秦蓓嘉" w:date="2026-04-12T19:27:00Z"/>
          <w:rFonts w:ascii="Times New Roman" w:hAnsi="Times New Roman" w:cs="Times New Roman"/>
          <w:color w:val="2F2FB1"/>
          <w:sz w:val="20"/>
        </w:rPr>
      </w:pPr>
      <w:ins w:id="112" w:author="秦蓓嘉" w:date="2026-04-12T19:27:00Z">
        <w:r w:rsidRPr="00805397">
          <w:rPr>
            <w:rFonts w:ascii="Times New Roman" w:hAnsi="Times New Roman" w:cs="Times New Roman"/>
            <w:sz w:val="20"/>
          </w:rPr>
          <w:t xml:space="preserve">keywords: preferred skin </w:t>
        </w:r>
        <w:r w:rsidR="00001EF1" w:rsidRPr="00805397">
          <w:rPr>
            <w:rFonts w:ascii="Times New Roman" w:hAnsi="Times New Roman" w:cs="Times New Roman"/>
            <w:sz w:val="20"/>
          </w:rPr>
          <w:t>color</w:t>
        </w:r>
        <w:r w:rsidRPr="00805397">
          <w:rPr>
            <w:rFonts w:ascii="Times New Roman" w:hAnsi="Times New Roman" w:cs="Times New Roman"/>
            <w:sz w:val="20"/>
          </w:rPr>
          <w:t xml:space="preserve">s, 50% acceptability ellipse, facial impression, scene capturing, ethnicity, </w:t>
        </w:r>
      </w:ins>
    </w:p>
    <w:bookmarkEnd w:id="27"/>
    <w:bookmarkEnd w:id="28"/>
    <w:bookmarkEnd w:id="29"/>
    <w:p w14:paraId="4597B5D0" w14:textId="13328852" w:rsidR="006660BD" w:rsidRPr="0092682B" w:rsidRDefault="00617501" w:rsidP="0092682B">
      <w:pPr>
        <w:pStyle w:val="08SectionHeader10"/>
        <w:numPr>
          <w:ilvl w:val="0"/>
          <w:numId w:val="29"/>
        </w:numPr>
        <w:ind w:left="357" w:hanging="357"/>
        <w:outlineLvl w:val="0"/>
        <w:rPr>
          <w:ins w:id="113" w:author="秦蓓嘉" w:date="2026-04-12T19:27:00Z"/>
          <w:spacing w:val="12"/>
          <w:w w:val="95"/>
          <w:lang w:eastAsia="zh-CN"/>
        </w:rPr>
      </w:pPr>
      <w:moveToRangeStart w:id="114" w:author="秦蓓嘉" w:date="2026-04-12T19:27:00Z" w:name="move226914495"/>
      <w:moveTo w:id="115" w:author="秦蓓嘉" w:date="2026-04-12T19:27:00Z">
        <w:r w:rsidRPr="0092682B">
          <w:rPr>
            <w:spacing w:val="12"/>
            <w:w w:val="95"/>
            <w:rPrChange w:id="116" w:author="秦蓓嘉" w:date="2026-04-12T19:27:00Z">
              <w:rPr/>
            </w:rPrChange>
          </w:rPr>
          <w:t>Introductio</w:t>
        </w:r>
        <w:r w:rsidR="007D025D" w:rsidRPr="0092682B">
          <w:rPr>
            <w:spacing w:val="12"/>
            <w:w w:val="95"/>
            <w:rPrChange w:id="117" w:author="秦蓓嘉" w:date="2026-04-12T19:27:00Z">
              <w:rPr/>
            </w:rPrChange>
          </w:rPr>
          <w:t>n</w:t>
        </w:r>
      </w:moveTo>
      <w:moveToRangeEnd w:id="114"/>
      <w:del w:id="118" w:author="秦蓓嘉" w:date="2026-04-12T19:27:00Z">
        <w:r w:rsidR="00D0054E" w:rsidRPr="00794629">
          <w:rPr>
            <w:rFonts w:ascii="Times New Roman" w:hAnsi="Times New Roman" w:cs="Times New Roman"/>
          </w:rPr>
          <w:delText xml:space="preserve">types on </w:delText>
        </w:r>
      </w:del>
      <w:ins w:id="119" w:author="秦蓓嘉" w:date="2026-04-12T19:27:00Z">
        <w:r w:rsidR="007D025D" w:rsidRPr="0092682B">
          <w:rPr>
            <w:spacing w:val="12"/>
            <w:w w:val="95"/>
            <w:lang w:eastAsia="zh-CN"/>
          </w:rPr>
          <w:t xml:space="preserve"> </w:t>
        </w:r>
      </w:ins>
    </w:p>
    <w:p w14:paraId="6DD95E37" w14:textId="77777777" w:rsidR="006100EF" w:rsidRPr="00805397" w:rsidRDefault="006100EF" w:rsidP="006100EF">
      <w:pPr>
        <w:pStyle w:val="10BodySubsequentParagraph"/>
        <w:ind w:firstLine="0"/>
        <w:rPr>
          <w:ins w:id="120" w:author="秦蓓嘉" w:date="2026-04-12T19:27:00Z"/>
          <w:rFonts w:cs="Times New Roman"/>
          <w:color w:val="0F1115"/>
          <w:szCs w:val="20"/>
          <w:shd w:val="clear" w:color="auto" w:fill="FFFFFF"/>
        </w:rPr>
      </w:pPr>
    </w:p>
    <w:p w14:paraId="642E5948" w14:textId="5B3694B5" w:rsidR="006100EF" w:rsidRPr="00805397" w:rsidRDefault="00EA624E" w:rsidP="006100EF">
      <w:pPr>
        <w:pStyle w:val="10BodySubsequentParagraph"/>
        <w:ind w:firstLine="0"/>
        <w:rPr>
          <w:ins w:id="121" w:author="秦蓓嘉" w:date="2026-04-12T19:27:00Z"/>
          <w:rFonts w:ascii="Arial" w:hAnsi="Arial" w:cs="Arial"/>
          <w:color w:val="0A0A0A"/>
          <w:shd w:val="clear" w:color="auto" w:fill="F3F5F6"/>
        </w:rPr>
      </w:pPr>
      <w:ins w:id="122" w:author="秦蓓嘉" w:date="2026-04-12T19:27:00Z">
        <w:r w:rsidRPr="00805397">
          <w:rPr>
            <w:rFonts w:cs="Times New Roman"/>
            <w:color w:val="0F1115"/>
            <w:szCs w:val="20"/>
            <w:shd w:val="clear" w:color="auto" w:fill="FFFFFF"/>
          </w:rPr>
          <w:t xml:space="preserve">Facial skin color serves as a crucial cue of visual impression, conveying information about identity, emotion, health, and social interaction. </w:t>
        </w:r>
        <w:r w:rsidR="006100EF" w:rsidRPr="00805397">
          <w:rPr>
            <w:rFonts w:cs="Times New Roman"/>
            <w:color w:val="0F1115"/>
            <w:szCs w:val="20"/>
            <w:shd w:val="clear" w:color="auto" w:fill="FFFFFF"/>
          </w:rPr>
          <w:t xml:space="preserve">Facial skin color has been extensive studied by a wide range of fields, such as cosmetic and skincare industry, the medical and clinical aesthetics, academic and social science researchers, </w:t>
        </w:r>
      </w:ins>
      <w:r w:rsidR="006100EF" w:rsidRPr="00805397">
        <w:rPr>
          <w:color w:val="0F1115"/>
          <w:shd w:val="clear" w:color="auto" w:fill="FFFFFF"/>
          <w:rPrChange w:id="123" w:author="秦蓓嘉" w:date="2026-04-12T19:27:00Z">
            <w:rPr/>
          </w:rPrChange>
        </w:rPr>
        <w:t xml:space="preserve">the </w:t>
      </w:r>
      <w:ins w:id="124" w:author="秦蓓嘉" w:date="2026-04-12T19:27:00Z">
        <w:r w:rsidR="006100EF" w:rsidRPr="00805397">
          <w:rPr>
            <w:rFonts w:cs="Times New Roman"/>
            <w:color w:val="0F1115"/>
            <w:szCs w:val="20"/>
            <w:shd w:val="clear" w:color="auto" w:fill="FFFFFF"/>
          </w:rPr>
          <w:t xml:space="preserve">fashion and entertainment industries, illumination industry, etc. This work is very much focused on imaging industry, </w:t>
        </w:r>
        <w:r w:rsidR="00B71A50" w:rsidRPr="00805397">
          <w:rPr>
            <w:rFonts w:cs="Times New Roman"/>
            <w:color w:val="0F1115"/>
            <w:szCs w:val="20"/>
            <w:shd w:val="clear" w:color="auto" w:fill="FFFFFF"/>
          </w:rPr>
          <w:t xml:space="preserve">particularly in </w:t>
        </w:r>
        <w:r w:rsidR="0075755F">
          <w:rPr>
            <w:rFonts w:cs="Times New Roman"/>
            <w:color w:val="0F1115"/>
            <w:szCs w:val="20"/>
            <w:shd w:val="clear" w:color="auto" w:fill="FFFFFF"/>
          </w:rPr>
          <w:t xml:space="preserve">consumer photography in </w:t>
        </w:r>
        <w:r w:rsidR="00B71A50" w:rsidRPr="00805397">
          <w:rPr>
            <w:rFonts w:cs="Times New Roman"/>
            <w:color w:val="0F1115"/>
            <w:szCs w:val="20"/>
            <w:shd w:val="clear" w:color="auto" w:fill="FFFFFF"/>
          </w:rPr>
          <w:t xml:space="preserve">mobile phones, </w:t>
        </w:r>
        <w:r w:rsidR="0075755F">
          <w:rPr>
            <w:rFonts w:cs="Times New Roman"/>
            <w:color w:val="0F1115"/>
            <w:szCs w:val="20"/>
            <w:shd w:val="clear" w:color="auto" w:fill="FFFFFF"/>
          </w:rPr>
          <w:t xml:space="preserve">where </w:t>
        </w:r>
        <w:r w:rsidR="00B71A50" w:rsidRPr="00805397">
          <w:rPr>
            <w:rFonts w:cs="Times New Roman"/>
            <w:color w:val="0F1115"/>
            <w:szCs w:val="20"/>
            <w:shd w:val="clear" w:color="auto" w:fill="FFFFFF"/>
          </w:rPr>
          <w:t xml:space="preserve">accurate and preferred color reproduction is essential. People are not only concerned with </w:t>
        </w:r>
        <w:r w:rsidR="005F6094" w:rsidRPr="00805397">
          <w:rPr>
            <w:rFonts w:cs="Times New Roman"/>
            <w:color w:val="0F1115"/>
            <w:szCs w:val="20"/>
            <w:shd w:val="clear" w:color="auto" w:fill="FFFFFF"/>
          </w:rPr>
          <w:t>color</w:t>
        </w:r>
        <w:r w:rsidR="00B71A50" w:rsidRPr="00805397">
          <w:rPr>
            <w:rFonts w:cs="Times New Roman"/>
            <w:color w:val="0F1115"/>
            <w:szCs w:val="20"/>
            <w:shd w:val="clear" w:color="auto" w:fill="FFFFFF"/>
          </w:rPr>
          <w:t xml:space="preserve"> fidelity but also with color preference.</w:t>
        </w:r>
        <w:bookmarkStart w:id="125" w:name="_Hlk224544840"/>
        <w:r w:rsidR="006100EF" w:rsidRPr="00805397">
          <w:rPr>
            <w:rFonts w:cs="Times New Roman"/>
            <w:color w:val="0F1115"/>
            <w:szCs w:val="20"/>
            <w:shd w:val="clear" w:color="auto" w:fill="FFFFFF"/>
          </w:rPr>
          <w:t xml:space="preserve"> </w:t>
        </w:r>
        <w:r w:rsidR="00970B36" w:rsidRPr="00805397">
          <w:rPr>
            <w:color w:val="0A0A0A"/>
            <w:shd w:val="clear" w:color="auto" w:fill="F3F5F6"/>
          </w:rPr>
          <w:t xml:space="preserve">In color reproduction, we often benchmark skin enhancement against memory </w:t>
        </w:r>
        <w:r w:rsidR="005F6094" w:rsidRPr="00805397">
          <w:rPr>
            <w:color w:val="0A0A0A"/>
            <w:shd w:val="clear" w:color="auto" w:fill="F3F5F6"/>
          </w:rPr>
          <w:t xml:space="preserve">colors, </w:t>
        </w:r>
        <w:r w:rsidR="00BE03D4">
          <w:rPr>
            <w:color w:val="0A0A0A"/>
            <w:shd w:val="clear" w:color="auto" w:fill="F3F5F6"/>
          </w:rPr>
          <w:t xml:space="preserve">which are </w:t>
        </w:r>
        <w:r w:rsidR="00104F29" w:rsidRPr="00805397">
          <w:rPr>
            <w:color w:val="0A0A0A"/>
            <w:shd w:val="clear" w:color="auto" w:fill="F3F5F6"/>
          </w:rPr>
          <w:t>tones</w:t>
        </w:r>
        <w:r w:rsidR="00970B36" w:rsidRPr="00805397">
          <w:rPr>
            <w:color w:val="0A0A0A"/>
            <w:shd w:val="clear" w:color="auto" w:fill="F3F5F6"/>
          </w:rPr>
          <w:t xml:space="preserve"> attached to familiar objects in our minds</w:t>
        </w:r>
        <w:r w:rsidR="00104F29" w:rsidRPr="00805397">
          <w:rPr>
            <w:color w:val="0A0A0A"/>
            <w:shd w:val="clear" w:color="auto" w:fill="F3F5F6"/>
          </w:rPr>
          <w:t xml:space="preserve">, </w:t>
        </w:r>
        <w:r w:rsidR="00970B36" w:rsidRPr="00805397">
          <w:rPr>
            <w:color w:val="0A0A0A"/>
            <w:shd w:val="clear" w:color="auto" w:fill="F3F5F6"/>
          </w:rPr>
          <w:t>and preferred colors, which are the aesthetically enhanced shades that consumers find most pleasing.</w:t>
        </w:r>
        <w:r w:rsidR="00104F29" w:rsidRPr="00805397">
          <w:rPr>
            <w:rFonts w:ascii="Arial" w:hAnsi="Arial" w:cs="Arial"/>
            <w:color w:val="0A0A0A"/>
            <w:shd w:val="clear" w:color="auto" w:fill="F3F5F6"/>
          </w:rPr>
          <w:t xml:space="preserve"> </w:t>
        </w:r>
        <w:bookmarkEnd w:id="125"/>
      </w:ins>
    </w:p>
    <w:p w14:paraId="3F785041" w14:textId="77777777" w:rsidR="006100EF" w:rsidRPr="00805397" w:rsidRDefault="006100EF" w:rsidP="006100EF">
      <w:pPr>
        <w:pStyle w:val="10BodySubsequentParagraph"/>
        <w:ind w:firstLine="0"/>
        <w:rPr>
          <w:ins w:id="126" w:author="秦蓓嘉" w:date="2026-04-12T19:27:00Z"/>
          <w:color w:val="0F1115"/>
          <w:szCs w:val="20"/>
        </w:rPr>
      </w:pPr>
    </w:p>
    <w:p w14:paraId="2FC2CEC2" w14:textId="3CFCE891" w:rsidR="004F3EF2" w:rsidRPr="00805397" w:rsidRDefault="004F3EF2" w:rsidP="006100EF">
      <w:pPr>
        <w:pStyle w:val="10BodySubsequentParagraph"/>
        <w:ind w:firstLine="720"/>
        <w:rPr>
          <w:ins w:id="127" w:author="秦蓓嘉" w:date="2026-04-12T19:27:00Z"/>
          <w:rFonts w:cs="Times New Roman"/>
          <w:color w:val="0F1115"/>
          <w:szCs w:val="20"/>
          <w:shd w:val="clear" w:color="auto" w:fill="FFFFFF"/>
        </w:rPr>
      </w:pPr>
      <w:ins w:id="128" w:author="秦蓓嘉" w:date="2026-04-12T19:27:00Z">
        <w:r w:rsidRPr="00805397">
          <w:rPr>
            <w:color w:val="0F1115"/>
            <w:szCs w:val="20"/>
          </w:rPr>
          <w:t xml:space="preserve">Early studies </w:t>
        </w:r>
        <w:r w:rsidR="006100EF" w:rsidRPr="00805397">
          <w:rPr>
            <w:color w:val="0F1115"/>
            <w:szCs w:val="20"/>
          </w:rPr>
          <w:t>including</w:t>
        </w:r>
        <w:r w:rsidRPr="00805397">
          <w:rPr>
            <w:color w:val="0F1115"/>
            <w:szCs w:val="20"/>
          </w:rPr>
          <w:t xml:space="preserve"> Bartleson </w:t>
        </w:r>
        <w:r w:rsidR="005C2995" w:rsidRPr="00805397">
          <w:rPr>
            <w:color w:val="0F1115"/>
            <w:szCs w:val="20"/>
          </w:rPr>
          <w:fldChar w:fldCharType="begin"/>
        </w:r>
        <w:r w:rsidR="005C2995" w:rsidRPr="00805397">
          <w:rPr>
            <w:color w:val="0F1115"/>
            <w:szCs w:val="20"/>
          </w:rPr>
          <w:instrText xml:space="preserve"> ADDIN EN.CITE &lt;EndNote&gt;&lt;Cite&gt;&lt;Author&gt;Bartleson&lt;/Author&gt;&lt;Year&gt;1961&lt;/Year&gt;&lt;RecNum&gt;71&lt;/RecNum&gt;&lt;DisplayText&gt;[1]&lt;/DisplayText&gt;&lt;record&gt;&lt;rec-number&gt;71&lt;/rec-number&gt;&lt;foreign-keys&gt;&lt;key app="EN" db-id="59p9xtxpk0tdf1eazsbvrzzxdefprsfptpsv" timestamp="1765159051"&gt;71&lt;/key&gt;&lt;/foreign-keys&gt;&lt;ref-type name="Journal Article"&gt;17&lt;/ref-type&gt;&lt;contributors&gt;&lt;authors&gt;&lt;author&gt;Bartleson, C. J.&lt;/author&gt;&lt;/authors&gt;&lt;/contributors&gt;&lt;titles&gt;&lt;title&gt;On the Preferred Reproduction of Flesh, Blue-Sky, and Green-Grass&lt;/title&gt;&lt;secondary-title&gt;Photographic Science and Engineering&lt;/secondary-title&gt;&lt;/titles&gt;&lt;periodical&gt;&lt;full-title&gt;Photographic Science and Engineering&lt;/full-title&gt;&lt;/periodical&gt;&lt;pages&gt;19-25&lt;/pages&gt;&lt;volume&gt;6&lt;/volume&gt;&lt;dates&gt;&lt;year&gt;1961&lt;/year&gt;&lt;/dates&gt;&lt;urls&gt;&lt;/urls&gt;&lt;/record&gt;&lt;/Cite&gt;&lt;/EndNote&gt;</w:instrText>
        </w:r>
        <w:r w:rsidR="005C2995" w:rsidRPr="00805397">
          <w:rPr>
            <w:color w:val="0F1115"/>
            <w:szCs w:val="20"/>
          </w:rPr>
          <w:fldChar w:fldCharType="separate"/>
        </w:r>
        <w:r w:rsidR="005C2995" w:rsidRPr="00805397">
          <w:rPr>
            <w:noProof/>
            <w:color w:val="0F1115"/>
            <w:szCs w:val="20"/>
          </w:rPr>
          <w:t>[1]</w:t>
        </w:r>
        <w:r w:rsidR="005C2995" w:rsidRPr="00805397">
          <w:rPr>
            <w:color w:val="0F1115"/>
            <w:szCs w:val="20"/>
          </w:rPr>
          <w:fldChar w:fldCharType="end"/>
        </w:r>
        <w:r w:rsidRPr="00805397">
          <w:rPr>
            <w:color w:val="0F1115"/>
            <w:szCs w:val="20"/>
          </w:rPr>
          <w:t xml:space="preserve">, Sanders </w:t>
        </w:r>
        <w:r w:rsidR="005C2995" w:rsidRPr="00805397">
          <w:rPr>
            <w:color w:val="0F1115"/>
            <w:szCs w:val="20"/>
          </w:rPr>
          <w:fldChar w:fldCharType="begin"/>
        </w:r>
        <w:r w:rsidR="005C2995" w:rsidRPr="00805397">
          <w:rPr>
            <w:color w:val="0F1115"/>
            <w:szCs w:val="20"/>
          </w:rPr>
          <w:instrText xml:space="preserve"> ADDIN EN.CITE &lt;EndNote&gt;&lt;Cite&gt;&lt;Author&gt;Sanders C&lt;/Author&gt;&lt;Year&gt;1959&lt;/Year&gt;&lt;RecNum&gt;55&lt;/RecNum&gt;&lt;DisplayText&gt;[2]&lt;/DisplayText&gt;&lt;record&gt;&lt;rec-number&gt;55&lt;/rec-number&gt;&lt;foreign-keys&gt;&lt;key app="EN" db-id="59p9xtxpk0tdf1eazsbvrzzxdefprsfptpsv" timestamp="1764830317"&gt;55&lt;/key&gt;&lt;/foreign-keys&gt;&lt;ref-type name="Journal Article"&gt;17&lt;/ref-type&gt;&lt;contributors&gt;&lt;authors&gt;&lt;author&gt;Sanders C, L.&lt;/author&gt;&lt;/authors&gt;&lt;/contributors&gt;&lt;titles&gt;&lt;title&gt;Color Preferences for Natural Objects&lt;/title&gt;&lt;secondary-title&gt;Illum. Engng.&lt;/secondary-title&gt;&lt;/titles&gt;&lt;periodical&gt;&lt;full-title&gt;Illum. Engng.&lt;/full-title&gt;&lt;/periodical&gt;&lt;pages&gt;452-456&lt;/pages&gt;&lt;volume&gt;54&lt;/volume&gt;&lt;dates&gt;&lt;year&gt;1959&lt;/year&gt;&lt;pub-dates&gt;&lt;date&gt;1959&lt;/date&gt;&lt;/pub-dates&gt;&lt;/dates&gt;&lt;urls&gt;&lt;related-urls&gt;&lt;url&gt;https://cir.nii.ac.jp/crid/1574231875225838848&lt;/url&gt;&lt;/related-urls&gt;&lt;/urls&gt;&lt;/record&gt;&lt;/Cite&gt;&lt;/EndNote&gt;</w:instrText>
        </w:r>
        <w:r w:rsidR="005C2995" w:rsidRPr="00805397">
          <w:rPr>
            <w:color w:val="0F1115"/>
            <w:szCs w:val="20"/>
          </w:rPr>
          <w:fldChar w:fldCharType="separate"/>
        </w:r>
        <w:r w:rsidR="005C2995" w:rsidRPr="00805397">
          <w:rPr>
            <w:noProof/>
            <w:color w:val="0F1115"/>
            <w:szCs w:val="20"/>
          </w:rPr>
          <w:t>[2]</w:t>
        </w:r>
        <w:r w:rsidR="005C2995" w:rsidRPr="00805397">
          <w:rPr>
            <w:color w:val="0F1115"/>
            <w:szCs w:val="20"/>
          </w:rPr>
          <w:fldChar w:fldCharType="end"/>
        </w:r>
        <w:r w:rsidRPr="00805397">
          <w:rPr>
            <w:color w:val="0F1115"/>
            <w:szCs w:val="20"/>
          </w:rPr>
          <w:t xml:space="preserve">, and Hunt et al. </w:t>
        </w:r>
        <w:r w:rsidR="005C2995" w:rsidRPr="00805397">
          <w:rPr>
            <w:color w:val="0F1115"/>
            <w:szCs w:val="20"/>
          </w:rPr>
          <w:fldChar w:fldCharType="begin"/>
        </w:r>
        <w:r w:rsidR="005C2995" w:rsidRPr="00805397">
          <w:rPr>
            <w:color w:val="0F1115"/>
            <w:szCs w:val="20"/>
          </w:rPr>
          <w:instrText xml:space="preserve"> ADDIN EN.CITE &lt;EndNote&gt;&lt;Cite&gt;&lt;Author&gt;Hunt&lt;/Author&gt;&lt;Year&gt;1974&lt;/Year&gt;&lt;RecNum&gt;15&lt;/RecNum&gt;&lt;DisplayText&gt;[3]&lt;/DisplayText&gt;&lt;record&gt;&lt;rec-number&gt;15&lt;/rec-number&gt;&lt;foreign-keys&gt;&lt;key app="EN" db-id="59p9xtxpk0tdf1eazsbvrzzxdefprsfptpsv" timestamp="1764830235"&gt;15&lt;/key&gt;&lt;/foreign-keys&gt;&lt;ref-type name="Journal Article"&gt;17&lt;/ref-type&gt;&lt;contributors&gt;&lt;authors&gt;&lt;author&gt;Hunt, R. W. G.&lt;/author&gt;&lt;author&gt;Pitt, I. T.&lt;/author&gt;&lt;author&gt;Winter, L. M.&lt;/author&gt;&lt;/authors&gt;&lt;/contributors&gt;&lt;titles&gt;&lt;title&gt;The Preferred Reproduction of Blue Sky, Green Grass and Caucasian Skin in Colour Photography&lt;/title&gt;&lt;secondary-title&gt;The Journal of Photographic Science&lt;/secondary-title&gt;&lt;/titles&gt;&lt;periodical&gt;&lt;full-title&gt;The Journal of Photographic Science&lt;/full-title&gt;&lt;/periodical&gt;&lt;pages&gt;144-150&lt;/pages&gt;&lt;volume&gt;22&lt;/volume&gt;&lt;number&gt;3&lt;/number&gt;&lt;dates&gt;&lt;year&gt;1974&lt;/year&gt;&lt;pub-dates&gt;&lt;date&gt;1974/05/01&lt;/date&gt;&lt;/pub-dates&gt;&lt;/dates&gt;&lt;publisher&gt;Taylor &amp;amp; Francis&lt;/publisher&gt;&lt;isbn&gt;0022-3638&lt;/isbn&gt;&lt;urls&gt;&lt;related-urls&gt;&lt;url&gt;https://doi.org/10.1080/00223638.1974.11737768&lt;/url&gt;&lt;/related-urls&gt;&lt;/urls&gt;&lt;electronic-resource-num&gt;10.1080/00223638.1974.11737768&lt;/electronic-resource-num&gt;&lt;/record&gt;&lt;/Cite&gt;&lt;/EndNote&gt;</w:instrText>
        </w:r>
        <w:r w:rsidR="005C2995" w:rsidRPr="00805397">
          <w:rPr>
            <w:color w:val="0F1115"/>
            <w:szCs w:val="20"/>
          </w:rPr>
          <w:fldChar w:fldCharType="separate"/>
        </w:r>
        <w:r w:rsidR="005C2995" w:rsidRPr="00805397">
          <w:rPr>
            <w:noProof/>
            <w:color w:val="0F1115"/>
            <w:szCs w:val="20"/>
          </w:rPr>
          <w:t>[3]</w:t>
        </w:r>
        <w:r w:rsidR="005C2995" w:rsidRPr="00805397">
          <w:rPr>
            <w:color w:val="0F1115"/>
            <w:szCs w:val="20"/>
          </w:rPr>
          <w:fldChar w:fldCharType="end"/>
        </w:r>
        <w:r w:rsidRPr="00805397">
          <w:rPr>
            <w:color w:val="0F1115"/>
            <w:szCs w:val="20"/>
          </w:rPr>
          <w:t xml:space="preserve"> </w:t>
        </w:r>
        <w:r w:rsidR="006100EF" w:rsidRPr="00805397">
          <w:rPr>
            <w:color w:val="0F1115"/>
            <w:szCs w:val="20"/>
          </w:rPr>
          <w:t xml:space="preserve">were </w:t>
        </w:r>
        <w:r w:rsidRPr="00805397">
          <w:rPr>
            <w:color w:val="0F1115"/>
            <w:szCs w:val="20"/>
          </w:rPr>
          <w:t xml:space="preserve">focused on Caucasian skin tones and found that the preferred skin tone was yellower and had higher chroma compared to natural skin color. </w:t>
        </w:r>
      </w:ins>
      <w:moveToRangeStart w:id="129" w:author="秦蓓嘉" w:date="2026-04-12T19:27:00Z" w:name="move226914496"/>
      <w:moveTo w:id="130" w:author="秦蓓嘉" w:date="2026-04-12T19:27:00Z">
        <w:r w:rsidRPr="00805397">
          <w:rPr>
            <w:color w:val="0F1115"/>
            <w:rPrChange w:id="131" w:author="秦蓓嘉" w:date="2026-04-12T19:27:00Z">
              <w:rPr/>
            </w:rPrChange>
          </w:rPr>
          <w:t xml:space="preserve">Sanger et al. </w:t>
        </w:r>
      </w:moveTo>
      <w:moveToRangeEnd w:id="129"/>
      <w:ins w:id="132" w:author="秦蓓嘉" w:date="2026-04-12T19:27:00Z">
        <w:r w:rsidR="005C2995" w:rsidRPr="00805397">
          <w:rPr>
            <w:color w:val="0F1115"/>
            <w:szCs w:val="20"/>
          </w:rPr>
          <w:fldChar w:fldCharType="begin"/>
        </w:r>
        <w:r w:rsidR="005C2995" w:rsidRPr="00805397">
          <w:rPr>
            <w:color w:val="0F1115"/>
            <w:szCs w:val="20"/>
          </w:rPr>
          <w:instrText xml:space="preserve"> ADDIN EN.CITE &lt;EndNote&gt;&lt;Cite&gt;&lt;Author&gt;Sanger&lt;/Author&gt;&lt;Year&gt;1994&lt;/Year&gt;&lt;RecNum&gt;18&lt;/RecNum&gt;&lt;DisplayText&gt;[4]&lt;/DisplayText&gt;&lt;record&gt;&lt;rec-number&gt;18&lt;/rec-number&gt;&lt;foreign-keys&gt;&lt;key app="EN" db-id="59p9xtxpk0tdf1eazsbvrzzxdefprsfptpsv" timestamp="1764830258"&gt;18&lt;/key&gt;&lt;/foreign-keys&gt;&lt;ref-type name="Conference Proceedings"&gt;10&lt;/ref-type&gt;&lt;contributors&gt;&lt;authors&gt;&lt;author&gt;Sanger, Demas&lt;/author&gt;&lt;author&gt;Asada, Takuya&lt;/author&gt;&lt;author&gt;Haneishi, Hideaki&lt;/author&gt;&lt;author&gt;Miyake, Yoichi&lt;/author&gt;&lt;/authors&gt;&lt;/contributors&gt;&lt;titles&gt;&lt;title&gt;Facial Pattern Detection and Its Preferred Color Reproduction&lt;/title&gt;&lt;alt-title&gt;Color and Imaging Conference&lt;/alt-title&gt;&lt;/titles&gt;&lt;alt-periodical&gt;&lt;full-title&gt;Color and Imaging Conference&lt;/full-title&gt;&lt;/alt-periodical&gt;&lt;pages&gt;149-153&lt;/pages&gt;&lt;volume&gt;2&lt;/volume&gt;&lt;edition&gt;1&lt;/edition&gt;&lt;dates&gt;&lt;year&gt;1994&lt;/year&gt;&lt;/dates&gt;&lt;isbn&gt;2166-9635&lt;/isbn&gt;&lt;urls&gt;&lt;related-urls&gt;&lt;url&gt;https://doi.org/10.2352/CIC.1994.2.1.art00041&lt;/url&gt;&lt;/related-urls&gt;&lt;/urls&gt;&lt;custom2&gt;1994&lt;/custom2&gt;&lt;electronic-resource-num&gt;10.2352/CIC.1994.2.1.art00041&lt;/electronic-resource-num&gt;&lt;language&gt;English&lt;/language&gt;&lt;/record&gt;&lt;/Cite&gt;&lt;/EndNote&gt;</w:instrText>
        </w:r>
        <w:r w:rsidR="005C2995" w:rsidRPr="00805397">
          <w:rPr>
            <w:color w:val="0F1115"/>
            <w:szCs w:val="20"/>
          </w:rPr>
          <w:fldChar w:fldCharType="separate"/>
        </w:r>
        <w:r w:rsidR="005C2995" w:rsidRPr="00805397">
          <w:rPr>
            <w:noProof/>
            <w:color w:val="0F1115"/>
            <w:szCs w:val="20"/>
          </w:rPr>
          <w:t>[4]</w:t>
        </w:r>
        <w:r w:rsidR="005C2995" w:rsidRPr="00805397">
          <w:rPr>
            <w:color w:val="0F1115"/>
            <w:szCs w:val="20"/>
          </w:rPr>
          <w:fldChar w:fldCharType="end"/>
        </w:r>
        <w:r w:rsidRPr="00805397">
          <w:rPr>
            <w:color w:val="0F1115"/>
            <w:szCs w:val="20"/>
          </w:rPr>
          <w:t xml:space="preserve"> expanded this research to include a multi-ethnic comparison and found that preferred chroma increased in the order of Caucasians, Mongolians, and Africans, while the hue angle remained consistent. Yano and Hashimoto’s study on Japanese women </w:t>
        </w:r>
        <w:r w:rsidR="003B6BFB" w:rsidRPr="00805397">
          <w:rPr>
            <w:color w:val="0F1115"/>
            <w:szCs w:val="20"/>
          </w:rPr>
          <w:fldChar w:fldCharType="begin"/>
        </w:r>
        <w:r w:rsidR="003B6BFB" w:rsidRPr="00805397">
          <w:rPr>
            <w:color w:val="0F1115"/>
            <w:szCs w:val="20"/>
          </w:rPr>
          <w:instrText xml:space="preserve"> ADDIN EN.CITE &lt;EndNote&gt;&lt;Cite&gt;&lt;Author&gt;Yano&lt;/Author&gt;&lt;Year&gt;1997&lt;/Year&gt;&lt;RecNum&gt;14&lt;/RecNum&gt;&lt;DisplayText&gt;[5]&lt;/DisplayText&gt;&lt;record&gt;&lt;rec-number&gt;14&lt;/rec-number&gt;&lt;foreign-keys&gt;&lt;key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instrText>
        </w:r>
        <w:r w:rsidR="003B6BFB" w:rsidRPr="00805397">
          <w:rPr>
            <w:color w:val="0F1115"/>
            <w:szCs w:val="20"/>
          </w:rPr>
          <w:fldChar w:fldCharType="separate"/>
        </w:r>
        <w:r w:rsidR="003B6BFB" w:rsidRPr="00805397">
          <w:rPr>
            <w:noProof/>
            <w:color w:val="0F1115"/>
            <w:szCs w:val="20"/>
          </w:rPr>
          <w:t>[5]</w:t>
        </w:r>
        <w:r w:rsidR="003B6BFB" w:rsidRPr="00805397">
          <w:rPr>
            <w:color w:val="0F1115"/>
            <w:szCs w:val="20"/>
          </w:rPr>
          <w:fldChar w:fldCharType="end"/>
        </w:r>
        <w:r w:rsidRPr="00805397">
          <w:rPr>
            <w:color w:val="0F1115"/>
            <w:szCs w:val="20"/>
          </w:rPr>
          <w:t xml:space="preserve"> revealed a preference for a reddish hue, which differed significantly from the hue preference observed in Caucasian women.</w:t>
        </w:r>
        <w:r w:rsidR="001A6732">
          <w:rPr>
            <w:color w:val="0F1115"/>
            <w:szCs w:val="20"/>
          </w:rPr>
          <w:t xml:space="preserve"> As researches by Hashimoto et al. </w:t>
        </w:r>
        <w:r w:rsidR="00215BA5">
          <w:rPr>
            <w:color w:val="0F1115"/>
            <w:szCs w:val="20"/>
          </w:rPr>
          <w:fldChar w:fldCharType="begin"/>
        </w:r>
        <w:r w:rsidR="00215BA5">
          <w:rPr>
            <w:color w:val="0F1115"/>
            <w:szCs w:val="20"/>
          </w:rPr>
          <w:instrText xml:space="preserve"> ADDIN EN.CITE &lt;EndNote&gt;&lt;Cite&gt;&lt;Author&gt;Yano&lt;/Author&gt;&lt;Year&gt;1997&lt;/Year&gt;&lt;RecNum&gt;14&lt;/RecNum&gt;&lt;DisplayText&gt;[5]&lt;/DisplayText&gt;&lt;record&gt;&lt;rec-number&gt;14&lt;/rec-number&gt;&lt;foreign-keys&gt;&lt;key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instrText>
        </w:r>
        <w:r w:rsidR="00215BA5">
          <w:rPr>
            <w:color w:val="0F1115"/>
            <w:szCs w:val="20"/>
          </w:rPr>
          <w:fldChar w:fldCharType="separate"/>
        </w:r>
        <w:r w:rsidR="00215BA5">
          <w:rPr>
            <w:noProof/>
            <w:color w:val="0F1115"/>
            <w:szCs w:val="20"/>
          </w:rPr>
          <w:t>[5]</w:t>
        </w:r>
        <w:r w:rsidR="00215BA5">
          <w:rPr>
            <w:color w:val="0F1115"/>
            <w:szCs w:val="20"/>
          </w:rPr>
          <w:fldChar w:fldCharType="end"/>
        </w:r>
        <w:r w:rsidR="00215BA5">
          <w:rPr>
            <w:color w:val="0F1115"/>
            <w:szCs w:val="20"/>
          </w:rPr>
          <w:t xml:space="preserve"> </w:t>
        </w:r>
        <w:r w:rsidR="001A6732">
          <w:rPr>
            <w:color w:val="0F1115"/>
            <w:szCs w:val="20"/>
          </w:rPr>
          <w:t>revealed, c</w:t>
        </w:r>
        <w:r w:rsidR="001A6732" w:rsidRPr="001A6732">
          <w:rPr>
            <w:color w:val="0F1115"/>
            <w:szCs w:val="20"/>
          </w:rPr>
          <w:t>ompared with the actual complexion, the preferred complexion of Japanese women is slightly reddish and marginally higher in saturation. In comparison with the preferred complexion of Caucasian women, the latter shows no hue shift but has a saturation enhancement 3.5 times that of Japanese women.</w:t>
        </w:r>
        <w:r w:rsidR="001A6732" w:rsidRPr="001A6732" w:rsidDel="001A15C5">
          <w:rPr>
            <w:color w:val="0F1115"/>
            <w:szCs w:val="20"/>
          </w:rPr>
          <w:t xml:space="preserve"> </w:t>
        </w:r>
        <w:r w:rsidR="001A6732" w:rsidRPr="001A6732">
          <w:rPr>
            <w:color w:val="0F1115"/>
            <w:szCs w:val="20"/>
          </w:rPr>
          <w:t xml:space="preserve">Yamamoto </w:t>
        </w:r>
        <w:r w:rsidR="001A6732">
          <w:rPr>
            <w:color w:val="0F1115"/>
            <w:szCs w:val="20"/>
          </w:rPr>
          <w:t>et al.</w:t>
        </w:r>
        <w:r w:rsidR="00215BA5">
          <w:rPr>
            <w:color w:val="0F1115"/>
            <w:szCs w:val="20"/>
          </w:rPr>
          <w:t xml:space="preserve"> </w:t>
        </w:r>
        <w:r w:rsidR="00215BA5">
          <w:rPr>
            <w:color w:val="0F1115"/>
            <w:szCs w:val="20"/>
          </w:rPr>
          <w:fldChar w:fldCharType="begin"/>
        </w:r>
        <w:r w:rsidR="00215BA5">
          <w:rPr>
            <w:color w:val="0F1115"/>
            <w:szCs w:val="20"/>
          </w:rPr>
          <w:instrText xml:space="preserve"> ADDIN EN.CITE &lt;EndNote&gt;&lt;Cite&gt;&lt;Author&gt;Yamamoto&lt;/Author&gt;&lt;Year&gt;2003&lt;/Year&gt;&lt;RecNum&gt;91&lt;/RecNum&gt;&lt;DisplayText&gt;[6]&lt;/DisplayText&gt;&lt;record&gt;&lt;rec-number&gt;91&lt;/rec-number&gt;&lt;foreign-keys&gt;&lt;key app="EN" db-id="59p9xtxpk0tdf1eazsbvrzzxdefprsfptpsv" timestamp="1773813739"&gt;91&lt;/key&gt;&lt;/foreign-keys&gt;&lt;ref-type name="Journal Article"&gt;17&lt;/ref-type&gt;&lt;contributors&gt;&lt;authors&gt;&lt;author&gt;Yamamoto, M.&lt;/author&gt;&lt;/authors&gt;&lt;/contributors&gt;&lt;titles&gt;&lt;title&gt;On the preferred flesh colour in Japan, China and South Korea&lt;/title&gt;&lt;secondary-title&gt;The Imaging Science Journal&lt;/secondary-title&gt;&lt;/titles&gt;&lt;periodical&gt;&lt;full-title&gt;The Imaging Science Journal&lt;/full-title&gt;&lt;/periodical&gt;&lt;dates&gt;&lt;year&gt;2003&lt;/year&gt;&lt;/dates&gt;&lt;urls&gt;&lt;related-urls&gt;&lt;url&gt;tos-cn-i-ik7evvg4ik/9ed5aff9541d441fbfb3f04062b7cb74.pdf&lt;/url&gt;&lt;/related-urls&gt;&lt;/urls&gt;&lt;/record&gt;&lt;/Cite&gt;&lt;/EndNote&gt;</w:instrText>
        </w:r>
        <w:r w:rsidR="00215BA5">
          <w:rPr>
            <w:color w:val="0F1115"/>
            <w:szCs w:val="20"/>
          </w:rPr>
          <w:fldChar w:fldCharType="separate"/>
        </w:r>
        <w:r w:rsidR="00215BA5">
          <w:rPr>
            <w:noProof/>
            <w:color w:val="0F1115"/>
            <w:szCs w:val="20"/>
          </w:rPr>
          <w:t>[6]</w:t>
        </w:r>
        <w:r w:rsidR="00215BA5">
          <w:rPr>
            <w:color w:val="0F1115"/>
            <w:szCs w:val="20"/>
          </w:rPr>
          <w:fldChar w:fldCharType="end"/>
        </w:r>
        <w:r w:rsidR="001A6732">
          <w:rPr>
            <w:color w:val="0F1115"/>
            <w:szCs w:val="20"/>
          </w:rPr>
          <w:t xml:space="preserve"> </w:t>
        </w:r>
        <w:r w:rsidR="001A6732" w:rsidRPr="001A6732">
          <w:rPr>
            <w:color w:val="0F1115"/>
            <w:szCs w:val="20"/>
          </w:rPr>
          <w:t>studied the ideal skin tones of women in China, Japan, and South Korea</w:t>
        </w:r>
        <w:r w:rsidR="00215BA5">
          <w:rPr>
            <w:color w:val="0F1115"/>
            <w:szCs w:val="20"/>
          </w:rPr>
          <w:t xml:space="preserve">, and </w:t>
        </w:r>
        <w:r w:rsidR="001A6732" w:rsidRPr="001A6732">
          <w:rPr>
            <w:color w:val="0F1115"/>
            <w:szCs w:val="20"/>
          </w:rPr>
          <w:t xml:space="preserve">found that the descending </w:t>
        </w:r>
        <w:r w:rsidR="00BE03D4">
          <w:rPr>
            <w:color w:val="0F1115"/>
            <w:szCs w:val="20"/>
          </w:rPr>
          <w:t xml:space="preserve">ranking </w:t>
        </w:r>
        <w:r w:rsidR="001A6732" w:rsidRPr="001A6732">
          <w:rPr>
            <w:color w:val="0F1115"/>
            <w:szCs w:val="20"/>
          </w:rPr>
          <w:t>order</w:t>
        </w:r>
        <w:r w:rsidR="001A6732">
          <w:rPr>
            <w:color w:val="0F1115"/>
            <w:szCs w:val="20"/>
          </w:rPr>
          <w:t xml:space="preserve"> of the lightness is</w:t>
        </w:r>
        <w:r w:rsidR="001A6732" w:rsidRPr="001A6732">
          <w:rPr>
            <w:color w:val="0F1115"/>
            <w:szCs w:val="20"/>
          </w:rPr>
          <w:t xml:space="preserve"> China</w:t>
        </w:r>
        <w:r w:rsidR="00215BA5">
          <w:rPr>
            <w:color w:val="0F1115"/>
            <w:szCs w:val="20"/>
          </w:rPr>
          <w:t>,</w:t>
        </w:r>
        <w:r w:rsidR="001A6732" w:rsidRPr="001A6732">
          <w:rPr>
            <w:color w:val="0F1115"/>
            <w:szCs w:val="20"/>
          </w:rPr>
          <w:t xml:space="preserve"> </w:t>
        </w:r>
        <w:r w:rsidR="00215BA5">
          <w:rPr>
            <w:color w:val="0F1115"/>
            <w:szCs w:val="20"/>
          </w:rPr>
          <w:t>Japan and</w:t>
        </w:r>
        <w:r w:rsidR="001A6732" w:rsidRPr="001A6732">
          <w:rPr>
            <w:color w:val="0F1115"/>
            <w:szCs w:val="20"/>
          </w:rPr>
          <w:t xml:space="preserve"> South Korea</w:t>
        </w:r>
        <w:r w:rsidR="00215BA5">
          <w:rPr>
            <w:color w:val="0F1115"/>
            <w:szCs w:val="20"/>
          </w:rPr>
          <w:t>, while</w:t>
        </w:r>
        <w:r w:rsidR="001A6732" w:rsidRPr="001A6732">
          <w:rPr>
            <w:color w:val="0F1115"/>
            <w:szCs w:val="20"/>
          </w:rPr>
          <w:t xml:space="preserve"> </w:t>
        </w:r>
        <w:r w:rsidR="00215BA5">
          <w:rPr>
            <w:color w:val="0F1115"/>
            <w:szCs w:val="20"/>
          </w:rPr>
          <w:t>t</w:t>
        </w:r>
        <w:r w:rsidR="001A6732" w:rsidRPr="001A6732">
          <w:rPr>
            <w:color w:val="0F1115"/>
            <w:szCs w:val="20"/>
          </w:rPr>
          <w:t xml:space="preserve">he descending </w:t>
        </w:r>
        <w:r w:rsidR="00215BA5">
          <w:rPr>
            <w:color w:val="0F1115"/>
            <w:szCs w:val="20"/>
          </w:rPr>
          <w:t xml:space="preserve">ranking </w:t>
        </w:r>
        <w:r w:rsidR="001A6732" w:rsidRPr="001A6732">
          <w:rPr>
            <w:color w:val="0F1115"/>
            <w:szCs w:val="20"/>
          </w:rPr>
          <w:t>order</w:t>
        </w:r>
        <w:r w:rsidR="00215BA5">
          <w:rPr>
            <w:color w:val="0F1115"/>
            <w:szCs w:val="20"/>
          </w:rPr>
          <w:t xml:space="preserve"> </w:t>
        </w:r>
        <w:r w:rsidR="00BE03D4">
          <w:rPr>
            <w:color w:val="0F1115"/>
            <w:szCs w:val="20"/>
          </w:rPr>
          <w:t>of</w:t>
        </w:r>
        <w:r w:rsidR="00215BA5">
          <w:rPr>
            <w:color w:val="0F1115"/>
            <w:szCs w:val="20"/>
          </w:rPr>
          <w:t xml:space="preserve"> </w:t>
        </w:r>
        <w:r w:rsidR="00215BA5" w:rsidRPr="00215BA5">
          <w:rPr>
            <w:color w:val="0F1115"/>
            <w:szCs w:val="20"/>
          </w:rPr>
          <w:t>hue angle and chroma</w:t>
        </w:r>
        <w:r w:rsidR="00215BA5">
          <w:rPr>
            <w:color w:val="0F1115"/>
            <w:szCs w:val="20"/>
          </w:rPr>
          <w:t xml:space="preserve"> is</w:t>
        </w:r>
        <w:r w:rsidR="001A6732" w:rsidRPr="001A6732">
          <w:rPr>
            <w:color w:val="0F1115"/>
            <w:szCs w:val="20"/>
          </w:rPr>
          <w:t xml:space="preserve"> South Korea</w:t>
        </w:r>
        <w:r w:rsidR="00215BA5">
          <w:rPr>
            <w:color w:val="0F1115"/>
            <w:szCs w:val="20"/>
          </w:rPr>
          <w:t>,</w:t>
        </w:r>
        <w:r w:rsidR="001A6732" w:rsidRPr="001A6732">
          <w:rPr>
            <w:color w:val="0F1115"/>
            <w:szCs w:val="20"/>
          </w:rPr>
          <w:t xml:space="preserve"> Japan </w:t>
        </w:r>
        <w:r w:rsidR="00215BA5">
          <w:rPr>
            <w:color w:val="0F1115"/>
            <w:szCs w:val="20"/>
          </w:rPr>
          <w:t>and</w:t>
        </w:r>
        <w:r w:rsidR="001A6732" w:rsidRPr="001A6732">
          <w:rPr>
            <w:color w:val="0F1115"/>
            <w:szCs w:val="20"/>
          </w:rPr>
          <w:t xml:space="preserve"> China</w:t>
        </w:r>
        <w:r w:rsidR="008B4333" w:rsidRPr="00805397">
          <w:rPr>
            <w:color w:val="0F1115"/>
            <w:szCs w:val="20"/>
          </w:rPr>
          <w:t xml:space="preserve">. </w:t>
        </w:r>
      </w:ins>
      <w:moveToRangeStart w:id="133" w:author="秦蓓嘉" w:date="2026-04-12T19:27:00Z" w:name="move226914497"/>
      <w:moveTo w:id="134" w:author="秦蓓嘉" w:date="2026-04-12T19:27:00Z">
        <w:r w:rsidR="008B4333" w:rsidRPr="00805397">
          <w:rPr>
            <w:color w:val="0F1115"/>
            <w:rPrChange w:id="135" w:author="秦蓓嘉" w:date="2026-04-12T19:27:00Z">
              <w:rPr/>
            </w:rPrChange>
          </w:rPr>
          <w:t>Howe</w:t>
        </w:r>
        <w:r w:rsidRPr="00805397">
          <w:rPr>
            <w:color w:val="0F1115"/>
            <w:rPrChange w:id="136" w:author="秦蓓嘉" w:date="2026-04-12T19:27:00Z">
              <w:rPr/>
            </w:rPrChange>
          </w:rPr>
          <w:t xml:space="preserve">ver, Kuang et al. </w:t>
        </w:r>
      </w:moveTo>
      <w:moveToRangeEnd w:id="133"/>
      <w:ins w:id="137" w:author="秦蓓嘉" w:date="2026-04-12T19:27:00Z">
        <w:r w:rsidR="003B6BFB" w:rsidRPr="00805397">
          <w:rPr>
            <w:color w:val="0F1115"/>
            <w:szCs w:val="20"/>
          </w:rPr>
          <w:fldChar w:fldCharType="begin"/>
        </w:r>
        <w:r w:rsidR="00215BA5">
          <w:rPr>
            <w:color w:val="0F1115"/>
            <w:szCs w:val="20"/>
          </w:rPr>
          <w:instrText xml:space="preserve"> ADDIN EN.CITE &lt;EndNote&gt;&lt;Cite&gt;&lt;Author&gt;Kuang&lt;/Author&gt;&lt;Year&gt;2005&lt;/Year&gt;&lt;RecNum&gt;73&lt;/RecNum&gt;&lt;DisplayText&gt;[7]&lt;/DisplayText&gt;&lt;record&gt;&lt;rec-number&gt;73&lt;/rec-number&gt;&lt;foreign-keys&gt;&lt;key app="EN" db-id="59p9xtxpk0tdf1eazsbvrzzxdefprsfptpsv" timestamp="1765159399"&gt;73&lt;/key&gt;&lt;/foreign-keys&gt;&lt;ref-type name="Conference Proceedings"&gt;10&lt;/ref-type&gt;&lt;contributors&gt;&lt;authors&gt;&lt;author&gt;Kuang, Jiangtao&lt;/author&gt;&lt;author&gt;Jiang, Xiaoyun&lt;/author&gt;&lt;author&gt;Quan, Shuxue&lt;/author&gt;&lt;author&gt;Chiu, Andrew&lt;/author&gt;&lt;/authors&gt;&lt;/contributors&gt;&lt;titles&gt;&lt;title&gt;A psychophysical study on the influence factors of color preference in photographic color reproduction&lt;/title&gt;&lt;secondary-title&gt;Image quality and system performance II&lt;/secondary-title&gt;&lt;/titles&gt;&lt;pages&gt;23-33&lt;/pages&gt;&lt;volume&gt;5668&lt;/volume&gt;&lt;dates&gt;&lt;year&gt;2005&lt;/year&gt;&lt;/dates&gt;&lt;pub-location&gt;San Jose, California, USA&lt;/pub-location&gt;&lt;publisher&gt;SPIE&lt;/publisher&gt;&lt;urls&gt;&lt;related-urls&gt;&lt;url&gt;https://doi.org/10.1117/12.585899&lt;/url&gt;&lt;/related-urls&gt;&lt;/urls&gt;&lt;/record&gt;&lt;/Cite&gt;&lt;/EndNote&gt;</w:instrText>
        </w:r>
        <w:r w:rsidR="003B6BFB" w:rsidRPr="00805397">
          <w:rPr>
            <w:color w:val="0F1115"/>
            <w:szCs w:val="20"/>
          </w:rPr>
          <w:fldChar w:fldCharType="separate"/>
        </w:r>
        <w:r w:rsidR="00215BA5">
          <w:rPr>
            <w:noProof/>
            <w:color w:val="0F1115"/>
            <w:szCs w:val="20"/>
          </w:rPr>
          <w:t>[7]</w:t>
        </w:r>
        <w:r w:rsidR="003B6BFB" w:rsidRPr="00805397">
          <w:rPr>
            <w:color w:val="0F1115"/>
            <w:szCs w:val="20"/>
          </w:rPr>
          <w:fldChar w:fldCharType="end"/>
        </w:r>
        <w:r w:rsidRPr="00805397">
          <w:rPr>
            <w:color w:val="0F1115"/>
            <w:szCs w:val="20"/>
          </w:rPr>
          <w:t xml:space="preserve"> and Fernandes et al. </w:t>
        </w:r>
        <w:r w:rsidR="003B6BFB" w:rsidRPr="00805397">
          <w:rPr>
            <w:color w:val="0F1115"/>
            <w:szCs w:val="20"/>
          </w:rPr>
          <w:fldChar w:fldCharType="begin"/>
        </w:r>
        <w:r w:rsidR="00215BA5">
          <w:rPr>
            <w:color w:val="0F1115"/>
            <w:szCs w:val="20"/>
          </w:rPr>
          <w:instrText xml:space="preserve"> ADDIN EN.CITE &lt;EndNote&gt;&lt;Cite&gt;&lt;Author&gt;Fernandez&lt;/Author&gt;&lt;Year&gt;2001&lt;/Year&gt;&lt;RecNum&gt;19&lt;/RecNum&gt;&lt;DisplayText&gt;[8]&lt;/DisplayText&gt;&lt;record&gt;&lt;rec-number&gt;19&lt;/rec-number&gt;&lt;foreign-keys&gt;&lt;key app="EN" db-id="59p9xtxpk0tdf1eazsbvrzzxdefprsfptpsv" timestamp="1764830258"&gt;19&lt;/key&gt;&lt;/foreign-keys&gt;&lt;ref-type name="Conference Proceedings"&gt;10&lt;/ref-type&gt;&lt;contributors&gt;&lt;authors&gt;&lt;author&gt;Fernandez, Scot R.&lt;/author&gt;&lt;author&gt;Fairchild, Mark D.&lt;/author&gt;&lt;/authors&gt;&lt;/contributors&gt;&lt;titles&gt;&lt;title&gt;Preferred Color Reproduction of Images with Unknown Colorimetry&lt;/title&gt;&lt;alt-title&gt;Color and Imaging Conference&lt;/alt-title&gt;&lt;/titles&gt;&lt;alt-periodical&gt;&lt;full-title&gt;Color and Imaging Conference&lt;/full-title&gt;&lt;/alt-periodical&gt;&lt;pages&gt;274-279&lt;/pages&gt;&lt;volume&gt;9&lt;/volume&gt;&lt;edition&gt;1&lt;/edition&gt;&lt;dates&gt;&lt;year&gt;2001&lt;/year&gt;&lt;/dates&gt;&lt;isbn&gt;2166-9635&lt;/isbn&gt;&lt;urls&gt;&lt;related-urls&gt;&lt;url&gt;https://doi.org/10.2352/CIC.2001.9.1.art00050&lt;/url&gt;&lt;/related-urls&gt;&lt;/urls&gt;&lt;electronic-resource-num&gt;10.2352/CIC.2001.9.1.art00050&lt;/electronic-resource-num&gt;&lt;language&gt;English&lt;/language&gt;&lt;/record&gt;&lt;/Cite&gt;&lt;/EndNote&gt;</w:instrText>
        </w:r>
        <w:r w:rsidR="003B6BFB" w:rsidRPr="00805397">
          <w:rPr>
            <w:color w:val="0F1115"/>
            <w:szCs w:val="20"/>
          </w:rPr>
          <w:fldChar w:fldCharType="separate"/>
        </w:r>
        <w:r w:rsidR="00215BA5">
          <w:rPr>
            <w:noProof/>
            <w:color w:val="0F1115"/>
            <w:szCs w:val="20"/>
          </w:rPr>
          <w:t>[8]</w:t>
        </w:r>
        <w:r w:rsidR="003B6BFB" w:rsidRPr="00805397">
          <w:rPr>
            <w:color w:val="0F1115"/>
            <w:szCs w:val="20"/>
          </w:rPr>
          <w:fldChar w:fldCharType="end"/>
        </w:r>
        <w:r w:rsidRPr="00805397">
          <w:rPr>
            <w:color w:val="0F1115"/>
            <w:szCs w:val="20"/>
          </w:rPr>
          <w:t xml:space="preserve"> argued that differences in preference across ethnic groups are minimal, emphasizing individual variation over cultural factors. </w:t>
        </w:r>
        <w:r w:rsidR="00DD0EBA" w:rsidRPr="00805397">
          <w:rPr>
            <w:color w:val="0F1115"/>
            <w:szCs w:val="20"/>
          </w:rPr>
          <w:t xml:space="preserve">Deng et al. </w:t>
        </w:r>
        <w:r w:rsidR="00DD0EBA" w:rsidRPr="00805397">
          <w:rPr>
            <w:color w:val="0F1115"/>
            <w:szCs w:val="20"/>
          </w:rPr>
          <w:fldChar w:fldCharType="begin"/>
        </w:r>
        <w:r w:rsidR="00215BA5">
          <w:rPr>
            <w:color w:val="0F1115"/>
            <w:szCs w:val="20"/>
          </w:rPr>
          <w:instrText xml:space="preserve"> ADDIN EN.CITE &lt;EndNote&gt;&lt;Cite&gt;&lt;Author&gt;Pei&lt;/Author&gt;&lt;Year&gt;2013&lt;/Year&gt;&lt;RecNum&gt;94&lt;/RecNum&gt;&lt;DisplayText&gt;[9]&lt;/DisplayText&gt;&lt;record&gt;&lt;rec-number&gt;94&lt;/rec-number&gt;&lt;foreign-keys&gt;&lt;key app="EN" db-id="59p9xtxpk0tdf1eazsbvrzzxdefprsfptpsv" timestamp="1773814897"&gt;94&lt;/key&gt;&lt;/foreign-keys&gt;&lt;ref-type name="Journal Article"&gt;17&lt;/ref-type&gt;&lt;contributors&gt;&lt;authors&gt;&lt;author&gt;Pei, Deng&lt;/author&gt;&lt;author&gt;Kening, Wu&lt;/author&gt;&lt;author&gt;Aoki, Naokazu&lt;/author&gt;&lt;author&gt;Kobayashi, Hiroyuki&lt;/author&gt;&lt;/authors&gt;&lt;/contributors&gt;&lt;titles&gt;&lt;title&gt;Investigation on the Preferred Flesh Color on Male in Japan and China&lt;/title&gt;&lt;secondary-title&gt;Journal of The Society of Photographic Science and Technology of Japan&lt;/secondary-title&gt;&lt;/titles&gt;&lt;periodical&gt;&lt;full-title&gt;Journal of The Society of Photographic Science and Technology of Japan&lt;/full-title&gt;&lt;/periodical&gt;&lt;pages&gt;70-76&lt;/pages&gt;&lt;volume&gt;76&lt;/volume&gt;&lt;number&gt;1&lt;/number&gt;&lt;dates&gt;&lt;year&gt;2013&lt;/year&gt;&lt;/dates&gt;&lt;urls&gt;&lt;/urls&gt;&lt;electronic-resource-num&gt;10.11454/photogrst.76.70&lt;/electronic-resource-num&gt;&lt;/record&gt;&lt;/Cite&gt;&lt;/EndNote&gt;</w:instrText>
        </w:r>
        <w:r w:rsidR="00DD0EBA" w:rsidRPr="00805397">
          <w:rPr>
            <w:color w:val="0F1115"/>
            <w:szCs w:val="20"/>
          </w:rPr>
          <w:fldChar w:fldCharType="separate"/>
        </w:r>
        <w:r w:rsidR="00215BA5">
          <w:rPr>
            <w:noProof/>
            <w:color w:val="0F1115"/>
            <w:szCs w:val="20"/>
          </w:rPr>
          <w:t>[9]</w:t>
        </w:r>
        <w:r w:rsidR="00DD0EBA" w:rsidRPr="00805397">
          <w:rPr>
            <w:color w:val="0F1115"/>
            <w:szCs w:val="20"/>
          </w:rPr>
          <w:fldChar w:fldCharType="end"/>
        </w:r>
        <w:r w:rsidR="00DD0EBA" w:rsidRPr="00805397">
          <w:rPr>
            <w:color w:val="0F1115"/>
            <w:szCs w:val="20"/>
          </w:rPr>
          <w:t xml:space="preserve"> investigated the </w:t>
        </w:r>
        <w:r w:rsidR="0082375B">
          <w:rPr>
            <w:color w:val="0F1115"/>
            <w:szCs w:val="20"/>
          </w:rPr>
          <w:t xml:space="preserve">skin </w:t>
        </w:r>
        <w:r w:rsidR="00CA3F2E" w:rsidRPr="00CA3F2E">
          <w:rPr>
            <w:color w:val="0F1115"/>
            <w:szCs w:val="20"/>
          </w:rPr>
          <w:t xml:space="preserve">preference </w:t>
        </w:r>
        <w:r w:rsidR="0082375B">
          <w:rPr>
            <w:color w:val="0F1115"/>
            <w:szCs w:val="20"/>
          </w:rPr>
          <w:t>colors for</w:t>
        </w:r>
        <w:r w:rsidR="00DD0EBA" w:rsidRPr="00805397">
          <w:rPr>
            <w:color w:val="0F1115"/>
            <w:szCs w:val="20"/>
          </w:rPr>
          <w:t xml:space="preserve"> the ideal male skin tone</w:t>
        </w:r>
        <w:r w:rsidR="00215BA5">
          <w:rPr>
            <w:color w:val="0F1115"/>
            <w:szCs w:val="20"/>
          </w:rPr>
          <w:t>s</w:t>
        </w:r>
        <w:r w:rsidR="00DD0EBA" w:rsidRPr="00805397">
          <w:rPr>
            <w:color w:val="0F1115"/>
            <w:szCs w:val="20"/>
          </w:rPr>
          <w:t xml:space="preserve"> in China and Japan. </w:t>
        </w:r>
        <w:r w:rsidR="00402D9F" w:rsidRPr="00805397">
          <w:rPr>
            <w:color w:val="0F1115"/>
            <w:szCs w:val="20"/>
          </w:rPr>
          <w:t xml:space="preserve">Japanese observers preferred </w:t>
        </w:r>
        <w:r w:rsidR="001F295D" w:rsidRPr="00805397">
          <w:rPr>
            <w:color w:val="0F1115"/>
            <w:szCs w:val="20"/>
          </w:rPr>
          <w:t xml:space="preserve">male skin color to be </w:t>
        </w:r>
        <w:r w:rsidR="00402D9F" w:rsidRPr="00805397">
          <w:rPr>
            <w:color w:val="0F1115"/>
            <w:szCs w:val="20"/>
          </w:rPr>
          <w:t>lower lightness, higher chroma, (deeper o</w:t>
        </w:r>
        <w:r w:rsidR="005F6094" w:rsidRPr="00805397">
          <w:rPr>
            <w:color w:val="0F1115"/>
            <w:szCs w:val="20"/>
          </w:rPr>
          <w:t>r</w:t>
        </w:r>
        <w:r w:rsidR="00402D9F" w:rsidRPr="00805397">
          <w:rPr>
            <w:color w:val="0F1115"/>
            <w:szCs w:val="20"/>
          </w:rPr>
          <w:t xml:space="preserve"> suntanned skin) than Chinese observers. </w:t>
        </w:r>
        <w:r w:rsidR="008546F7" w:rsidRPr="00805397">
          <w:rPr>
            <w:color w:val="0F1115"/>
            <w:szCs w:val="20"/>
          </w:rPr>
          <w:t xml:space="preserve">Park et al. </w:t>
        </w:r>
        <w:r w:rsidR="008546F7" w:rsidRPr="00805397">
          <w:rPr>
            <w:color w:val="0F1115"/>
            <w:szCs w:val="20"/>
          </w:rPr>
          <w:fldChar w:fldCharType="begin"/>
        </w:r>
        <w:r w:rsidR="00215BA5">
          <w:rPr>
            <w:color w:val="0F1115"/>
            <w:szCs w:val="20"/>
          </w:rPr>
          <w:instrText xml:space="preserve"> ADDIN EN.CITE &lt;EndNote&gt;&lt;Cite&gt;&lt;Author&gt;Park&lt;/Author&gt;&lt;Year&gt;2006&lt;/Year&gt;&lt;RecNum&gt;92&lt;/RecNum&gt;&lt;DisplayText&gt;[10]&lt;/DisplayText&gt;&lt;record&gt;&lt;rec-number&gt;92&lt;/rec-number&gt;&lt;foreign-keys&gt;&lt;key app="EN" db-id="59p9xtxpk0tdf1eazsbvrzzxdefprsfptpsv" timestamp="1773814262"&gt;92&lt;/key&gt;&lt;/foreign-keys&gt;&lt;ref-type name="Journal Article"&gt;17&lt;/ref-type&gt;&lt;contributors&gt;&lt;authors&gt;&lt;author&gt;Park, Du Sik&lt;/author&gt;&lt;author&gt;Kwak, Youngshin&lt;/author&gt;&lt;author&gt;Ok, Hyunwook&lt;/author&gt;&lt;author&gt;Kim, Chang Yeong&lt;/author&gt;&lt;/authors&gt;&lt;/contributors&gt;&lt;titles&gt;&lt;title&gt;Preferred skin color reproduction on the display&lt;/title&gt;&lt;secondary-title&gt;Journal of Electronic Imaging&lt;/secondary-title&gt;&lt;/titles&gt;&lt;periodical&gt;&lt;full-title&gt;Journal of Electronic Imaging&lt;/full-title&gt;&lt;/periodical&gt;&lt;pages&gt;041203&lt;/pages&gt;&lt;volume&gt;15&lt;/volume&gt;&lt;number&gt;4&lt;/number&gt;&lt;dates&gt;&lt;year&gt;2006&lt;/year&gt;&lt;/dates&gt;&lt;urls&gt;&lt;/urls&gt;&lt;/record&gt;&lt;/Cite&gt;&lt;/EndNote&gt;</w:instrText>
        </w:r>
        <w:r w:rsidR="008546F7" w:rsidRPr="00805397">
          <w:rPr>
            <w:color w:val="0F1115"/>
            <w:szCs w:val="20"/>
          </w:rPr>
          <w:fldChar w:fldCharType="separate"/>
        </w:r>
        <w:r w:rsidR="00215BA5">
          <w:rPr>
            <w:noProof/>
            <w:color w:val="0F1115"/>
            <w:szCs w:val="20"/>
          </w:rPr>
          <w:t>[10]</w:t>
        </w:r>
        <w:r w:rsidR="008546F7" w:rsidRPr="00805397">
          <w:rPr>
            <w:color w:val="0F1115"/>
            <w:szCs w:val="20"/>
          </w:rPr>
          <w:fldChar w:fldCharType="end"/>
        </w:r>
        <w:r w:rsidR="008546F7" w:rsidRPr="00805397">
          <w:rPr>
            <w:color w:val="0F1115"/>
            <w:szCs w:val="20"/>
          </w:rPr>
          <w:t xml:space="preserve"> investigated the display skin color reproduction parameters for different ethnic</w:t>
        </w:r>
        <w:r w:rsidR="00642BD6" w:rsidRPr="00805397">
          <w:rPr>
            <w:color w:val="0F1115"/>
            <w:szCs w:val="20"/>
          </w:rPr>
          <w:t>ities</w:t>
        </w:r>
        <w:r w:rsidR="008546F7" w:rsidRPr="00805397">
          <w:rPr>
            <w:color w:val="0F1115"/>
            <w:szCs w:val="20"/>
          </w:rPr>
          <w:t xml:space="preserve"> by analyzing </w:t>
        </w:r>
        <w:r w:rsidR="00CA3F2E" w:rsidRPr="00805397">
          <w:rPr>
            <w:color w:val="0F1115"/>
            <w:szCs w:val="20"/>
          </w:rPr>
          <w:t>psychophysical experiment</w:t>
        </w:r>
        <w:r w:rsidR="00CA3F2E">
          <w:rPr>
            <w:color w:val="0F1115"/>
            <w:szCs w:val="20"/>
          </w:rPr>
          <w:t xml:space="preserve"> results in </w:t>
        </w:r>
        <w:r w:rsidR="008546F7" w:rsidRPr="00805397">
          <w:rPr>
            <w:color w:val="0F1115"/>
            <w:szCs w:val="20"/>
          </w:rPr>
          <w:t xml:space="preserve">the </w:t>
        </w:r>
        <w:r w:rsidR="008546F7" w:rsidRPr="0092682B">
          <w:rPr>
            <w:i/>
            <w:color w:val="0F1115"/>
            <w:szCs w:val="20"/>
          </w:rPr>
          <w:t>YC</w:t>
        </w:r>
        <w:r w:rsidR="008546F7" w:rsidRPr="0092682B">
          <w:rPr>
            <w:color w:val="0F1115"/>
            <w:szCs w:val="20"/>
            <w:vertAlign w:val="subscript"/>
          </w:rPr>
          <w:t>b</w:t>
        </w:r>
        <w:r w:rsidR="008546F7" w:rsidRPr="0092682B">
          <w:rPr>
            <w:i/>
            <w:color w:val="0F1115"/>
            <w:szCs w:val="20"/>
          </w:rPr>
          <w:t>C</w:t>
        </w:r>
        <w:r w:rsidR="008546F7" w:rsidRPr="0092682B">
          <w:rPr>
            <w:color w:val="0F1115"/>
            <w:szCs w:val="20"/>
            <w:vertAlign w:val="subscript"/>
          </w:rPr>
          <w:t>r</w:t>
        </w:r>
        <w:r w:rsidR="008546F7" w:rsidRPr="00805397">
          <w:rPr>
            <w:color w:val="0F1115"/>
            <w:szCs w:val="20"/>
          </w:rPr>
          <w:t xml:space="preserve"> color sp</w:t>
        </w:r>
        <w:r w:rsidR="00642BD6" w:rsidRPr="00805397">
          <w:rPr>
            <w:color w:val="0F1115"/>
            <w:szCs w:val="20"/>
          </w:rPr>
          <w:t>ace</w:t>
        </w:r>
        <w:r w:rsidR="008546F7" w:rsidRPr="00805397">
          <w:rPr>
            <w:color w:val="0F1115"/>
            <w:szCs w:val="20"/>
          </w:rPr>
          <w:t>.</w:t>
        </w:r>
        <w:r w:rsidR="008B4333" w:rsidRPr="00805397">
          <w:rPr>
            <w:color w:val="0F1115"/>
            <w:szCs w:val="20"/>
          </w:rPr>
          <w:t xml:space="preserve"> </w:t>
        </w:r>
        <w:r w:rsidRPr="00805397">
          <w:rPr>
            <w:color w:val="0F1115"/>
            <w:szCs w:val="20"/>
          </w:rPr>
          <w:t xml:space="preserve">Zeng and Luo’s cross-ethnic experiment under D50 illumination </w:t>
        </w:r>
        <w:r w:rsidR="003B6BFB" w:rsidRPr="00805397">
          <w:rPr>
            <w:color w:val="0F1115"/>
            <w:szCs w:val="20"/>
          </w:rPr>
          <w:fldChar w:fldCharType="begin"/>
        </w:r>
        <w:r w:rsidR="00215BA5">
          <w:rPr>
            <w:color w:val="0F1115"/>
            <w:szCs w:val="20"/>
          </w:rPr>
          <w:instrText xml:space="preserve"> ADDIN EN.CITE &lt;EndNote&gt;&lt;Cite&gt;&lt;Author&gt;Zeng&lt;/Author&gt;&lt;Year&gt;2011&lt;/Year&gt;&lt;RecNum&gt;20&lt;/RecNum&gt;&lt;DisplayText&gt;[11]&lt;/DisplayText&gt;&lt;record&gt;&lt;rec-number&gt;20&lt;/rec-number&gt;&lt;foreign-keys&gt;&lt;key app="EN" db-id="59p9xtxpk0tdf1eazsbvrzzxdefprsfptpsv" timestamp="1764830258"&gt;20&lt;/key&gt;&lt;/foreign-keys&gt;&lt;ref-type name="Conference Proceedings"&gt;10&lt;/ref-type&gt;&lt;contributors&gt;&lt;authors&gt;&lt;author&gt;Zeng, Huanzhao&lt;/author&gt;&lt;author&gt;Luo, Ronnier&lt;/author&gt;&lt;/authors&gt;&lt;/contributors&gt;&lt;titles&gt;&lt;title&gt;Preferred Skin Colours of Africans, Caucasians, and Orientals&lt;/title&gt;&lt;alt-title&gt;Color and Imaging Conference&lt;/alt-title&gt;&lt;/titles&gt;&lt;alt-periodical&gt;&lt;full-title&gt;Color and Imaging Conference&lt;/full-title&gt;&lt;/alt-periodical&gt;&lt;pages&gt;211-216&lt;/pages&gt;&lt;volume&gt;19&lt;/volume&gt;&lt;edition&gt;1&lt;/edition&gt;&lt;dates&gt;&lt;year&gt;2011&lt;/year&gt;&lt;/dates&gt;&lt;isbn&gt;2166-9635&lt;/isbn&gt;&lt;urls&gt;&lt;related-urls&gt;&lt;url&gt;https://doi.org/10.2352/CIC.2011.19.1.art00043&lt;/url&gt;&lt;/related-urls&gt;&lt;/urls&gt;&lt;electronic-resource-num&gt;10.2352/CIC.2011.19.1.art00043&lt;/electronic-resource-num&gt;&lt;language&gt;English&lt;/language&gt;&lt;/record&gt;&lt;/Cite&gt;&lt;/EndNote&gt;</w:instrText>
        </w:r>
        <w:r w:rsidR="003B6BFB" w:rsidRPr="00805397">
          <w:rPr>
            <w:color w:val="0F1115"/>
            <w:szCs w:val="20"/>
          </w:rPr>
          <w:fldChar w:fldCharType="separate"/>
        </w:r>
        <w:r w:rsidR="00215BA5">
          <w:rPr>
            <w:noProof/>
            <w:color w:val="0F1115"/>
            <w:szCs w:val="20"/>
          </w:rPr>
          <w:t>[11]</w:t>
        </w:r>
        <w:r w:rsidR="003B6BFB" w:rsidRPr="00805397">
          <w:rPr>
            <w:color w:val="0F1115"/>
            <w:szCs w:val="20"/>
          </w:rPr>
          <w:fldChar w:fldCharType="end"/>
        </w:r>
        <w:r w:rsidRPr="00805397">
          <w:rPr>
            <w:color w:val="0F1115"/>
            <w:szCs w:val="20"/>
          </w:rPr>
          <w:t xml:space="preserve"> found that the preferred hue angle in the CIELAB color space centered around 49°</w:t>
        </w:r>
        <w:r w:rsidR="00C672E9" w:rsidRPr="00805397">
          <w:rPr>
            <w:color w:val="0F1115"/>
            <w:szCs w:val="20"/>
          </w:rPr>
          <w:t xml:space="preserve"> for all ethnicities</w:t>
        </w:r>
      </w:ins>
      <w:moveToRangeStart w:id="138" w:author="秦蓓嘉" w:date="2026-04-12T19:27:00Z" w:name="move226914498"/>
      <w:moveTo w:id="139" w:author="秦蓓嘉" w:date="2026-04-12T19:27:00Z">
        <w:r w:rsidR="00CA3F2E">
          <w:rPr>
            <w:color w:val="0F1115"/>
            <w:rPrChange w:id="140" w:author="秦蓓嘉" w:date="2026-04-12T19:27:00Z">
              <w:rPr/>
            </w:rPrChange>
          </w:rPr>
          <w:t>.</w:t>
        </w:r>
        <w:r w:rsidR="00671F44" w:rsidRPr="00805397">
          <w:rPr>
            <w:color w:val="0F1115"/>
            <w:rPrChange w:id="141" w:author="秦蓓嘉" w:date="2026-04-12T19:27:00Z">
              <w:rPr/>
            </w:rPrChange>
          </w:rPr>
          <w:t xml:space="preserve"> </w:t>
        </w:r>
        <w:r w:rsidRPr="00805397">
          <w:rPr>
            <w:color w:val="0F1115"/>
            <w:rPrChange w:id="142" w:author="秦蓓嘉" w:date="2026-04-12T19:27:00Z">
              <w:rPr/>
            </w:rPrChange>
          </w:rPr>
          <w:t xml:space="preserve">Peng et al. </w:t>
        </w:r>
      </w:moveTo>
      <w:moveToRangeEnd w:id="138"/>
      <w:ins w:id="143" w:author="秦蓓嘉" w:date="2026-04-12T19:27:00Z">
        <w:r w:rsidR="003B6BFB" w:rsidRPr="00805397">
          <w:rPr>
            <w:color w:val="0F1115"/>
            <w:szCs w:val="20"/>
          </w:rPr>
          <w:fldChar w:fldCharType="begin"/>
        </w:r>
        <w:r w:rsidR="00215BA5">
          <w:rPr>
            <w:color w:val="0F1115"/>
            <w:szCs w:val="20"/>
          </w:rPr>
          <w:instrText xml:space="preserve"> ADDIN EN.CITE &lt;EndNote&gt;&lt;Cite&gt;&lt;Author&gt;Peng&lt;/Author&gt;&lt;Year&gt;2020&lt;/Year&gt;&lt;RecNum&gt;21&lt;/RecNum&gt;&lt;DisplayText&gt;[12]&lt;/DisplayText&gt;&lt;record&gt;&lt;rec-number&gt;21&lt;/rec-number&gt;&lt;foreign-keys&gt;&lt;key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instrText>
        </w:r>
        <w:r w:rsidR="003B6BFB" w:rsidRPr="00805397">
          <w:rPr>
            <w:color w:val="0F1115"/>
            <w:szCs w:val="20"/>
          </w:rPr>
          <w:fldChar w:fldCharType="separate"/>
        </w:r>
        <w:r w:rsidR="00215BA5">
          <w:rPr>
            <w:noProof/>
            <w:color w:val="0F1115"/>
            <w:szCs w:val="20"/>
          </w:rPr>
          <w:t>[12]</w:t>
        </w:r>
        <w:r w:rsidR="003B6BFB" w:rsidRPr="00805397">
          <w:rPr>
            <w:color w:val="0F1115"/>
            <w:szCs w:val="20"/>
          </w:rPr>
          <w:fldChar w:fldCharType="end"/>
        </w:r>
        <w:r w:rsidRPr="00805397">
          <w:rPr>
            <w:color w:val="0F1115"/>
            <w:szCs w:val="20"/>
          </w:rPr>
          <w:t xml:space="preserve"> </w:t>
        </w:r>
        <w:r w:rsidR="00671F44" w:rsidRPr="00805397">
          <w:rPr>
            <w:color w:val="0F1115"/>
            <w:szCs w:val="20"/>
          </w:rPr>
          <w:t xml:space="preserve">again found </w:t>
        </w:r>
        <w:r w:rsidRPr="00805397">
          <w:rPr>
            <w:color w:val="0F1115"/>
            <w:szCs w:val="20"/>
          </w:rPr>
          <w:t>preferred skin color</w:t>
        </w:r>
        <w:r w:rsidR="00CA3F2E">
          <w:rPr>
            <w:color w:val="0F1115"/>
            <w:szCs w:val="20"/>
          </w:rPr>
          <w:t>s</w:t>
        </w:r>
        <w:r w:rsidRPr="00805397">
          <w:rPr>
            <w:color w:val="0F1115"/>
            <w:szCs w:val="20"/>
          </w:rPr>
          <w:t xml:space="preserve"> for various ethnic groups</w:t>
        </w:r>
        <w:r w:rsidR="00671F44" w:rsidRPr="00805397">
          <w:rPr>
            <w:color w:val="0F1115"/>
            <w:szCs w:val="20"/>
          </w:rPr>
          <w:t xml:space="preserve"> are similar</w:t>
        </w:r>
        <w:r w:rsidRPr="00805397">
          <w:rPr>
            <w:color w:val="0F1115"/>
            <w:szCs w:val="20"/>
          </w:rPr>
          <w:t xml:space="preserve">, </w:t>
        </w:r>
        <w:r w:rsidR="00CA3F2E">
          <w:rPr>
            <w:color w:val="0F1115"/>
            <w:szCs w:val="20"/>
          </w:rPr>
          <w:t>with their</w:t>
        </w:r>
        <w:r w:rsidRPr="00805397">
          <w:rPr>
            <w:color w:val="0F1115"/>
            <w:szCs w:val="20"/>
          </w:rPr>
          <w:t xml:space="preserve"> chroma and hue </w:t>
        </w:r>
        <w:r w:rsidR="002C3E03">
          <w:rPr>
            <w:color w:val="0F1115"/>
            <w:szCs w:val="20"/>
          </w:rPr>
          <w:t>values fluctuate at</w:t>
        </w:r>
        <w:r w:rsidRPr="00805397">
          <w:rPr>
            <w:color w:val="0F1115"/>
            <w:szCs w:val="20"/>
          </w:rPr>
          <w:t xml:space="preserve"> </w:t>
        </w:r>
        <w:r w:rsidR="00804654" w:rsidRPr="00805397">
          <w:rPr>
            <w:color w:val="0F1115"/>
            <w:szCs w:val="20"/>
          </w:rPr>
          <w:t>about 25 and 46</w:t>
        </w:r>
        <w:r w:rsidR="00804654" w:rsidRPr="00805397">
          <w:rPr>
            <w:color w:val="0F1115"/>
            <w:szCs w:val="20"/>
            <w:vertAlign w:val="superscript"/>
          </w:rPr>
          <w:t>o</w:t>
        </w:r>
        <w:r w:rsidR="00804654" w:rsidRPr="00805397">
          <w:rPr>
            <w:color w:val="0F1115"/>
            <w:szCs w:val="20"/>
          </w:rPr>
          <w:t xml:space="preserve"> respectively</w:t>
        </w:r>
      </w:ins>
      <w:moveToRangeStart w:id="144" w:author="秦蓓嘉" w:date="2026-04-12T19:27:00Z" w:name="move226914499"/>
      <w:moveTo w:id="145" w:author="秦蓓嘉" w:date="2026-04-12T19:27:00Z">
        <w:r w:rsidR="00804654" w:rsidRPr="00805397">
          <w:rPr>
            <w:color w:val="0F1115"/>
            <w:rPrChange w:id="146" w:author="秦蓓嘉" w:date="2026-04-12T19:27:00Z">
              <w:rPr/>
            </w:rPrChange>
          </w:rPr>
          <w:t xml:space="preserve">. </w:t>
        </w:r>
        <w:r w:rsidRPr="00805397">
          <w:rPr>
            <w:color w:val="0F1115"/>
            <w:rPrChange w:id="147" w:author="秦蓓嘉" w:date="2026-04-12T19:27:00Z">
              <w:rPr/>
            </w:rPrChange>
          </w:rPr>
          <w:t xml:space="preserve">Cao et al. </w:t>
        </w:r>
      </w:moveTo>
      <w:moveToRangeEnd w:id="144"/>
      <w:ins w:id="148" w:author="秦蓓嘉" w:date="2026-04-12T19:27:00Z">
        <w:r w:rsidR="003B6BFB" w:rsidRPr="00805397">
          <w:rPr>
            <w:color w:val="0F1115"/>
            <w:szCs w:val="20"/>
          </w:rPr>
          <w:fldChar w:fldCharType="begin"/>
        </w:r>
        <w:r w:rsidR="00215BA5">
          <w:rPr>
            <w:color w:val="0F1115"/>
            <w:szCs w:val="20"/>
          </w:rPr>
          <w:instrText xml:space="preserve"> ADDIN EN.CITE &lt;EndNote&gt;&lt;Cite&gt;&lt;Author&gt;Cao&lt;/Author&gt;&lt;Year&gt;2020&lt;/Year&gt;&lt;RecNum&gt;23&lt;/RecNum&gt;&lt;DisplayText&gt;[13]&lt;/DisplayText&gt;&lt;record&gt;&lt;rec-number&gt;23&lt;/rec-number&gt;&lt;foreign-keys&gt;&lt;key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instrText>
        </w:r>
        <w:r w:rsidR="003B6BFB" w:rsidRPr="00805397">
          <w:rPr>
            <w:color w:val="0F1115"/>
            <w:szCs w:val="20"/>
          </w:rPr>
          <w:fldChar w:fldCharType="separate"/>
        </w:r>
        <w:r w:rsidR="00215BA5">
          <w:rPr>
            <w:noProof/>
            <w:color w:val="0F1115"/>
            <w:szCs w:val="20"/>
          </w:rPr>
          <w:t>[13]</w:t>
        </w:r>
        <w:r w:rsidR="003B6BFB" w:rsidRPr="00805397">
          <w:rPr>
            <w:color w:val="0F1115"/>
            <w:szCs w:val="20"/>
          </w:rPr>
          <w:fldChar w:fldCharType="end"/>
        </w:r>
        <w:r w:rsidRPr="00805397">
          <w:rPr>
            <w:color w:val="0F1115"/>
            <w:szCs w:val="20"/>
          </w:rPr>
          <w:t xml:space="preserve"> investigated skin color preferences under different</w:t>
        </w:r>
        <w:r w:rsidR="00EA624E" w:rsidRPr="00805397">
          <w:rPr>
            <w:color w:val="0F1115"/>
            <w:szCs w:val="20"/>
          </w:rPr>
          <w:t xml:space="preserve"> CCT</w:t>
        </w:r>
        <w:r w:rsidR="00E6030D">
          <w:rPr>
            <w:rFonts w:hint="eastAsia"/>
            <w:color w:val="0F1115"/>
            <w:szCs w:val="20"/>
            <w:lang w:eastAsia="zh-CN"/>
          </w:rPr>
          <w:t>s</w:t>
        </w:r>
        <w:r w:rsidR="00EA624E" w:rsidRPr="00805397">
          <w:rPr>
            <w:color w:val="0F1115"/>
            <w:szCs w:val="20"/>
          </w:rPr>
          <w:t xml:space="preserve"> of </w:t>
        </w:r>
        <w:r w:rsidRPr="00805397">
          <w:rPr>
            <w:color w:val="0F1115"/>
            <w:szCs w:val="20"/>
          </w:rPr>
          <w:t xml:space="preserve">lighting conditions and found that </w:t>
        </w:r>
        <w:r w:rsidR="00083CC4" w:rsidRPr="00805397">
          <w:rPr>
            <w:color w:val="0F1115"/>
            <w:szCs w:val="20"/>
          </w:rPr>
          <w:t xml:space="preserve">observers prefer </w:t>
        </w:r>
        <w:r w:rsidRPr="00805397">
          <w:rPr>
            <w:color w:val="0F1115"/>
            <w:szCs w:val="20"/>
          </w:rPr>
          <w:t xml:space="preserve">light sources with </w:t>
        </w:r>
        <w:r w:rsidR="00083CC4" w:rsidRPr="00805397">
          <w:rPr>
            <w:color w:val="0F1115"/>
            <w:szCs w:val="20"/>
          </w:rPr>
          <w:t xml:space="preserve">higher CCT and </w:t>
        </w:r>
        <w:r w:rsidR="00CA3F2E">
          <w:rPr>
            <w:color w:val="0F1115"/>
            <w:szCs w:val="20"/>
          </w:rPr>
          <w:t>the referred skin colors</w:t>
        </w:r>
        <w:r w:rsidR="001F295D" w:rsidRPr="00805397">
          <w:rPr>
            <w:color w:val="0F1115"/>
            <w:szCs w:val="20"/>
          </w:rPr>
          <w:t xml:space="preserve"> </w:t>
        </w:r>
        <w:r w:rsidR="00CA3F2E">
          <w:rPr>
            <w:color w:val="0F1115"/>
            <w:szCs w:val="20"/>
          </w:rPr>
          <w:t xml:space="preserve">under these illuminants </w:t>
        </w:r>
        <w:r w:rsidR="001F295D" w:rsidRPr="00805397">
          <w:rPr>
            <w:color w:val="0F1115"/>
            <w:szCs w:val="20"/>
          </w:rPr>
          <w:t>appear</w:t>
        </w:r>
        <w:r w:rsidR="0027685B" w:rsidRPr="00805397">
          <w:rPr>
            <w:color w:val="0F1115"/>
            <w:szCs w:val="20"/>
          </w:rPr>
          <w:t xml:space="preserve"> </w:t>
        </w:r>
        <w:r w:rsidR="00215BA5">
          <w:rPr>
            <w:color w:val="0F1115"/>
            <w:szCs w:val="20"/>
          </w:rPr>
          <w:t xml:space="preserve">to have </w:t>
        </w:r>
        <w:r w:rsidR="004D34ED" w:rsidRPr="00805397">
          <w:rPr>
            <w:color w:val="0F1115"/>
            <w:szCs w:val="20"/>
          </w:rPr>
          <w:t>lower chroma</w:t>
        </w:r>
        <w:r w:rsidR="001F295D" w:rsidRPr="00805397">
          <w:rPr>
            <w:color w:val="0F1115"/>
            <w:szCs w:val="20"/>
          </w:rPr>
          <w:t xml:space="preserve"> than those of </w:t>
        </w:r>
        <w:r w:rsidR="00EA624E" w:rsidRPr="00805397">
          <w:rPr>
            <w:color w:val="0F1115"/>
            <w:szCs w:val="20"/>
          </w:rPr>
          <w:t>lower CCT</w:t>
        </w:r>
        <w:r w:rsidR="001F295D" w:rsidRPr="00805397">
          <w:rPr>
            <w:color w:val="0F1115"/>
            <w:szCs w:val="20"/>
          </w:rPr>
          <w:t xml:space="preserve"> illuminants</w:t>
        </w:r>
        <w:r w:rsidR="004D34ED" w:rsidRPr="00805397">
          <w:rPr>
            <w:color w:val="0F1115"/>
            <w:szCs w:val="20"/>
          </w:rPr>
          <w:t>.</w:t>
        </w:r>
        <w:r w:rsidR="004C2DE1" w:rsidRPr="00805397">
          <w:rPr>
            <w:color w:val="0F1115"/>
            <w:szCs w:val="20"/>
          </w:rPr>
          <w:t xml:space="preserve"> </w:t>
        </w:r>
        <w:r w:rsidRPr="00805397">
          <w:rPr>
            <w:color w:val="0F1115"/>
            <w:szCs w:val="20"/>
          </w:rPr>
          <w:t xml:space="preserve">Luo et al. </w:t>
        </w:r>
        <w:r w:rsidR="003B6BFB" w:rsidRPr="00805397">
          <w:rPr>
            <w:color w:val="0F1115"/>
            <w:szCs w:val="20"/>
          </w:rPr>
          <w:fldChar w:fldCharType="begin"/>
        </w:r>
        <w:r w:rsidR="00215BA5">
          <w:rPr>
            <w:color w:val="0F1115"/>
            <w:szCs w:val="20"/>
          </w:rPr>
          <w:instrText xml:space="preserve"> ADDIN EN.CITE &lt;EndNote&gt;&lt;Cite&gt;&lt;Author&gt;Luo&lt;/Author&gt;&lt;Year&gt;2024&lt;/Year&gt;&lt;RecNum&gt;24&lt;/RecNum&gt;&lt;DisplayText&gt;[14]&lt;/DisplayText&gt;&lt;record&gt;&lt;rec-number&gt;24&lt;/rec-number&gt;&lt;foreign-keys&gt;&lt;key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instrText>
        </w:r>
        <w:r w:rsidR="003B6BFB" w:rsidRPr="00805397">
          <w:rPr>
            <w:color w:val="0F1115"/>
            <w:szCs w:val="20"/>
          </w:rPr>
          <w:fldChar w:fldCharType="separate"/>
        </w:r>
        <w:r w:rsidR="00215BA5">
          <w:rPr>
            <w:noProof/>
            <w:color w:val="0F1115"/>
            <w:szCs w:val="20"/>
          </w:rPr>
          <w:t>[14]</w:t>
        </w:r>
        <w:r w:rsidR="003B6BFB" w:rsidRPr="00805397">
          <w:rPr>
            <w:color w:val="0F1115"/>
            <w:szCs w:val="20"/>
          </w:rPr>
          <w:fldChar w:fldCharType="end"/>
        </w:r>
        <w:r w:rsidRPr="00805397">
          <w:rPr>
            <w:color w:val="0F1115"/>
            <w:szCs w:val="20"/>
          </w:rPr>
          <w:t xml:space="preserve"> introduced the Preference Memory Color (PMC) chart, which includes </w:t>
        </w:r>
        <w:r w:rsidR="00215BA5">
          <w:rPr>
            <w:color w:val="0F1115"/>
            <w:szCs w:val="20"/>
          </w:rPr>
          <w:t>4</w:t>
        </w:r>
        <w:r w:rsidRPr="00805397">
          <w:rPr>
            <w:color w:val="0F1115"/>
            <w:szCs w:val="20"/>
          </w:rPr>
          <w:t xml:space="preserve"> memory color</w:t>
        </w:r>
        <w:r w:rsidR="00215BA5">
          <w:rPr>
            <w:color w:val="0F1115"/>
            <w:szCs w:val="20"/>
          </w:rPr>
          <w:t xml:space="preserve"> patches</w:t>
        </w:r>
        <w:r w:rsidRPr="00805397">
          <w:rPr>
            <w:color w:val="0F1115"/>
            <w:szCs w:val="20"/>
          </w:rPr>
          <w:t xml:space="preserve"> representing Caucasian, Asian, South Asian, and African skin tones. This chart is based on extensive research by Cao et al. </w:t>
        </w:r>
        <w:r w:rsidR="003B6BFB" w:rsidRPr="00805397">
          <w:rPr>
            <w:color w:val="0F1115"/>
            <w:szCs w:val="20"/>
          </w:rPr>
          <w:fldChar w:fldCharType="begin"/>
        </w:r>
        <w:r w:rsidR="00215BA5">
          <w:rPr>
            <w:color w:val="0F1115"/>
            <w:szCs w:val="20"/>
          </w:rPr>
          <w:instrText xml:space="preserve"> ADDIN EN.CITE &lt;EndNote&gt;&lt;Cite&gt;&lt;Author&gt;Cao&lt;/Author&gt;&lt;Year&gt;2021&lt;/Year&gt;&lt;RecNum&gt;88&lt;/RecNum&gt;&lt;DisplayText&gt;[15]&lt;/DisplayText&gt;&lt;record&gt;&lt;rec-number&gt;88&lt;/rec-number&gt;&lt;foreign-keys&gt;&lt;key app="EN" db-id="59p9xtxpk0tdf1eazsbvrzzxdefprsfptpsv" timestamp="1773804883"&gt;88&lt;/key&gt;&lt;/foreign-keys&gt;&lt;ref-type name="Journal Article"&gt;17&lt;/ref-type&gt;&lt;contributors&gt;&lt;authors&gt;&lt;author&gt;Cao, Mingkai&lt;/author&gt;&lt;author&gt;Luo, Ming Ronnier&lt;/author&gt;&lt;/authors&gt;&lt;/contributors&gt;&lt;titles&gt;&lt;title&gt;A study on Memory Colours&lt;/title&gt;&lt;secondary-title&gt;Color and Imaging Conference&lt;/secondary-title&gt;&lt;/titles&gt;&lt;periodical&gt;&lt;full-title&gt;Color and Imaging Conference&lt;/full-title&gt;&lt;/periodical&gt;&lt;pages&gt;362-362&lt;/pages&gt;&lt;volume&gt;29&lt;/volume&gt;&lt;number&gt;1&lt;/number&gt;&lt;keywords&gt;&lt;keyword&gt;Memory colours&lt;/keyword&gt;&lt;keyword&gt;Visual appreciation&lt;/keyword&gt;&lt;keyword&gt;colour appearance ratings&lt;/keyword&gt;&lt;/keywords&gt;&lt;dates&gt;&lt;year&gt;2021&lt;/year&gt;&lt;/dates&gt;&lt;isbn&gt;2169-2629&lt;/isbn&gt;&lt;urls&gt;&lt;related-urls&gt;&lt;url&gt;https://library.imaging.org/cic/articles/29/1/art00057&lt;/url&gt;&lt;/related-urls&gt;&lt;/urls&gt;&lt;electronic-resource-num&gt;10.2352/issn.2169-2629.2021.29.362&lt;/electronic-resource-num&gt;&lt;/record&gt;&lt;/Cite&gt;&lt;/EndNote&gt;</w:instrText>
        </w:r>
        <w:r w:rsidR="003B6BFB" w:rsidRPr="00805397">
          <w:rPr>
            <w:color w:val="0F1115"/>
            <w:szCs w:val="20"/>
          </w:rPr>
          <w:fldChar w:fldCharType="separate"/>
        </w:r>
        <w:r w:rsidR="00215BA5">
          <w:rPr>
            <w:noProof/>
            <w:color w:val="0F1115"/>
            <w:szCs w:val="20"/>
          </w:rPr>
          <w:t>[15]</w:t>
        </w:r>
        <w:r w:rsidR="003B6BFB" w:rsidRPr="00805397">
          <w:rPr>
            <w:color w:val="0F1115"/>
            <w:szCs w:val="20"/>
          </w:rPr>
          <w:fldChar w:fldCharType="end"/>
        </w:r>
        <w:r w:rsidR="00642BD6" w:rsidRPr="00805397">
          <w:rPr>
            <w:color w:val="0F1115"/>
            <w:szCs w:val="20"/>
          </w:rPr>
          <w:t xml:space="preserve"> </w:t>
        </w:r>
        <w:r w:rsidRPr="00805397">
          <w:rPr>
            <w:color w:val="0F1115"/>
            <w:szCs w:val="20"/>
          </w:rPr>
          <w:t>on mobile phone</w:t>
        </w:r>
        <w:r w:rsidR="00001EF1" w:rsidRPr="00805397">
          <w:rPr>
            <w:color w:val="0F1115"/>
            <w:szCs w:val="20"/>
          </w:rPr>
          <w:t>.</w:t>
        </w:r>
      </w:ins>
    </w:p>
    <w:p w14:paraId="2D13518A" w14:textId="77777777" w:rsidR="004F3EF2" w:rsidRPr="00805397" w:rsidRDefault="004F3EF2" w:rsidP="009310C8">
      <w:pPr>
        <w:pStyle w:val="10BodySubsequentParagraph"/>
        <w:ind w:firstLine="0"/>
        <w:rPr>
          <w:ins w:id="149" w:author="秦蓓嘉" w:date="2026-04-12T19:27:00Z"/>
          <w:rFonts w:cs="Times New Roman"/>
          <w:szCs w:val="20"/>
        </w:rPr>
      </w:pPr>
    </w:p>
    <w:p w14:paraId="489F77A0" w14:textId="1AF5118B" w:rsidR="004F3EF2" w:rsidRPr="00805397" w:rsidRDefault="004067A3" w:rsidP="009310C8">
      <w:pPr>
        <w:pStyle w:val="10BodySubsequentParagraph"/>
        <w:ind w:firstLine="0"/>
        <w:rPr>
          <w:ins w:id="150" w:author="秦蓓嘉" w:date="2026-04-12T19:27:00Z"/>
          <w:rFonts w:cs="Times New Roman"/>
          <w:szCs w:val="20"/>
          <w:lang w:eastAsia="zh-CN"/>
        </w:rPr>
      </w:pPr>
      <w:bookmarkStart w:id="151" w:name="_Hlk224544929"/>
      <w:ins w:id="152" w:author="秦蓓嘉" w:date="2026-04-12T19:27:00Z">
        <w:r w:rsidRPr="00805397">
          <w:rPr>
            <w:rFonts w:cs="Times New Roman"/>
            <w:color w:val="0F1115"/>
            <w:szCs w:val="20"/>
            <w:shd w:val="clear" w:color="auto" w:fill="FFFFFF"/>
            <w:lang w:eastAsia="zh-CN"/>
          </w:rPr>
          <w:t>I</w:t>
        </w:r>
        <w:r w:rsidR="004F3EF2" w:rsidRPr="00805397">
          <w:rPr>
            <w:rFonts w:cs="Times New Roman"/>
            <w:color w:val="0F1115"/>
            <w:szCs w:val="20"/>
            <w:shd w:val="clear" w:color="auto" w:fill="FFFFFF"/>
          </w:rPr>
          <w:t xml:space="preserve">n addition to </w:t>
        </w:r>
        <w:r w:rsidR="00EA624E" w:rsidRPr="00805397">
          <w:rPr>
            <w:rFonts w:cs="Times New Roman"/>
            <w:color w:val="0F1115"/>
            <w:szCs w:val="20"/>
            <w:shd w:val="clear" w:color="auto" w:fill="FFFFFF"/>
          </w:rPr>
          <w:t xml:space="preserve">the above </w:t>
        </w:r>
        <w:r w:rsidR="004F3EF2" w:rsidRPr="00805397">
          <w:rPr>
            <w:rFonts w:cs="Times New Roman"/>
            <w:color w:val="0F1115"/>
            <w:szCs w:val="20"/>
            <w:shd w:val="clear" w:color="auto" w:fill="FFFFFF"/>
          </w:rPr>
          <w:t xml:space="preserve">studies on average skin color in relation to preference or attractiveness, other impressions such as health, age, happiness, and upset have also been explored. Furthermore, color characteristics beyond average skin color have been found to influence facial perception. Lu et al. </w:t>
        </w:r>
        <w:r w:rsidR="00624F65" w:rsidRPr="00805397">
          <w:rPr>
            <w:rFonts w:cs="Times New Roman"/>
            <w:color w:val="0F1115"/>
            <w:szCs w:val="20"/>
            <w:shd w:val="clear" w:color="auto" w:fill="FFFFFF"/>
          </w:rPr>
          <w:fldChar w:fldCharType="begin"/>
        </w:r>
        <w:r w:rsidR="00215BA5">
          <w:rPr>
            <w:rFonts w:cs="Times New Roman"/>
            <w:color w:val="0F1115"/>
            <w:szCs w:val="20"/>
            <w:shd w:val="clear" w:color="auto" w:fill="FFFFFF"/>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00624F65" w:rsidRPr="00805397">
          <w:rPr>
            <w:rFonts w:cs="Times New Roman"/>
            <w:color w:val="0F1115"/>
            <w:szCs w:val="20"/>
            <w:shd w:val="clear" w:color="auto" w:fill="FFFFFF"/>
          </w:rPr>
          <w:fldChar w:fldCharType="separate"/>
        </w:r>
        <w:r w:rsidR="00215BA5">
          <w:rPr>
            <w:rFonts w:cs="Times New Roman"/>
            <w:noProof/>
            <w:color w:val="0F1115"/>
            <w:szCs w:val="20"/>
            <w:shd w:val="clear" w:color="auto" w:fill="FFFFFF"/>
          </w:rPr>
          <w:t>[16]</w:t>
        </w:r>
        <w:r w:rsidR="00624F65" w:rsidRPr="00805397">
          <w:rPr>
            <w:rFonts w:cs="Times New Roman"/>
            <w:color w:val="0F1115"/>
            <w:szCs w:val="20"/>
            <w:shd w:val="clear" w:color="auto" w:fill="FFFFFF"/>
          </w:rPr>
          <w:fldChar w:fldCharType="end"/>
        </w:r>
        <w:r w:rsidR="007559BB" w:rsidRPr="00805397">
          <w:rPr>
            <w:rFonts w:cs="Times New Roman"/>
            <w:color w:val="0F1115"/>
            <w:szCs w:val="20"/>
            <w:shd w:val="clear" w:color="auto" w:fill="FFFFFF"/>
          </w:rPr>
          <w:t xml:space="preserve"> </w:t>
        </w:r>
        <w:r w:rsidR="004F3EF2" w:rsidRPr="00805397">
          <w:rPr>
            <w:rFonts w:cs="Times New Roman"/>
            <w:color w:val="0F1115"/>
            <w:szCs w:val="20"/>
            <w:shd w:val="clear" w:color="auto" w:fill="FFFFFF"/>
          </w:rPr>
          <w:t>investigated the impact of average skin color, local skin color, skin color variation, and facial color contrast on three key impressions: attractiveness, health, and age. They found that average skin color, together with color variation and contrast, strongly influences these facial impressions. Chinese observers were found to rely more on average skin color compared to Caucasian observers.</w:t>
        </w:r>
        <w:r w:rsidRPr="00805397">
          <w:rPr>
            <w:rFonts w:cs="Times New Roman"/>
            <w:color w:val="0F1115"/>
            <w:szCs w:val="20"/>
            <w:shd w:val="clear" w:color="auto" w:fill="FFFFFF"/>
          </w:rPr>
          <w:t xml:space="preserve"> </w:t>
        </w:r>
      </w:ins>
    </w:p>
    <w:bookmarkEnd w:id="151"/>
    <w:p w14:paraId="76E2261D" w14:textId="77777777" w:rsidR="00F576DA" w:rsidRPr="00805397" w:rsidRDefault="00F576DA" w:rsidP="00CE7F61">
      <w:pPr>
        <w:pStyle w:val="10BodySubsequentParagraph"/>
        <w:ind w:firstLine="0"/>
        <w:rPr>
          <w:ins w:id="153" w:author="秦蓓嘉" w:date="2026-04-12T19:27:00Z"/>
          <w:rFonts w:cs="Times New Roman"/>
          <w:szCs w:val="20"/>
        </w:rPr>
      </w:pPr>
    </w:p>
    <w:p w14:paraId="2C4DEE53" w14:textId="1944CC19" w:rsidR="004F3EF2" w:rsidRPr="00805397" w:rsidRDefault="004F3EF2" w:rsidP="00CE7F61">
      <w:pPr>
        <w:pStyle w:val="10BodySubsequentParagraph"/>
        <w:ind w:firstLine="0"/>
        <w:rPr>
          <w:ins w:id="154" w:author="秦蓓嘉" w:date="2026-04-12T19:27:00Z"/>
          <w:rFonts w:cs="Times New Roman"/>
          <w:szCs w:val="20"/>
        </w:rPr>
      </w:pPr>
    </w:p>
    <w:p w14:paraId="14A46C89" w14:textId="77777777" w:rsidR="00D0054E" w:rsidRPr="00794629" w:rsidRDefault="004F3EF2" w:rsidP="00F237F0">
      <w:pPr>
        <w:pStyle w:val="07Copyright"/>
        <w:rPr>
          <w:del w:id="155" w:author="秦蓓嘉" w:date="2026-04-12T19:27:00Z"/>
          <w:rFonts w:cs="Times New Roman"/>
        </w:rPr>
      </w:pPr>
      <w:bookmarkStart w:id="156" w:name="_Hlk226187493"/>
      <w:moveToRangeStart w:id="157" w:author="秦蓓嘉" w:date="2026-04-12T19:27:00Z" w:name="move226914500"/>
      <w:moveTo w:id="158" w:author="秦蓓嘉" w:date="2026-04-12T19:27:00Z">
        <w:r w:rsidRPr="00805397">
          <w:rPr>
            <w:color w:val="0F1115"/>
            <w:shd w:val="clear" w:color="auto" w:fill="FFFFFF"/>
            <w:rPrChange w:id="159" w:author="秦蓓嘉" w:date="2026-04-12T19:27:00Z">
              <w:rPr/>
            </w:rPrChange>
          </w:rPr>
          <w:t xml:space="preserve">Wang et al. </w:t>
        </w:r>
      </w:moveTo>
      <w:moveToRangeEnd w:id="157"/>
      <w:ins w:id="160" w:author="秦蓓嘉" w:date="2026-04-12T19:27:00Z">
        <w:r w:rsidR="002F7DC5" w:rsidRPr="00805397">
          <w:rPr>
            <w:rFonts w:cs="Times New Roman"/>
            <w:color w:val="0F1115"/>
            <w:szCs w:val="20"/>
            <w:shd w:val="clear" w:color="auto" w:fill="FFFFFF"/>
          </w:rPr>
          <w:fldChar w:fldCharType="begin"/>
        </w:r>
        <w:r w:rsidR="00215BA5">
          <w:rPr>
            <w:rFonts w:cs="Times New Roman"/>
            <w:color w:val="0F1115"/>
            <w:szCs w:val="20"/>
            <w:shd w:val="clear" w:color="auto" w:fill="FFFFFF"/>
          </w:rPr>
          <w:instrText xml:space="preserve"> ADDIN EN.CITE &lt;EndNote&gt;&lt;Cite&gt;&lt;Author&gt;Wang&lt;/Author&gt;&lt;Year&gt;2017&lt;/Year&gt;&lt;RecNum&gt;7&lt;/RecNum&gt;&lt;DisplayText&gt;[17]&lt;/DisplayText&gt;&lt;record&gt;&lt;rec-number&gt;7&lt;/rec-number&gt;&lt;foreign-keys&gt;&lt;key app="EN" db-id="59p9xtxpk0tdf1eazsbvrzzxdefprsfptpsv" timestamp="1764818063"&gt;7&lt;/key&gt;&lt;/foreign-keys&gt;&lt;ref-type name="Conference Proceedings"&gt;10&lt;/ref-type&gt;&lt;contributors&gt;&lt;authors&gt;&lt;author&gt;Wang, M.&lt;/author&gt;&lt;author&gt;Luo, M. R.&lt;/author&gt;&lt;author&gt;Xiao, K.&lt;/author&gt;&lt;/authors&gt;&lt;/contributors&gt;&lt;titles&gt;&lt;title&gt;The Impact of Skin Colour on Facial Impressions&lt;/title&gt;&lt;secondary-title&gt;Proceedings of 13th AIC Congress 2017&lt;/secondary-title&gt;&lt;/titles&gt;&lt;pages&gt;OS09-05&lt;/pages&gt;&lt;keywords&gt;&lt;keyword&gt;skin colour&lt;/keyword&gt;&lt;keyword&gt;facial impressions&lt;/keyword&gt;&lt;keyword&gt;skin impression model&lt;/keyword&gt;&lt;/keywords&gt;&lt;dates&gt;&lt;year&gt;2017&lt;/year&gt;&lt;/dates&gt;&lt;urls&gt;&lt;/urls&gt;&lt;/record&gt;&lt;/Cite&gt;&lt;/EndNote&gt;</w:instrText>
        </w:r>
        <w:r w:rsidR="002F7DC5" w:rsidRPr="00805397">
          <w:rPr>
            <w:rFonts w:cs="Times New Roman"/>
            <w:color w:val="0F1115"/>
            <w:szCs w:val="20"/>
            <w:shd w:val="clear" w:color="auto" w:fill="FFFFFF"/>
          </w:rPr>
          <w:fldChar w:fldCharType="separate"/>
        </w:r>
        <w:r w:rsidR="00215BA5">
          <w:rPr>
            <w:rFonts w:cs="Times New Roman"/>
            <w:noProof/>
            <w:color w:val="0F1115"/>
            <w:szCs w:val="20"/>
            <w:shd w:val="clear" w:color="auto" w:fill="FFFFFF"/>
          </w:rPr>
          <w:t>[17]</w:t>
        </w:r>
        <w:r w:rsidR="002F7DC5" w:rsidRPr="00805397">
          <w:rPr>
            <w:rFonts w:cs="Times New Roman"/>
            <w:color w:val="0F1115"/>
            <w:szCs w:val="20"/>
            <w:shd w:val="clear" w:color="auto" w:fill="FFFFFF"/>
          </w:rPr>
          <w:fldChar w:fldCharType="end"/>
        </w:r>
        <w:r w:rsidRPr="00805397">
          <w:rPr>
            <w:rFonts w:cs="Times New Roman"/>
            <w:color w:val="0F1115"/>
            <w:szCs w:val="20"/>
            <w:shd w:val="clear" w:color="auto" w:fill="FFFFFF"/>
          </w:rPr>
          <w:t xml:space="preserve">  explored how skin color affects 23 facial impressions using Chinese and Caucasian male and female images rated by 24 Chinese observers. Through factor analysis, they found that only five impressions</w:t>
        </w:r>
        <w:r w:rsidR="00DF586E" w:rsidRPr="00805397">
          <w:rPr>
            <w:rFonts w:cs="Times New Roman"/>
            <w:color w:val="0F1115"/>
            <w:szCs w:val="20"/>
            <w:shd w:val="clear" w:color="auto" w:fill="FFFFFF"/>
          </w:rPr>
          <w:t xml:space="preserve">, </w:t>
        </w:r>
        <w:r w:rsidRPr="00805397">
          <w:rPr>
            <w:rFonts w:cs="Times New Roman"/>
            <w:color w:val="0F1115"/>
            <w:szCs w:val="20"/>
            <w:shd w:val="clear" w:color="auto" w:fill="FFFFFF"/>
          </w:rPr>
          <w:t xml:space="preserve">attractive, healthy, youthful, feminine, and cooperative—were sufficient to characterize facial perception. Liu et al. </w:t>
        </w:r>
        <w:r w:rsidRPr="00805397">
          <w:rPr>
            <w:rFonts w:cs="Times New Roman"/>
            <w:color w:val="FF0000"/>
            <w:szCs w:val="20"/>
            <w:shd w:val="clear" w:color="auto" w:fill="FFFFFF"/>
          </w:rPr>
          <w:t>[1</w:t>
        </w:r>
        <w:r w:rsidR="00DA57DA" w:rsidRPr="00805397">
          <w:rPr>
            <w:rFonts w:cs="Times New Roman"/>
            <w:color w:val="FF0000"/>
            <w:szCs w:val="20"/>
            <w:shd w:val="clear" w:color="auto" w:fill="FFFFFF"/>
          </w:rPr>
          <w:t>8</w:t>
        </w:r>
        <w:r w:rsidRPr="00805397">
          <w:rPr>
            <w:rFonts w:cs="Times New Roman"/>
            <w:color w:val="FF0000"/>
            <w:szCs w:val="20"/>
            <w:shd w:val="clear" w:color="auto" w:fill="FFFFFF"/>
          </w:rPr>
          <w:t xml:space="preserve">] </w:t>
        </w:r>
        <w:r w:rsidRPr="00805397">
          <w:rPr>
            <w:rFonts w:cs="Times New Roman"/>
            <w:color w:val="0F1115"/>
            <w:szCs w:val="20"/>
            <w:shd w:val="clear" w:color="auto" w:fill="FFFFFF"/>
          </w:rPr>
          <w:t>extended this work by studying how skin color influences these five impressions and examining the color relationships among them. These findings are also incorporated into the present study.</w:t>
        </w:r>
        <w:r w:rsidR="004C2DE1" w:rsidRPr="00805397">
          <w:rPr>
            <w:rFonts w:cs="Times New Roman"/>
            <w:color w:val="0F1115"/>
            <w:szCs w:val="20"/>
            <w:shd w:val="clear" w:color="auto" w:fill="FFFFFF"/>
          </w:rPr>
          <w:t xml:space="preserve"> </w:t>
        </w:r>
      </w:ins>
      <w:moveToRangeStart w:id="161" w:author="秦蓓嘉" w:date="2026-04-12T19:27:00Z" w:name="move226914501"/>
      <w:moveTo w:id="162" w:author="秦蓓嘉" w:date="2026-04-12T19:27:00Z">
        <w:r w:rsidR="004C2DE1" w:rsidRPr="00805397">
          <w:rPr>
            <w:color w:val="0F1115"/>
            <w:shd w:val="clear" w:color="auto" w:fill="FFFFFF"/>
            <w:rPrChange w:id="163" w:author="秦蓓嘉" w:date="2026-04-12T19:27:00Z">
              <w:rPr/>
            </w:rPrChange>
          </w:rPr>
          <w:t>He et al</w:t>
        </w:r>
        <w:r w:rsidR="00CD28C6" w:rsidRPr="00805397">
          <w:rPr>
            <w:color w:val="0F1115"/>
            <w:shd w:val="clear" w:color="auto" w:fill="FFFFFF"/>
            <w:rPrChange w:id="164" w:author="秦蓓嘉" w:date="2026-04-12T19:27:00Z">
              <w:rPr/>
            </w:rPrChange>
          </w:rPr>
          <w:t>.</w:t>
        </w:r>
        <w:r w:rsidR="004C2DE1" w:rsidRPr="00805397">
          <w:rPr>
            <w:color w:val="0F1115"/>
            <w:shd w:val="clear" w:color="auto" w:fill="FFFFFF"/>
            <w:rPrChange w:id="165" w:author="秦蓓嘉" w:date="2026-04-12T19:27:00Z">
              <w:rPr/>
            </w:rPrChange>
          </w:rPr>
          <w:t xml:space="preserve"> </w:t>
        </w:r>
      </w:moveTo>
      <w:moveToRangeEnd w:id="161"/>
      <w:del w:id="166" w:author="秦蓓嘉" w:date="2026-04-12T19:27:00Z">
        <w:r w:rsidR="00D0054E" w:rsidRPr="00794629">
          <w:rPr>
            <w:rFonts w:ascii="Times New Roman" w:hAnsi="Times New Roman" w:cs="Times New Roman"/>
            <w:sz w:val="20"/>
          </w:rPr>
          <w:delText>color coordinates of impression centers. Additionally, a predictive model was derived to estimate the skin impression percentage, with higher values indicating better skin quality.</w:delText>
        </w:r>
      </w:del>
    </w:p>
    <w:p w14:paraId="02E486D6" w14:textId="77777777" w:rsidR="00954025" w:rsidRPr="00794629" w:rsidRDefault="00617501">
      <w:pPr>
        <w:pStyle w:val="07Copyright"/>
        <w:rPr>
          <w:del w:id="167" w:author="秦蓓嘉" w:date="2026-04-12T19:27:00Z"/>
          <w:color w:val="2F2FB1"/>
        </w:rPr>
      </w:pPr>
      <w:del w:id="168" w:author="秦蓓嘉" w:date="2026-04-12T19:27:00Z">
        <w:r w:rsidRPr="00794629">
          <w:delText xml:space="preserve">© 2020 Optical Society of America under the terms of the </w:delText>
        </w:r>
        <w:r w:rsidR="009E6F87">
          <w:fldChar w:fldCharType="begin"/>
        </w:r>
        <w:r w:rsidR="009E6F87">
          <w:delInstrText xml:space="preserve"> HYPERLINK "https://doi.org/1</w:delInstrText>
        </w:r>
        <w:r w:rsidR="009E6F87">
          <w:delInstrText xml:space="preserve">0.1364/OA_License_v1" </w:delInstrText>
        </w:r>
        <w:r w:rsidR="009E6F87">
          <w:fldChar w:fldCharType="separate"/>
        </w:r>
        <w:r w:rsidRPr="00794629">
          <w:rPr>
            <w:color w:val="2F2FB1"/>
          </w:rPr>
          <w:delText>OSA Open Access Publishing Agreement</w:delText>
        </w:r>
        <w:r w:rsidR="009E6F87">
          <w:rPr>
            <w:color w:val="2F2FB1"/>
          </w:rPr>
          <w:fldChar w:fldCharType="end"/>
        </w:r>
      </w:del>
    </w:p>
    <w:p w14:paraId="1419333F" w14:textId="4B4BBC92" w:rsidR="004F3EF2" w:rsidRPr="00805397" w:rsidRDefault="004C2DE1" w:rsidP="00CE7F61">
      <w:pPr>
        <w:pStyle w:val="10BodySubsequentParagraph"/>
        <w:ind w:firstLine="0"/>
        <w:rPr>
          <w:ins w:id="169" w:author="秦蓓嘉" w:date="2026-04-12T19:27:00Z"/>
          <w:rFonts w:cs="Times New Roman"/>
          <w:szCs w:val="20"/>
        </w:rPr>
      </w:pPr>
      <w:ins w:id="170" w:author="秦蓓嘉" w:date="2026-04-12T19:27:00Z">
        <w:r w:rsidRPr="00805397">
          <w:rPr>
            <w:rFonts w:cs="Times New Roman"/>
            <w:color w:val="0F1115"/>
            <w:szCs w:val="20"/>
            <w:shd w:val="clear" w:color="auto" w:fill="FFFFFF"/>
            <w:lang w:eastAsia="zh-CN"/>
          </w:rPr>
          <w:fldChar w:fldCharType="begin"/>
        </w:r>
        <w:r w:rsidR="00215BA5">
          <w:rPr>
            <w:rFonts w:cs="Times New Roman"/>
            <w:color w:val="0F1115"/>
            <w:szCs w:val="20"/>
            <w:shd w:val="clear" w:color="auto" w:fill="FFFFFF"/>
            <w:lang w:eastAsia="zh-CN"/>
          </w:rPr>
          <w:instrText xml:space="preserve"> ADDIN EN.CITE &lt;EndNote&gt;&lt;Cite&gt;&lt;Author&gt;He&lt;/Author&gt;&lt;Year&gt;2024&lt;/Year&gt;&lt;RecNum&gt;6&lt;/RecNum&gt;&lt;DisplayText&gt;[18]&lt;/DisplayText&gt;&lt;record&gt;&lt;rec-number&gt;6&lt;/rec-number&gt;&lt;foreign-keys&gt;&lt;key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Pr="00805397">
          <w:rPr>
            <w:rFonts w:cs="Times New Roman"/>
            <w:color w:val="0F1115"/>
            <w:szCs w:val="20"/>
            <w:shd w:val="clear" w:color="auto" w:fill="FFFFFF"/>
            <w:lang w:eastAsia="zh-CN"/>
          </w:rPr>
          <w:fldChar w:fldCharType="separate"/>
        </w:r>
        <w:r w:rsidR="00215BA5">
          <w:rPr>
            <w:rFonts w:cs="Times New Roman"/>
            <w:noProof/>
            <w:color w:val="0F1115"/>
            <w:szCs w:val="20"/>
            <w:shd w:val="clear" w:color="auto" w:fill="FFFFFF"/>
            <w:lang w:eastAsia="zh-CN"/>
          </w:rPr>
          <w:t>[18]</w:t>
        </w:r>
        <w:r w:rsidRPr="00805397">
          <w:rPr>
            <w:rFonts w:cs="Times New Roman"/>
            <w:color w:val="0F1115"/>
            <w:szCs w:val="20"/>
            <w:shd w:val="clear" w:color="auto" w:fill="FFFFFF"/>
            <w:lang w:eastAsia="zh-CN"/>
          </w:rPr>
          <w:fldChar w:fldCharType="end"/>
        </w:r>
        <w:r w:rsidRPr="00805397">
          <w:rPr>
            <w:rFonts w:cs="Times New Roman"/>
            <w:color w:val="0F1115"/>
            <w:szCs w:val="20"/>
            <w:shd w:val="clear" w:color="auto" w:fill="FFFFFF"/>
            <w:lang w:eastAsia="zh-CN"/>
          </w:rPr>
          <w:t xml:space="preserve"> studied the cross-cultural comparison on six terms, healthiness, preferences, brightness, whiteness, transparency and skin tones. </w:t>
        </w:r>
        <w:r w:rsidR="00CD28C6" w:rsidRPr="00805397">
          <w:rPr>
            <w:rFonts w:cs="Times New Roman"/>
            <w:color w:val="0F1115"/>
            <w:shd w:val="clear" w:color="auto" w:fill="FFFFFF"/>
          </w:rPr>
          <w:t xml:space="preserve">They found </w:t>
        </w:r>
        <w:r w:rsidR="00E00506">
          <w:rPr>
            <w:rFonts w:cs="Times New Roman"/>
            <w:color w:val="0F1115"/>
            <w:shd w:val="clear" w:color="auto" w:fill="FFFFFF"/>
          </w:rPr>
          <w:t xml:space="preserve">skin colors </w:t>
        </w:r>
        <w:r w:rsidR="00CD28C6" w:rsidRPr="00805397">
          <w:rPr>
            <w:rFonts w:cs="Times New Roman"/>
            <w:color w:val="0F1115"/>
            <w:shd w:val="clear" w:color="auto" w:fill="FFFFFF"/>
          </w:rPr>
          <w:t>that shift toward reddish and yellowish skin colors produced positive impressions (more attractive, healthier) for Asian and Caucasian observers</w:t>
        </w:r>
        <w:r w:rsidR="006002F3" w:rsidRPr="00805397">
          <w:rPr>
            <w:rFonts w:cs="Times New Roman"/>
            <w:color w:val="0F1115"/>
            <w:shd w:val="clear" w:color="auto" w:fill="FFFFFF"/>
          </w:rPr>
          <w:t>, respectively</w:t>
        </w:r>
        <w:r w:rsidR="00CD28C6" w:rsidRPr="00805397">
          <w:rPr>
            <w:rFonts w:cs="Times New Roman"/>
            <w:color w:val="0F1115"/>
            <w:shd w:val="clear" w:color="auto" w:fill="FFFFFF"/>
          </w:rPr>
          <w:t>.</w:t>
        </w:r>
      </w:ins>
    </w:p>
    <w:bookmarkEnd w:id="156"/>
    <w:p w14:paraId="418A73C4" w14:textId="6AD47A28" w:rsidR="004F3EF2" w:rsidRPr="00805397" w:rsidRDefault="004F3EF2" w:rsidP="002E247A">
      <w:pPr>
        <w:pStyle w:val="10BodySubsequentParagraph"/>
        <w:ind w:firstLine="0"/>
        <w:rPr>
          <w:ins w:id="171" w:author="秦蓓嘉" w:date="2026-04-12T19:27:00Z"/>
          <w:rFonts w:cs="Times New Roman"/>
          <w:szCs w:val="20"/>
        </w:rPr>
      </w:pPr>
    </w:p>
    <w:p w14:paraId="6FC4A6FE" w14:textId="5B6A62C1" w:rsidR="00A72376" w:rsidRPr="0092682B" w:rsidRDefault="00A72376" w:rsidP="00CB6164">
      <w:pPr>
        <w:shd w:val="clear" w:color="auto" w:fill="FFFFFF"/>
        <w:spacing w:before="100" w:beforeAutospacing="1" w:after="100" w:afterAutospacing="1"/>
        <w:jc w:val="both"/>
        <w:rPr>
          <w:ins w:id="172" w:author="秦蓓嘉" w:date="2026-04-12T19:27:00Z"/>
          <w:rFonts w:ascii="Times New Roman" w:hAnsi="Times New Roman" w:cs="Times New Roman"/>
          <w:color w:val="0F1115"/>
          <w:sz w:val="20"/>
        </w:rPr>
      </w:pPr>
      <w:ins w:id="173" w:author="秦蓓嘉" w:date="2026-04-12T19:27:00Z">
        <w:r w:rsidRPr="0092682B">
          <w:rPr>
            <w:rFonts w:ascii="Times New Roman" w:hAnsi="Times New Roman" w:cs="Times New Roman"/>
            <w:color w:val="0F1115"/>
            <w:sz w:val="20"/>
          </w:rPr>
          <w:t>Reviews have shown that, there exist qualitative rather than merely quantitative differences in the processing of familiar and unfamiliar faces</w:t>
        </w:r>
        <w:r w:rsidR="00E00506" w:rsidRPr="0092682B">
          <w:rPr>
            <w:rFonts w:ascii="Times New Roman" w:hAnsi="Times New Roman" w:cs="Times New Roman"/>
            <w:color w:val="0F1115"/>
            <w:sz w:val="20"/>
          </w:rPr>
          <w:t>, as</w:t>
        </w:r>
        <w:r w:rsidRPr="0092682B">
          <w:rPr>
            <w:rFonts w:ascii="Times New Roman" w:hAnsi="Times New Roman" w:cs="Times New Roman"/>
            <w:color w:val="0F1115"/>
            <w:sz w:val="20"/>
          </w:rPr>
          <w:t xml:space="preserve"> </w:t>
        </w:r>
        <w:r w:rsidR="00E00506" w:rsidRPr="0092682B">
          <w:rPr>
            <w:rFonts w:ascii="Times New Roman" w:hAnsi="Times New Roman" w:cs="Times New Roman"/>
            <w:color w:val="0F1115"/>
            <w:sz w:val="20"/>
          </w:rPr>
          <w:t>f</w:t>
        </w:r>
        <w:r w:rsidRPr="0092682B">
          <w:rPr>
            <w:rFonts w:ascii="Times New Roman" w:hAnsi="Times New Roman" w:cs="Times New Roman"/>
            <w:color w:val="0F1115"/>
            <w:sz w:val="20"/>
          </w:rPr>
          <w:t>amiliar faces rely on abstract, view-invariant structural representations, while unfamiliar faces depend on concrete, view-dependent pictorial representations</w:t>
        </w:r>
        <w:r w:rsidR="0015711F"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&lt;EndNote&gt;&lt;Cite&gt;&lt;Author&gt;Johnston&lt;/Author&gt;&lt;Year&gt;2009&lt;/Year&gt;&lt;RecNum&gt;109&lt;/RecNum&gt;&lt;DisplayText&gt;[19]&lt;/DisplayText&gt;&lt;record&gt;&lt;rec-number&gt;109&lt;/rec-number&gt;&lt;foreign-keys&gt;&lt;key app="EN" db-id="59p9xtxpk0tdf1eazsbvrzzxdefprsfptpsv" timestamp="1775634336"&gt;109&lt;/key&gt;&lt;/foreign-keys&gt;&lt;ref-type name="Journal Article"&gt;17&lt;/ref-type&gt;&lt;contributors&gt;&lt;authors&gt;&lt;author&gt;Johnston, R. A.&lt;/author&gt;&lt;author&gt;Edmonds, A. J.&lt;/author&gt;&lt;/authors&gt;&lt;/contributors&gt;&lt;auth-address&gt;Department of Psychology, University of Kent, Canterbury CT27NP, UK. R.A.Johnston@kent.ac.uk&lt;/auth-address&gt;&lt;titles&gt;&lt;title&gt;Familiar and unfamiliar face recognition: a review&lt;/title&gt;&lt;secondary-title&gt;Memory&lt;/secondary-title&gt;&lt;/titles&gt;&lt;periodical&gt;&lt;full-title&gt;Memory&lt;/full-title&gt;&lt;/periodical&gt;&lt;pages&gt;577-96&lt;/pages&gt;&lt;volume&gt;17&lt;/volume&gt;&lt;number&gt;5&lt;/number&gt;&lt;keywords&gt;&lt;keyword&gt;Discrimination Learning/*physiology&lt;/keyword&gt;&lt;keyword&gt;*Face&lt;/keyword&gt;&lt;keyword&gt;Facial Expression&lt;/keyword&gt;&lt;keyword&gt;Form Perception/*physiology&lt;/keyword&gt;&lt;keyword&gt;Humans&lt;/keyword&gt;&lt;keyword&gt;Mental Recall/*physiology&lt;/keyword&gt;&lt;keyword&gt;Pattern Recognition, Visual/*physiology&lt;/keyword&gt;&lt;keyword&gt;Recognition, Psychology/*physiology&lt;/keyword&gt;&lt;/keywords&gt;&lt;dates&gt;&lt;year&gt;2009&lt;/year&gt;&lt;pub-dates&gt;&lt;date&gt;Jul&lt;/date&gt;&lt;/pub-dates&gt;&lt;/dates&gt;&lt;isbn&gt;0965-8211&lt;/isbn&gt;&lt;accession-num&gt;19548173&lt;/accession-num&gt;&lt;urls&gt;&lt;/urls&gt;&lt;electronic-resource-num&gt;10.1080/09658210902976969&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[19]</w:t>
        </w:r>
        <w:r w:rsidR="0015711F" w:rsidRPr="0092682B">
          <w:rPr>
            <w:rFonts w:ascii="Times New Roman" w:hAnsi="Times New Roman" w:cs="Times New Roman"/>
            <w:color w:val="0F1115"/>
            <w:sz w:val="20"/>
          </w:rPr>
          <w:fldChar w:fldCharType="end"/>
        </w:r>
        <w:r w:rsidRPr="0092682B">
          <w:rPr>
            <w:rFonts w:ascii="Times New Roman" w:hAnsi="Times New Roman" w:cs="Times New Roman"/>
            <w:color w:val="0F1115"/>
            <w:sz w:val="20"/>
          </w:rPr>
          <w:t>, and the familiarization of unfamiliar faces is a gradual transformative process of coding forms</w:t>
        </w:r>
        <w:r w:rsidR="0015711F" w:rsidRPr="0092682B">
          <w:rPr>
            <w:rFonts w:ascii="Times New Roman" w:hAnsi="Times New Roman" w:cs="Times New Roman"/>
            <w:color w:val="0F1115"/>
            <w:sz w:val="20"/>
          </w:rPr>
          <w:t xml:space="preserve">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&lt;EndNote&gt;&lt;Cite&gt;&lt;Author&gt;Kramer&lt;/Author&gt;&lt;Year&gt;2018&lt;/Year&gt;&lt;RecNum&gt;111&lt;/RecNum&gt;&lt;DisplayText&gt;[20]&lt;/DisplayText&gt;&lt;record&gt;&lt;rec-number&gt;111&lt;/rec-number&gt;&lt;foreign-keys&gt;&lt;key app="EN" db-id="59p9xtxpk0tdf1eazsbvrzzxdefprsfptpsv" timestamp="1775820613"&gt;111&lt;/key&gt;&lt;/foreign-keys&gt;&lt;ref-type name="Press Release"&gt;63&lt;/ref-type&gt;&lt;contributors&gt;&lt;authors&gt;&lt;author&gt;Kramer, Robin S. S.&lt;/author&gt;&lt;author&gt;Young, Andrew W.&lt;/author&gt;&lt;author&gt;Burton, A. Mike&lt;/author&gt;&lt;/authors&gt;&lt;/contributors&gt;&lt;auth-address&gt;Burton, A. Mike: Department of Psychology, University of York, York, United Kingdom, YO10 5DD, mike.burton@york.ac.uk&lt;/auth-address&gt;&lt;titles&gt;&lt;title&gt;Understanding face familiarity&lt;/title&gt;&lt;/titles&gt;&lt;pages&gt;46-58&lt;/pages&gt;&lt;volume&gt;172&lt;/volume&gt;&lt;keywords&gt;&lt;keyword&gt;*Face Perception&lt;/keyword&gt;&lt;keyword&gt;*Facial Expressions&lt;/keyword&gt;&lt;keyword&gt;*Familiarity&lt;/keyword&gt;&lt;keyword&gt;Learning&lt;/keyword&gt;&lt;/keywords&gt;&lt;dates&gt;&lt;year&gt;2018&lt;/year&gt;&lt;/dates&gt;&lt;pub-location&gt;Netherlands&lt;/pub-location&gt;&lt;publisher&gt;Elsevier Science&lt;/publisher&gt;&lt;isbn&gt;1873-7838(Electronic),0010-0277(Print)&lt;/isbn&gt;&lt;work-type&gt;doi:10.1016/j.cognition.2017.12.005&lt;/work-type&gt;&lt;urls&gt;&lt;/urls&gt;&lt;electronic-resource-num&gt;10.1016/j.cognition.2017.12.005&lt;/electronic-resource-num&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[20]</w:t>
        </w:r>
        <w:r w:rsidR="0015711F" w:rsidRPr="0092682B">
          <w:rPr>
            <w:rFonts w:ascii="Times New Roman" w:hAnsi="Times New Roman" w:cs="Times New Roman"/>
            <w:color w:val="0F1115"/>
            <w:sz w:val="20"/>
          </w:rPr>
          <w:fldChar w:fldCharType="end"/>
        </w:r>
        <w:r w:rsidRPr="0092682B">
          <w:rPr>
            <w:rFonts w:ascii="Times New Roman" w:hAnsi="Times New Roman" w:cs="Times New Roman"/>
            <w:color w:val="0F1115"/>
            <w:sz w:val="20"/>
          </w:rPr>
          <w:t xml:space="preserve">. Studies have </w:t>
        </w:r>
        <w:r w:rsidR="0015711F" w:rsidRPr="0092682B">
          <w:rPr>
            <w:rFonts w:ascii="Times New Roman" w:hAnsi="Times New Roman" w:cs="Times New Roman"/>
            <w:color w:val="0F1115"/>
            <w:sz w:val="20"/>
          </w:rPr>
          <w:t xml:space="preserve">also </w:t>
        </w:r>
        <w:r w:rsidRPr="0092682B">
          <w:rPr>
            <w:rFonts w:ascii="Times New Roman" w:hAnsi="Times New Roman" w:cs="Times New Roman"/>
            <w:color w:val="0F1115"/>
            <w:sz w:val="20"/>
          </w:rPr>
          <w:t xml:space="preserve">shown that </w:t>
        </w:r>
        <w:r w:rsidR="00E00506" w:rsidRPr="0092682B">
          <w:rPr>
            <w:rFonts w:ascii="Times New Roman" w:hAnsi="Times New Roman" w:cs="Times New Roman"/>
            <w:color w:val="0F1115"/>
            <w:sz w:val="20"/>
          </w:rPr>
          <w:t xml:space="preserve">for familiar faces </w:t>
        </w:r>
        <w:r w:rsidRPr="0092682B">
          <w:rPr>
            <w:rFonts w:ascii="Times New Roman" w:hAnsi="Times New Roman" w:cs="Times New Roman"/>
            <w:color w:val="0F1115"/>
            <w:sz w:val="20"/>
          </w:rPr>
          <w:t xml:space="preserve">the serial dependence of attractiveness ratings is lower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&lt;EndNote&gt;&lt;Cite&gt;&lt;Author&gt;Kok&lt;/Author&gt;&lt;Year&gt;2017&lt;/Year&gt;&lt;RecNum&gt;110&lt;/RecNum&gt;&lt;DisplayText&gt;[21]&lt;/DisplayText&gt;&lt;record&gt;&lt;rec-number&gt;110&lt;/rec-number&gt;&lt;foreign-keys&gt;&lt;key app="EN" db-id="59p9xtxpk0tdf1eazsbvrzzxdefprsfptpsv" timestamp="1775634422"&gt;110&lt;/key&gt;&lt;/foreign-keys&gt;&lt;ref-type name="Journal Article"&gt;17&lt;/ref-type&gt;&lt;contributors&gt;&lt;authors&gt;&lt;author&gt;Kok, R.&lt;/author&gt;&lt;author&gt;Taubert, J.&lt;/author&gt;&lt;author&gt;Van der Burg, E.&lt;/author&gt;&lt;author&gt;Rhodes, G.&lt;/author&gt;&lt;author&gt;Alais, D.&lt;/author&gt;&lt;/authors&gt;&lt;/contributors&gt;&lt;auth-address&gt;The School of Psychology , The University of Sydney , Camperdown, New South Wales 2006 , Australia.&amp;#xD;The School of Psychology, The University of Sydney, Camperdown, New South Wales 2006, Australia; Department of Cognitive Psychology, Vrije Universiteit Amsterdam, Amsterdam, The Netherlands.&amp;#xD;The School of Psychology , The University of Western Australia , Crawley, Western Australia 6009 , Australia.&lt;/auth-address&gt;&lt;titles&gt;&lt;title&gt;Face familiarity promotes stable identity recognition: exploring face perception using serial dependence&lt;/title&gt;&lt;secondary-title&gt;R Soc Open Sci&lt;/secondary-title&gt;&lt;/titles&gt;&lt;periodical&gt;&lt;full-title&gt;R Soc Open Sci&lt;/full-title&gt;&lt;/periodical&gt;&lt;pages&gt;160685&lt;/pages&gt;&lt;volume&gt;4&lt;/volume&gt;&lt;number&gt;3&lt;/number&gt;&lt;edition&gt;20170301&lt;/edition&gt;&lt;keywords&gt;&lt;keyword&gt;face perception&lt;/keyword&gt;&lt;keyword&gt;face recognition&lt;/keyword&gt;&lt;keyword&gt;inter-trial effects&lt;/keyword&gt;&lt;keyword&gt;object continuity&lt;/keyword&gt;&lt;/keywords&gt;&lt;dates&gt;&lt;year&gt;2017&lt;/year&gt;&lt;pub-dates&gt;&lt;date&gt;Mar&lt;/date&gt;&lt;/pub-dates&gt;&lt;/dates&gt;&lt;isbn&gt;2054-5703 (Print)&amp;#xD;2054-5703&lt;/isbn&gt;&lt;accession-num&gt;28405355&lt;/accession-num&gt;&lt;urls&gt;&lt;/urls&gt;&lt;custom2&gt;PMC5383812&lt;/custom2&gt;&lt;electronic-resource-num&gt;10.1098/rsos.160685&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[21]</w:t>
        </w:r>
        <w:r w:rsidR="0015711F" w:rsidRPr="0092682B">
          <w:rPr>
            <w:rFonts w:ascii="Times New Roman" w:hAnsi="Times New Roman" w:cs="Times New Roman"/>
            <w:color w:val="0F1115"/>
            <w:sz w:val="20"/>
          </w:rPr>
          <w:fldChar w:fldCharType="end"/>
        </w:r>
        <w:r w:rsidR="0015711F" w:rsidRPr="0092682B">
          <w:rPr>
            <w:rFonts w:ascii="Times New Roman" w:hAnsi="Times New Roman" w:cs="Times New Roman"/>
            <w:color w:val="0F1115"/>
            <w:sz w:val="20"/>
          </w:rPr>
          <w:t xml:space="preserve"> and the detection of anger is easier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&lt;EndNote&gt;&lt;Cite&gt;&lt;Author&gt;Chauhan&lt;/Author&gt;&lt;Year&gt;2023&lt;/Year&gt;&lt;RecNum&gt;112&lt;/RecNum&gt;&lt;DisplayText&gt;[22]&lt;/DisplayText&gt;&lt;record&gt;&lt;rec-number&gt;112&lt;/rec-number&gt;&lt;foreign-keys&gt;&lt;key app="EN" db-id="59p9xtxpk0tdf1eazsbvrzzxdefprsfptpsv" timestamp="1775820703"&gt;112&lt;/key&gt;&lt;/foreign-keys&gt;&lt;ref-type name="Journal Article"&gt;17&lt;/ref-type&gt;&lt;contributors&gt;&lt;authors&gt;&lt;author&gt;Chauhan, V.&lt;/author&gt;&lt;author&gt;Visconti di Oleggio Castello, M.&lt;/author&gt;&lt;author&gt;Taylor, M.&lt;/author&gt;&lt;author&gt;Gobbini, M. I.&lt;/author&gt;&lt;/authors&gt;&lt;/contributors&gt;&lt;auth-address&gt;Department of Psychological and Brain Sciences, Dartmouth College, Hanover, NH 03755, USA.&amp;#xD;Department of Neuroscience and Behavior, Barnard College, Columbia University, New York, NY 10027, USA.&amp;#xD;Helen Wills Neuroscience Institute, University of California, Berkeley, CA 94720, USA.&amp;#xD;Department of Psychology and Neuroscience, Duke University, 417 Chapel Drive, Durham, NC 27708, USA.&amp;#xD;IRCCS Istituto Delle Scienze Neurologiche di Bologna, 40139 Bologna, Italy.&amp;#xD;Department of Medical and Surgical Sciences, University of Bologna, 40126 Bologna, Italy.&lt;/auth-address&gt;&lt;titles&gt;&lt;title&gt;Familiarity Facilitates Detection of Angry Expressions&lt;/title&gt;&lt;secondary-title&gt;Brain Sci&lt;/secondary-title&gt;&lt;/titles&gt;&lt;periodical&gt;&lt;full-title&gt;Brain Sci&lt;/full-title&gt;&lt;/periodical&gt;&lt;volume&gt;13&lt;/volume&gt;&lt;number&gt;3&lt;/number&gt;&lt;edition&gt;20230318&lt;/edition&gt;&lt;keywords&gt;&lt;keyword&gt;emotion&lt;/keyword&gt;&lt;keyword&gt;face perception&lt;/keyword&gt;&lt;keyword&gt;facial expressions&lt;/keyword&gt;&lt;keyword&gt;familiar faces&lt;/keyword&gt;&lt;keyword&gt;visual search&lt;/keyword&gt;&lt;/keywords&gt;&lt;dates&gt;&lt;year&gt;2023&lt;/year&gt;&lt;pub-dates&gt;&lt;date&gt;Mar 18&lt;/date&gt;&lt;/pub-dates&gt;&lt;/dates&gt;&lt;isbn&gt;2076-3425 (Print)&amp;#xD;2076-3425&lt;/isbn&gt;&lt;accession-num&gt;36979319&lt;/accession-num&gt;&lt;urls&gt;&lt;/urls&gt;&lt;custom1&gt;The authors declare no conflict of interest.&lt;/custom1&gt;&lt;custom2&gt;PMC10046299&lt;/custom2&gt;&lt;electronic-resource-num&gt;10.3390/brainsci13030509&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[22]</w:t>
        </w:r>
        <w:r w:rsidR="0015711F" w:rsidRPr="0092682B">
          <w:rPr>
            <w:rFonts w:ascii="Times New Roman" w:hAnsi="Times New Roman" w:cs="Times New Roman"/>
            <w:color w:val="0F1115"/>
            <w:sz w:val="20"/>
          </w:rPr>
          <w:fldChar w:fldCharType="end"/>
        </w:r>
        <w:r w:rsidR="0015711F" w:rsidRPr="0092682B">
          <w:rPr>
            <w:rFonts w:ascii="Times New Roman" w:hAnsi="Times New Roman" w:cs="Times New Roman"/>
            <w:color w:val="0F1115"/>
            <w:sz w:val="20"/>
          </w:rPr>
          <w:t xml:space="preserve"> significantly </w:t>
        </w:r>
        <w:r w:rsidRPr="0092682B">
          <w:rPr>
            <w:rFonts w:ascii="Times New Roman" w:hAnsi="Times New Roman" w:cs="Times New Roman"/>
            <w:color w:val="0F1115"/>
            <w:sz w:val="20"/>
          </w:rPr>
          <w:t>than unfamiliar ones.</w:t>
        </w:r>
        <w:r w:rsidR="00CB6164" w:rsidRPr="006B3F20">
          <w:t xml:space="preserve"> </w:t>
        </w:r>
        <w:r w:rsidR="00CB6164" w:rsidRPr="0092682B">
          <w:rPr>
            <w:rFonts w:ascii="Times New Roman" w:hAnsi="Times New Roman" w:cs="Times New Roman"/>
            <w:color w:val="0F1115"/>
            <w:sz w:val="20"/>
          </w:rPr>
          <w:t xml:space="preserve">The above have shown that familiarity between the model and the observer can influence performance in tasks including </w:t>
        </w:r>
        <w:r w:rsidR="0015711F" w:rsidRPr="0092682B">
          <w:rPr>
            <w:rFonts w:ascii="Times New Roman" w:hAnsi="Times New Roman" w:cs="Times New Roman"/>
            <w:color w:val="0F1115"/>
            <w:sz w:val="20"/>
          </w:rPr>
          <w:t>impression</w:t>
        </w:r>
        <w:r w:rsidR="00CB6164" w:rsidRPr="0092682B">
          <w:rPr>
            <w:rFonts w:ascii="Times New Roman" w:hAnsi="Times New Roman" w:cs="Times New Roman"/>
            <w:color w:val="0F1115"/>
            <w:sz w:val="20"/>
          </w:rPr>
          <w:t xml:space="preserve"> rating. However, in these experiments, the variable was facial morphological characteristics rather than average skin color. </w:t>
        </w:r>
        <w:r w:rsidR="00E00506" w:rsidRPr="0092682B">
          <w:rPr>
            <w:rFonts w:ascii="Times New Roman" w:hAnsi="Times New Roman" w:cs="Times New Roman"/>
            <w:color w:val="0F1115"/>
            <w:sz w:val="20"/>
          </w:rPr>
          <w:t>Nevertheless</w:t>
        </w:r>
        <w:r w:rsidR="00CB6164" w:rsidRPr="0092682B">
          <w:rPr>
            <w:rFonts w:ascii="Times New Roman" w:hAnsi="Times New Roman" w:cs="Times New Roman"/>
            <w:color w:val="0F1115"/>
            <w:sz w:val="20"/>
          </w:rPr>
          <w:t xml:space="preserve">, researches by Fink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&lt;EndNote&gt;&lt;Cite&gt;&lt;Author&gt;Fink&lt;/Author&gt;&lt;Year&gt;2006&lt;/Year&gt;&lt;RecNum&gt;85&lt;/RecNum&gt;&lt;DisplayText&gt;[23]&lt;/DisplayText&gt;&lt;record&gt;&lt;rec-number&gt;85&lt;/rec-number&gt;&lt;foreign-keys&gt;&lt;key app="EN" db-id="59p9xtxpk0tdf1eazsbvrzzxdefprsfptpsv" timestamp="1773126851"&gt;85&lt;/key&gt;&lt;/foreign-keys&gt;&lt;ref-type name="Journal Article"&gt;17&lt;/ref-type&gt;&lt;contributors&gt;&lt;authors&gt;&lt;author&gt;Fink, B.&lt;/author&gt;&lt;author&gt;Grammer, K.&lt;/author&gt;&lt;author&gt;Matts, P.&lt;/author&gt;&lt;/authors&gt;&lt;/contributors&gt;&lt;titles&gt;&lt;title&gt;Visible skin color distribution plays a role in the perception of age, attractiveness, and health in female faces</w:instrText>
        </w:r>
        <w:r w:rsidR="00215BA5" w:rsidRPr="0092682B">
          <w:rPr>
            <w:rFonts w:ascii="Times New Roman" w:hAnsi="Times New Roman" w:cs="Times New Roman" w:hint="eastAsia"/>
            <w:color w:val="0F1115"/>
            <w:sz w:val="20"/>
          </w:rPr>
          <w:instrText>☆</w:instrText>
        </w:r>
        <w:r w:rsidR="00215BA5" w:rsidRPr="0092682B">
          <w:rPr>
            <w:rFonts w:ascii="Times New Roman" w:hAnsi="Times New Roman" w:cs="Times New Roman"/>
            <w:color w:val="0F1115"/>
            <w:sz w:val="20"/>
          </w:rPr>
          <w:instrText>&lt;/title&gt;&lt;secondary-title&gt;Evolution and Human Behavior&lt;/secondary-title&gt;&lt;/titles&gt;&lt;periodical&gt;&lt;full-title&gt;Evolution and Human Behavior&lt;/full-title&gt;&lt;/periodical&gt;&lt;pages&gt;433-442&lt;/pages&gt;&lt;volume&gt;27&lt;/volume&gt;&lt;number&gt;6&lt;/number&gt;&lt;dates&gt;&lt;year&gt;2006&lt;/year&gt;&lt;pub-dates&gt;&lt;date&gt;2006/11&lt;/date&gt;&lt;/pub-dates&gt;&lt;/dates&gt;&lt;publisher&gt;Elsevier BV&lt;/publisher&gt;&lt;urls&gt;&lt;related-urls&gt;&lt;url&gt;http://dx.doi.org/10.1016/j.evolhumbehav.2006.08.007&lt;/url&gt;&lt;/related-urls&gt;&lt;/urls&gt;&lt;electronic-resource-num&gt;10.1016/j.evolhumbehav.2006.08.007&lt;/electronic-resource-num&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[23]</w:t>
        </w:r>
        <w:r w:rsidR="0015711F" w:rsidRPr="0092682B">
          <w:rPr>
            <w:rFonts w:ascii="Times New Roman" w:hAnsi="Times New Roman" w:cs="Times New Roman"/>
            <w:color w:val="0F1115"/>
            <w:sz w:val="20"/>
          </w:rPr>
          <w:fldChar w:fldCharType="end"/>
        </w:r>
        <w:r w:rsidR="00CB6164" w:rsidRPr="0092682B">
          <w:rPr>
            <w:rFonts w:ascii="Times New Roman" w:hAnsi="Times New Roman" w:cs="Times New Roman"/>
            <w:color w:val="0F1115"/>
            <w:sz w:val="20"/>
          </w:rPr>
          <w:t xml:space="preserve"> and Brebner </w:t>
        </w:r>
        <w:r w:rsidR="0015711F" w:rsidRPr="0092682B">
          <w:rPr>
            <w:rFonts w:ascii="Times New Roman" w:hAnsi="Times New Roman" w:cs="Times New Roman"/>
            <w:color w:val="0F1115"/>
            <w:sz w:val="20"/>
          </w:rPr>
          <w:fldChar w:fldCharType="begin"/>
        </w:r>
        <w:r w:rsidR="00215BA5" w:rsidRPr="0092682B">
          <w:rPr>
            <w:rFonts w:ascii="Times New Roman" w:hAnsi="Times New Roman" w:cs="Times New Roman"/>
            <w:color w:val="0F1115"/>
            <w:sz w:val="20"/>
          </w:rPr>
          <w:instrText xml:space="preserve"> ADDIN EN.CITE &lt;EndNote&gt;&lt;Cite&gt;&lt;Author&gt;Brebner&lt;/Author&gt;&lt;Year&gt;2011&lt;/Year&gt;&lt;RecNum&gt;102&lt;/RecNum&gt;&lt;DisplayText&gt;[24]&lt;/DisplayText&gt;&lt;record&gt;&lt;rec-number&gt;102&lt;/rec-number&gt;&lt;foreign-keys&gt;&lt;key app="EN" db-id="59p9xtxpk0tdf1eazsbvrzzxdefprsfptpsv" timestamp="1774708453"&gt;102&lt;/key&gt;&lt;/foreign-keys&gt;&lt;ref-type name="Journal Article"&gt;17&lt;/ref-type&gt;&lt;contributors&gt;&lt;authors&gt;&lt;author&gt;Brebner, J. L.&lt;/author&gt;&lt;author&gt;Krigolson, O.&lt;/author&gt;&lt;author&gt;Handy, T. C.&lt;/author&gt;&lt;author&gt;Quadflieg, S.&lt;/author&gt;&lt;author&gt;Turk, D. J.&lt;/author&gt;&lt;/authors&gt;&lt;/contributors&gt;&lt;auth-address&gt;School of Psychology, University of Aberdeen, King&amp;apos;s College, Aberdeen AB24 2UB, Scotland, UK.&lt;/auth-address&gt;&lt;titles&gt;&lt;title&gt;The importance of skin color and facial structure in perceiving and remembering others: an electrophysiological study&lt;/title&gt;&lt;secondary-title&gt;Brain Res&lt;/secondary-title&gt;&lt;/titles&gt;&lt;periodical&gt;&lt;full-title&gt;Brain Res&lt;/full-title&gt;&lt;/periodical&gt;&lt;pages&gt;123-33&lt;/pages&gt;&lt;volume&gt;1388&lt;/volume&gt;&lt;edition&gt;20110305&lt;/edition&gt;&lt;keywords&gt;&lt;keyword&gt;Adolescent&lt;/keyword&gt;&lt;keyword&gt;Adult&lt;/keyword&gt;&lt;keyword&gt;Bias&lt;/keyword&gt;&lt;keyword&gt;Black People&lt;/keyword&gt;&lt;keyword&gt;Color&lt;/keyword&gt;&lt;keyword&gt;Electroencephalography&lt;/keyword&gt;&lt;keyword&gt;Evoked Potentials, Visual/physiology&lt;/keyword&gt;&lt;keyword&gt;*Face&lt;/keyword&gt;&lt;keyword&gt;Female&lt;/keyword&gt;&lt;keyword&gt;Humans&lt;/keyword&gt;&lt;keyword&gt;Male&lt;/keyword&gt;&lt;keyword&gt;Pattern Recognition, Visual/*physiology&lt;/keyword&gt;&lt;keyword&gt;*Racial Groups&lt;/keyword&gt;&lt;keyword&gt;Recognition, Psychology/physiology&lt;/keyword&gt;&lt;keyword&gt;*Skin Pigmentation&lt;/keyword&gt;&lt;keyword&gt;White People&lt;/keyword&gt;&lt;keyword&gt;Young Adult&lt;/keyword&gt;&lt;/keywords&gt;&lt;dates&gt;&lt;year&gt;2011&lt;/year&gt;&lt;pub-dates&gt;&lt;date&gt;May 4&lt;/date&gt;&lt;/pub-dates&gt;&lt;/dates&gt;&lt;isbn&gt;0006-8993&lt;/isbn&gt;&lt;accession-num&gt;21382358&lt;/accession-num&gt;&lt;urls&gt;&lt;/urls&gt;&lt;electronic-resource-num&gt;10.1016/j.brainres.2011.02.090&lt;/electronic-resource-num&gt;&lt;remote-database-provider&gt;NLM&lt;/remote-database-provider&gt;&lt;language&gt;eng&lt;/language&gt;&lt;/record&gt;&lt;/Cite&gt;&lt;/EndNote&gt;</w:instrText>
        </w:r>
        <w:r w:rsidR="0015711F" w:rsidRPr="0092682B">
          <w:rPr>
            <w:rFonts w:ascii="Times New Roman" w:hAnsi="Times New Roman" w:cs="Times New Roman"/>
            <w:color w:val="0F1115"/>
            <w:sz w:val="20"/>
          </w:rPr>
          <w:fldChar w:fldCharType="separate"/>
        </w:r>
        <w:r w:rsidR="00215BA5" w:rsidRPr="0092682B">
          <w:rPr>
            <w:rFonts w:ascii="Times New Roman" w:hAnsi="Times New Roman" w:cs="Times New Roman"/>
            <w:noProof/>
            <w:color w:val="0F1115"/>
            <w:sz w:val="20"/>
          </w:rPr>
          <w:t>[24]</w:t>
        </w:r>
        <w:r w:rsidR="0015711F" w:rsidRPr="0092682B">
          <w:rPr>
            <w:rFonts w:ascii="Times New Roman" w:hAnsi="Times New Roman" w:cs="Times New Roman"/>
            <w:color w:val="0F1115"/>
            <w:sz w:val="20"/>
          </w:rPr>
          <w:fldChar w:fldCharType="end"/>
        </w:r>
        <w:r w:rsidR="00CB6164" w:rsidRPr="0092682B">
          <w:rPr>
            <w:rFonts w:ascii="Times New Roman" w:hAnsi="Times New Roman" w:cs="Times New Roman"/>
            <w:color w:val="0F1115"/>
            <w:sz w:val="20"/>
          </w:rPr>
          <w:t xml:space="preserve"> have demonstrated that effect of skin color can exist independently of facial geometry. Therefore, there is a reasonable hypothesis that the familiarity between the model and the observers might influence the relationship between facial impressions and skin colors. More specifically, the impression centers of familiar faces might be more robust against variable conditions.</w:t>
        </w:r>
      </w:ins>
    </w:p>
    <w:p w14:paraId="3189256F" w14:textId="13C873B0" w:rsidR="00001EF1" w:rsidRPr="00805397" w:rsidRDefault="00001EF1" w:rsidP="00001EF1">
      <w:pPr>
        <w:shd w:val="clear" w:color="auto" w:fill="FFFFFF"/>
        <w:spacing w:before="240" w:after="240"/>
        <w:jc w:val="both"/>
        <w:rPr>
          <w:ins w:id="174" w:author="秦蓓嘉" w:date="2026-04-12T19:27:00Z"/>
          <w:rFonts w:ascii="Times New Roman" w:eastAsia="Times New Roman" w:hAnsi="Times New Roman" w:cs="Times New Roman"/>
          <w:color w:val="0F1115"/>
          <w:sz w:val="20"/>
          <w:szCs w:val="20"/>
          <w:lang w:eastAsia="zh-CN"/>
        </w:rPr>
      </w:pPr>
      <w:bookmarkStart w:id="175" w:name="_Hlk226186375"/>
      <w:ins w:id="176" w:author="秦蓓嘉" w:date="2026-04-12T19:27:00Z">
        <w:r w:rsidRPr="00805397">
          <w:rPr>
            <w:rFonts w:ascii="Times New Roman" w:eastAsia="Times New Roman" w:hAnsi="Times New Roman" w:cs="Times New Roman"/>
            <w:color w:val="0F1115"/>
            <w:sz w:val="20"/>
            <w:szCs w:val="20"/>
            <w:lang w:eastAsia="zh-CN"/>
          </w:rPr>
          <w:t xml:space="preserve">From the above survey, we can find </w:t>
        </w:r>
        <w:r w:rsidR="006B3F20">
          <w:rPr>
            <w:rFonts w:ascii="Times New Roman" w:eastAsia="Times New Roman" w:hAnsi="Times New Roman" w:cs="Times New Roman"/>
            <w:color w:val="0F1115"/>
            <w:sz w:val="20"/>
            <w:szCs w:val="20"/>
            <w:lang w:eastAsia="zh-CN"/>
          </w:rPr>
          <w:t xml:space="preserve">that the relationship between facial impression and </w:t>
        </w:r>
        <w:r w:rsidRPr="00805397">
          <w:rPr>
            <w:rFonts w:ascii="Times New Roman" w:eastAsia="Times New Roman" w:hAnsi="Times New Roman" w:cs="Times New Roman"/>
            <w:color w:val="0F1115"/>
            <w:sz w:val="20"/>
            <w:szCs w:val="20"/>
            <w:lang w:eastAsia="zh-CN"/>
          </w:rPr>
          <w:t xml:space="preserve">models’ skin colors </w:t>
        </w:r>
        <w:r w:rsidR="006B3F20">
          <w:rPr>
            <w:rFonts w:ascii="Times New Roman" w:eastAsia="Times New Roman" w:hAnsi="Times New Roman" w:cs="Times New Roman"/>
            <w:color w:val="0F1115"/>
            <w:sz w:val="20"/>
            <w:szCs w:val="20"/>
            <w:lang w:eastAsia="zh-CN"/>
          </w:rPr>
          <w:t xml:space="preserve">is </w:t>
        </w:r>
        <w:r w:rsidRPr="00805397">
          <w:rPr>
            <w:rFonts w:ascii="Times New Roman" w:eastAsia="Times New Roman" w:hAnsi="Times New Roman" w:cs="Times New Roman"/>
            <w:color w:val="0F1115"/>
            <w:sz w:val="20"/>
            <w:szCs w:val="20"/>
            <w:lang w:eastAsia="zh-CN"/>
          </w:rPr>
          <w:t xml:space="preserve">based on </w:t>
        </w:r>
        <w:r w:rsidR="006B3F20">
          <w:rPr>
            <w:rFonts w:ascii="Times New Roman" w:eastAsia="Times New Roman" w:hAnsi="Times New Roman" w:cs="Times New Roman"/>
            <w:color w:val="0F1115"/>
            <w:sz w:val="20"/>
            <w:szCs w:val="20"/>
            <w:lang w:eastAsia="zh-CN"/>
          </w:rPr>
          <w:t xml:space="preserve">a series of </w:t>
        </w:r>
        <w:r w:rsidRPr="00805397">
          <w:rPr>
            <w:rFonts w:ascii="Times New Roman" w:eastAsia="Times New Roman" w:hAnsi="Times New Roman" w:cs="Times New Roman"/>
            <w:color w:val="0F1115"/>
            <w:sz w:val="20"/>
            <w:szCs w:val="20"/>
            <w:lang w:eastAsia="zh-CN"/>
          </w:rPr>
          <w:t xml:space="preserve">factors, including impression, scene, gender and ethnicity. The present research is intended to perform </w:t>
        </w:r>
        <w:r w:rsidR="006002F3" w:rsidRPr="00805397">
          <w:rPr>
            <w:rFonts w:ascii="Times New Roman" w:eastAsia="Times New Roman" w:hAnsi="Times New Roman" w:cs="Times New Roman"/>
            <w:color w:val="0F1115"/>
            <w:sz w:val="20"/>
            <w:szCs w:val="20"/>
            <w:lang w:eastAsia="zh-CN"/>
          </w:rPr>
          <w:t xml:space="preserve">a </w:t>
        </w:r>
        <w:r w:rsidRPr="00805397">
          <w:rPr>
            <w:rFonts w:ascii="Times New Roman" w:eastAsia="Times New Roman" w:hAnsi="Times New Roman" w:cs="Times New Roman"/>
            <w:color w:val="0F1115"/>
            <w:sz w:val="20"/>
            <w:szCs w:val="20"/>
            <w:lang w:eastAsia="zh-CN"/>
          </w:rPr>
          <w:t xml:space="preserve">comprehensive investigation by simultaneously capturing the facial skin colors of models </w:t>
        </w:r>
        <w:r w:rsidR="00642BD6" w:rsidRPr="00805397">
          <w:rPr>
            <w:rFonts w:ascii="Times New Roman" w:eastAsia="Times New Roman" w:hAnsi="Times New Roman" w:cs="Times New Roman"/>
            <w:color w:val="0F1115"/>
            <w:sz w:val="20"/>
            <w:szCs w:val="20"/>
            <w:lang w:eastAsia="zh-CN"/>
          </w:rPr>
          <w:t xml:space="preserve">from different ethnicities </w:t>
        </w:r>
        <w:r w:rsidRPr="00805397">
          <w:rPr>
            <w:rFonts w:ascii="Times New Roman" w:eastAsia="Times New Roman" w:hAnsi="Times New Roman" w:cs="Times New Roman"/>
            <w:color w:val="0F1115"/>
            <w:sz w:val="20"/>
            <w:szCs w:val="20"/>
            <w:lang w:eastAsia="zh-CN"/>
          </w:rPr>
          <w:t xml:space="preserve">across </w:t>
        </w:r>
        <w:r w:rsidR="00642BD6" w:rsidRPr="00805397">
          <w:rPr>
            <w:rFonts w:ascii="Times New Roman" w:eastAsia="Times New Roman" w:hAnsi="Times New Roman" w:cs="Times New Roman"/>
            <w:color w:val="0F1115"/>
            <w:sz w:val="20"/>
            <w:szCs w:val="20"/>
            <w:lang w:eastAsia="zh-CN"/>
          </w:rPr>
          <w:t xml:space="preserve">representative photographic </w:t>
        </w:r>
        <w:r w:rsidRPr="00805397">
          <w:rPr>
            <w:rFonts w:ascii="Times New Roman" w:eastAsia="Times New Roman" w:hAnsi="Times New Roman" w:cs="Times New Roman"/>
            <w:color w:val="0F1115"/>
            <w:sz w:val="20"/>
            <w:szCs w:val="20"/>
            <w:lang w:eastAsia="zh-CN"/>
          </w:rPr>
          <w:t>scene conditions. The goals of the present study are fourfold:</w:t>
        </w:r>
      </w:ins>
    </w:p>
    <w:p w14:paraId="756DCEBD" w14:textId="79769B1A" w:rsidR="00001EF1" w:rsidRPr="00805397" w:rsidRDefault="006002F3" w:rsidP="00001EF1">
      <w:pPr>
        <w:numPr>
          <w:ilvl w:val="0"/>
          <w:numId w:val="30"/>
        </w:numPr>
        <w:shd w:val="clear" w:color="auto" w:fill="FFFFFF"/>
        <w:spacing w:before="100" w:beforeAutospacing="1"/>
        <w:ind w:left="284"/>
        <w:jc w:val="both"/>
        <w:rPr>
          <w:ins w:id="177" w:author="秦蓓嘉" w:date="2026-04-12T19:27:00Z"/>
          <w:rFonts w:ascii="Times New Roman" w:eastAsia="Times New Roman" w:hAnsi="Times New Roman" w:cs="Times New Roman"/>
          <w:color w:val="0F1115"/>
          <w:sz w:val="20"/>
          <w:szCs w:val="20"/>
          <w:lang w:eastAsia="zh-CN"/>
        </w:rPr>
      </w:pPr>
      <w:ins w:id="178" w:author="秦蓓嘉" w:date="2026-04-12T19:27:00Z">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examine the preferred skin colors of four ethnicities under different scene conditions;</w:t>
        </w:r>
      </w:ins>
    </w:p>
    <w:p w14:paraId="10A12A70" w14:textId="331B4399" w:rsidR="00001EF1" w:rsidRPr="00805397" w:rsidRDefault="006002F3" w:rsidP="00001EF1">
      <w:pPr>
        <w:numPr>
          <w:ilvl w:val="0"/>
          <w:numId w:val="30"/>
        </w:numPr>
        <w:shd w:val="clear" w:color="auto" w:fill="FFFFFF"/>
        <w:spacing w:before="100" w:beforeAutospacing="1"/>
        <w:ind w:left="284"/>
        <w:jc w:val="both"/>
        <w:rPr>
          <w:ins w:id="179" w:author="秦蓓嘉" w:date="2026-04-12T19:27:00Z"/>
          <w:rFonts w:ascii="Times New Roman" w:eastAsia="Times New Roman" w:hAnsi="Times New Roman" w:cs="Times New Roman"/>
          <w:color w:val="0F1115"/>
          <w:sz w:val="20"/>
          <w:szCs w:val="20"/>
          <w:lang w:eastAsia="zh-CN"/>
        </w:rPr>
      </w:pPr>
      <w:ins w:id="180" w:author="秦蓓嘉" w:date="2026-04-12T19:27:00Z">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understand the impact of skin color</w:t>
        </w:r>
        <w:r w:rsidR="00E00506">
          <w:rPr>
            <w:rFonts w:ascii="Times New Roman" w:eastAsia="Times New Roman" w:hAnsi="Times New Roman" w:cs="Times New Roman"/>
            <w:color w:val="0F1115"/>
            <w:sz w:val="20"/>
            <w:szCs w:val="20"/>
            <w:lang w:eastAsia="zh-CN"/>
          </w:rPr>
          <w:t>s</w:t>
        </w:r>
        <w:r w:rsidR="00001EF1" w:rsidRPr="00805397">
          <w:rPr>
            <w:rFonts w:ascii="Times New Roman" w:eastAsia="Times New Roman" w:hAnsi="Times New Roman" w:cs="Times New Roman"/>
            <w:color w:val="0F1115"/>
            <w:sz w:val="20"/>
            <w:szCs w:val="20"/>
            <w:lang w:eastAsia="zh-CN"/>
          </w:rPr>
          <w:t xml:space="preserve"> on 10 distinct impressions across the four ethnicities; </w:t>
        </w:r>
      </w:ins>
    </w:p>
    <w:p w14:paraId="11E5D53F" w14:textId="6CE1C3DB" w:rsidR="00001EF1" w:rsidRPr="00805397" w:rsidRDefault="006002F3" w:rsidP="00001EF1">
      <w:pPr>
        <w:numPr>
          <w:ilvl w:val="0"/>
          <w:numId w:val="30"/>
        </w:numPr>
        <w:shd w:val="clear" w:color="auto" w:fill="FFFFFF"/>
        <w:spacing w:before="100" w:beforeAutospacing="1"/>
        <w:ind w:left="284"/>
        <w:jc w:val="both"/>
        <w:rPr>
          <w:ins w:id="181" w:author="秦蓓嘉" w:date="2026-04-12T19:27:00Z"/>
          <w:rFonts w:ascii="Times New Roman" w:eastAsia="Times New Roman" w:hAnsi="Times New Roman" w:cs="Times New Roman"/>
          <w:color w:val="0F1115"/>
          <w:sz w:val="20"/>
          <w:szCs w:val="20"/>
          <w:lang w:eastAsia="zh-CN"/>
        </w:rPr>
      </w:pPr>
      <w:ins w:id="182" w:author="秦蓓嘉" w:date="2026-04-12T19:27:00Z">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compare the preferred skin colors identified here with those reported in earlier studies</w:t>
        </w:r>
        <w:r w:rsidRPr="00805397">
          <w:rPr>
            <w:rFonts w:ascii="Times New Roman" w:eastAsia="Times New Roman" w:hAnsi="Times New Roman" w:cs="Times New Roman"/>
            <w:color w:val="0F1115"/>
            <w:sz w:val="20"/>
            <w:szCs w:val="20"/>
            <w:lang w:eastAsia="zh-CN"/>
          </w:rPr>
          <w:t>;</w:t>
        </w:r>
        <w:r w:rsidR="00001EF1" w:rsidRPr="00805397">
          <w:rPr>
            <w:rFonts w:ascii="Times New Roman" w:eastAsia="Times New Roman" w:hAnsi="Times New Roman" w:cs="Times New Roman"/>
            <w:color w:val="0F1115"/>
            <w:sz w:val="20"/>
            <w:szCs w:val="20"/>
            <w:lang w:eastAsia="zh-CN"/>
          </w:rPr>
          <w:t xml:space="preserve"> and </w:t>
        </w:r>
      </w:ins>
    </w:p>
    <w:p w14:paraId="39327B19" w14:textId="0C0ADFD0" w:rsidR="00001EF1" w:rsidRPr="00805397" w:rsidRDefault="006002F3" w:rsidP="00001EF1">
      <w:pPr>
        <w:numPr>
          <w:ilvl w:val="0"/>
          <w:numId w:val="30"/>
        </w:numPr>
        <w:shd w:val="clear" w:color="auto" w:fill="FFFFFF"/>
        <w:spacing w:before="100" w:beforeAutospacing="1"/>
        <w:ind w:left="284"/>
        <w:jc w:val="both"/>
        <w:rPr>
          <w:ins w:id="183" w:author="秦蓓嘉" w:date="2026-04-12T19:27:00Z"/>
          <w:rFonts w:ascii="Times New Roman" w:eastAsia="Times New Roman" w:hAnsi="Times New Roman" w:cs="Times New Roman"/>
          <w:color w:val="0F1115"/>
          <w:sz w:val="20"/>
          <w:szCs w:val="20"/>
          <w:lang w:eastAsia="zh-CN"/>
        </w:rPr>
      </w:pPr>
      <w:ins w:id="184" w:author="秦蓓嘉" w:date="2026-04-12T19:27:00Z">
        <w:r w:rsidRPr="00805397">
          <w:rPr>
            <w:rFonts w:ascii="Times New Roman" w:eastAsia="Times New Roman" w:hAnsi="Times New Roman" w:cs="Times New Roman"/>
            <w:color w:val="0F1115"/>
            <w:sz w:val="20"/>
            <w:szCs w:val="20"/>
            <w:lang w:eastAsia="zh-CN"/>
          </w:rPr>
          <w:t xml:space="preserve">To </w:t>
        </w:r>
        <w:r w:rsidR="00001EF1" w:rsidRPr="00805397">
          <w:rPr>
            <w:rFonts w:ascii="Times New Roman" w:eastAsia="Times New Roman" w:hAnsi="Times New Roman" w:cs="Times New Roman"/>
            <w:color w:val="0F1115"/>
            <w:sz w:val="20"/>
            <w:szCs w:val="20"/>
            <w:lang w:eastAsia="zh-CN"/>
          </w:rPr>
          <w:t>reveal the preferred skin colors between the stranger and acquaintance group</w:t>
        </w:r>
        <w:r w:rsidRPr="00805397">
          <w:rPr>
            <w:rFonts w:ascii="Times New Roman" w:eastAsia="Times New Roman" w:hAnsi="Times New Roman" w:cs="Times New Roman"/>
            <w:color w:val="0F1115"/>
            <w:sz w:val="20"/>
            <w:szCs w:val="20"/>
            <w:lang w:eastAsia="zh-CN"/>
          </w:rPr>
          <w:t>s</w:t>
        </w:r>
        <w:r w:rsidR="00001EF1" w:rsidRPr="00805397">
          <w:rPr>
            <w:rFonts w:ascii="Times New Roman" w:eastAsia="Times New Roman" w:hAnsi="Times New Roman" w:cs="Times New Roman"/>
            <w:color w:val="0F1115"/>
            <w:sz w:val="20"/>
            <w:szCs w:val="20"/>
            <w:lang w:eastAsia="zh-CN"/>
          </w:rPr>
          <w:t xml:space="preserve"> observers.</w:t>
        </w:r>
      </w:ins>
    </w:p>
    <w:p w14:paraId="745F3588" w14:textId="77777777" w:rsidR="00001EF1" w:rsidRPr="00805397" w:rsidRDefault="00001EF1" w:rsidP="002E247A">
      <w:pPr>
        <w:pStyle w:val="10BodySubsequentParagraph"/>
        <w:ind w:firstLine="0"/>
        <w:rPr>
          <w:ins w:id="185" w:author="秦蓓嘉" w:date="2026-04-12T19:27:00Z"/>
          <w:rFonts w:cs="Times New Roman"/>
          <w:szCs w:val="20"/>
        </w:rPr>
      </w:pPr>
    </w:p>
    <w:bookmarkEnd w:id="175"/>
    <w:p w14:paraId="7DB41535" w14:textId="77777777" w:rsidR="00996922" w:rsidRPr="00805397" w:rsidRDefault="00996922" w:rsidP="00F237F0">
      <w:pPr>
        <w:pStyle w:val="10BodySubsequentParagraph"/>
        <w:ind w:firstLine="0"/>
        <w:rPr>
          <w:ins w:id="186" w:author="秦蓓嘉" w:date="2026-04-12T19:27:00Z"/>
        </w:rPr>
      </w:pPr>
    </w:p>
    <w:p w14:paraId="4B2C72E0" w14:textId="369CD27A" w:rsidR="00954025" w:rsidRPr="00805397" w:rsidRDefault="00DB3A61" w:rsidP="0092682B">
      <w:pPr>
        <w:pStyle w:val="08SectionHeader10"/>
        <w:numPr>
          <w:ilvl w:val="0"/>
          <w:numId w:val="29"/>
        </w:numPr>
        <w:ind w:left="357" w:hanging="357"/>
        <w:outlineLvl w:val="0"/>
        <w:rPr>
          <w:ins w:id="187" w:author="秦蓓嘉" w:date="2026-04-12T19:27:00Z"/>
        </w:rPr>
      </w:pPr>
      <w:ins w:id="188" w:author="秦蓓嘉" w:date="2026-04-12T19:27:00Z">
        <w:r w:rsidRPr="0092682B">
          <w:rPr>
            <w:spacing w:val="12"/>
            <w:w w:val="95"/>
            <w:lang w:eastAsia="zh-CN"/>
          </w:rPr>
          <w:t xml:space="preserve">Experiment </w:t>
        </w:r>
        <w:r w:rsidR="00617501" w:rsidRPr="0092682B">
          <w:rPr>
            <w:spacing w:val="12"/>
            <w:w w:val="95"/>
            <w:lang w:eastAsia="zh-CN"/>
          </w:rPr>
          <w:t>D</w:t>
        </w:r>
        <w:r w:rsidRPr="0092682B">
          <w:rPr>
            <w:spacing w:val="12"/>
            <w:w w:val="95"/>
            <w:lang w:eastAsia="zh-CN"/>
          </w:rPr>
          <w:t>esign</w:t>
        </w:r>
      </w:ins>
    </w:p>
    <w:p w14:paraId="1376B99A" w14:textId="77777777" w:rsidR="00954025" w:rsidRPr="00794629" w:rsidRDefault="00617501">
      <w:pPr>
        <w:pStyle w:val="08SectionHeader10"/>
        <w:numPr>
          <w:ilvl w:val="0"/>
          <w:numId w:val="1"/>
        </w:numPr>
        <w:ind w:left="357" w:hanging="357"/>
        <w:outlineLvl w:val="0"/>
        <w:rPr>
          <w:del w:id="189" w:author="秦蓓嘉" w:date="2026-04-12T19:27:00Z"/>
        </w:rPr>
      </w:pPr>
      <w:moveFromRangeStart w:id="190" w:author="秦蓓嘉" w:date="2026-04-12T19:27:00Z" w:name="move226914495"/>
      <w:moveFrom w:id="191" w:author="秦蓓嘉" w:date="2026-04-12T19:27:00Z">
        <w:r w:rsidRPr="0092682B">
          <w:rPr>
            <w:spacing w:val="12"/>
            <w:w w:val="95"/>
            <w:rPrChange w:id="192" w:author="秦蓓嘉" w:date="2026-04-12T19:27:00Z">
              <w:rPr/>
            </w:rPrChange>
          </w:rPr>
          <w:t>Introductio</w:t>
        </w:r>
        <w:r w:rsidR="007D025D" w:rsidRPr="0092682B">
          <w:rPr>
            <w:spacing w:val="12"/>
            <w:w w:val="95"/>
            <w:rPrChange w:id="193" w:author="秦蓓嘉" w:date="2026-04-12T19:27:00Z">
              <w:rPr/>
            </w:rPrChange>
          </w:rPr>
          <w:t>n</w:t>
        </w:r>
      </w:moveFrom>
      <w:moveFromRangeEnd w:id="190"/>
    </w:p>
    <w:p w14:paraId="4CBB0902" w14:textId="77777777" w:rsidR="00D80138" w:rsidRPr="00794629" w:rsidRDefault="00D0054E" w:rsidP="00D80138">
      <w:pPr>
        <w:pStyle w:val="09BodyFirstParagraph"/>
        <w:rPr>
          <w:del w:id="194" w:author="秦蓓嘉" w:date="2026-04-12T19:27:00Z"/>
          <w:rFonts w:cs="Times New Roman"/>
          <w:bCs/>
        </w:rPr>
      </w:pPr>
      <w:del w:id="195" w:author="秦蓓嘉" w:date="2026-04-12T19:27:00Z">
        <w:r w:rsidRPr="00794629">
          <w:rPr>
            <w:rFonts w:cs="Times New Roman"/>
            <w:bCs/>
          </w:rPr>
          <w:delText>In the field of digital imaging, the accurate and aesthetically pleasing presentation of skin color has become increasingly important, with applications ranging from photography and entertainment to medical diagnostics and fairness in AI-based identity recognition. As a crucial visual cue, skin color conveys rich information about identity, emotion, health, and social interactions. Thus, the in-depth study of portrait and skin color processing is not only a matter of technological advancement but also involves the perception of users. Over the past decade, numerous skin color enhancement algorithms for portrait and skin color retouching have been developed. Deep learning techniques, particularly Convolutional Neural Networks (CNNs) and Generative Adversarial Networks (GANs), are commonly used to model the retouching process as a learnable network pipeline</w:delText>
        </w:r>
        <w:r w:rsidR="00D80138" w:rsidRPr="006F2F64">
          <w:rPr>
            <w:rFonts w:cs="Times New Roman"/>
            <w:bCs/>
          </w:rPr>
          <w:fldChar w:fldCharType="begin">
            <w:fldData xml:space="preserve">PEVuZE5vdGU+PENpdGU+PEF1dGhvcj5XYW5nPC9BdXRob3I+PFllYXI+MjAyMjwvWWVhcj48UmVj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</w:fldData>
          </w:fldChar>
        </w:r>
        <w:r w:rsidR="005A5752" w:rsidRPr="00794629">
          <w:rPr>
            <w:rFonts w:cs="Times New Roman"/>
            <w:bCs/>
          </w:rPr>
          <w:delInstrText xml:space="preserve"> ADDIN EN.CITE </w:delInstrText>
        </w:r>
        <w:r w:rsidR="005A5752" w:rsidRPr="006F2F64">
          <w:rPr>
            <w:rFonts w:cs="Times New Roman"/>
            <w:bCs/>
          </w:rPr>
          <w:fldChar w:fldCharType="begin">
            <w:fldData xml:space="preserve">PEVuZE5vdGU+PENpdGU+PEF1dGhvcj5XYW5nPC9BdXRob3I+PFllYXI+MjAyMjwvWWVhcj48UmVj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</w:fldData>
          </w:fldChar>
        </w:r>
        <w:r w:rsidR="005A5752" w:rsidRPr="00794629">
          <w:rPr>
            <w:rFonts w:cs="Times New Roman"/>
            <w:bCs/>
          </w:rPr>
          <w:delInstrText xml:space="preserve"> ADDIN EN.CITE.DATA </w:delInstrText>
        </w:r>
        <w:r w:rsidR="005A5752" w:rsidRPr="006F2F64">
          <w:rPr>
            <w:rFonts w:cs="Times New Roman"/>
            <w:bCs/>
          </w:rPr>
        </w:r>
        <w:r w:rsidR="005A5752" w:rsidRPr="006F2F64">
          <w:rPr>
            <w:rFonts w:cs="Times New Roman"/>
            <w:bCs/>
          </w:rPr>
          <w:fldChar w:fldCharType="end"/>
        </w:r>
        <w:r w:rsidR="00D80138" w:rsidRPr="006F2F64">
          <w:rPr>
            <w:rFonts w:cs="Times New Roman"/>
            <w:bCs/>
          </w:rPr>
        </w:r>
        <w:r w:rsidR="00D80138" w:rsidRPr="006F2F64">
          <w:rPr>
            <w:rFonts w:cs="Times New Roman"/>
            <w:bCs/>
          </w:rPr>
          <w:fldChar w:fldCharType="separate"/>
        </w:r>
        <w:r w:rsidR="005A5752" w:rsidRPr="00794629">
          <w:rPr>
            <w:rFonts w:cs="Times New Roman"/>
            <w:bCs/>
            <w:noProof/>
          </w:rPr>
          <w:delText>[1-4]</w:delText>
        </w:r>
        <w:r w:rsidR="00D80138" w:rsidRPr="006F2F64">
          <w:rPr>
            <w:rFonts w:cs="Times New Roman"/>
            <w:bCs/>
          </w:rPr>
          <w:fldChar w:fldCharType="end"/>
        </w:r>
        <w:r w:rsidR="00D80138" w:rsidRPr="00794629">
          <w:rPr>
            <w:rFonts w:cs="Times New Roman"/>
            <w:bCs/>
          </w:rPr>
          <w:delText xml:space="preserve">. </w:delText>
        </w:r>
      </w:del>
    </w:p>
    <w:p w14:paraId="3E55772E" w14:textId="77777777" w:rsidR="00BF478B" w:rsidRPr="00794629" w:rsidRDefault="00BF478B" w:rsidP="00BF478B">
      <w:pPr>
        <w:pStyle w:val="10BodySubsequentParagraph"/>
        <w:ind w:firstLine="0"/>
        <w:rPr>
          <w:del w:id="196" w:author="秦蓓嘉" w:date="2026-04-12T19:27:00Z"/>
        </w:rPr>
      </w:pPr>
      <w:del w:id="197" w:author="秦蓓嘉" w:date="2026-04-12T19:27:00Z">
        <w:r w:rsidRPr="00794629">
          <w:delText xml:space="preserve">However, most image quality metrics are full-reference metrics and are not specifically designed for human skin. As Macadam </w:delText>
        </w:r>
        <w:r w:rsidRPr="006F2F64">
          <w:rPr>
            <w:rFonts w:cs="Times New Roman"/>
            <w:bCs/>
          </w:rPr>
          <w:fldChar w:fldCharType="begin"/>
        </w:r>
        <w:r w:rsidRPr="00794629">
          <w:rPr>
            <w:rFonts w:cs="Times New Roman"/>
            <w:bCs/>
          </w:rPr>
          <w:delInstrText xml:space="preserve"> ADDIN EN.CITE &lt;EndNote&gt;&lt;Cite&gt;&lt;Author&gt;Macadam&lt;/Author&gt;&lt;Year&gt;1951&lt;/Year&gt;&lt;RecNum&gt;6&lt;/RecNum&gt;&lt;DisplayText&gt;[5]&lt;/DisplayText&gt;&lt;record&gt;&lt;rec-number&gt;6&lt;/rec-number&gt;&lt;foreign-keys&gt;&lt;key app="EN" db-id="f9a0zztrgv902kev9x1x25ertz2pt9tv9v9s" timestamp="1729998048"&gt;6&lt;/key&gt;&lt;/foreign-keys&gt;&lt;ref-type name="Journal Article"&gt;17&lt;/ref-type&gt;&lt;contributors&gt;&lt;authors&gt;&lt;author&gt;Macadam, David L.&lt;/author&gt;&lt;/authors&gt;&lt;/contributors&gt;&lt;titles&gt;&lt;title&gt;Quality of Color Reproduction&lt;/title&gt;&lt;secondary-title&gt;Proceedings of the IRE&lt;/secondary-title&gt;&lt;/titles&gt;&lt;periodical&gt;&lt;full-title&gt;Proceedings of the IRE&lt;/full-title&gt;&lt;/periodical&gt;&lt;pages&gt;468-485&lt;/pages&gt;&lt;volume&gt;39&lt;/volume&gt;&lt;dates&gt;&lt;year&gt;1951&lt;/year&gt;&lt;/dates&gt;&lt;urls&gt;&lt;/urls&gt;&lt;/record&gt;&lt;/Cite&gt;&lt;/EndNote&gt;</w:delInstrText>
        </w:r>
        <w:r w:rsidRPr="006F2F64">
          <w:rPr>
            <w:rFonts w:cs="Times New Roman"/>
            <w:bCs/>
          </w:rPr>
          <w:fldChar w:fldCharType="separate"/>
        </w:r>
        <w:r w:rsidRPr="00794629">
          <w:rPr>
            <w:rFonts w:cs="Times New Roman"/>
            <w:bCs/>
            <w:noProof/>
          </w:rPr>
          <w:delText>[5]</w:delText>
        </w:r>
        <w:r w:rsidRPr="006F2F64">
          <w:rPr>
            <w:rFonts w:cs="Times New Roman"/>
            <w:bCs/>
          </w:rPr>
          <w:fldChar w:fldCharType="end"/>
        </w:r>
        <w:r w:rsidRPr="00794629">
          <w:delText xml:space="preserve"> noted, the preferred skin color may differ from the original skin tone. Therefore, metrics that align closely with human perception are essential for developing algorithms (e.g., to serve as loss functions) and for evaluating their performance. Furthermore, both learning-based and traditional algorithms for skin color enhancement often rely on subjectively labeled datasets.</w:delText>
        </w:r>
      </w:del>
    </w:p>
    <w:p w14:paraId="2FFBEB4D" w14:textId="77777777" w:rsidR="00BF478B" w:rsidRPr="00794629" w:rsidRDefault="00BF478B" w:rsidP="00BF478B">
      <w:pPr>
        <w:pStyle w:val="10BodySubsequentParagraph"/>
        <w:ind w:firstLine="0"/>
        <w:rPr>
          <w:del w:id="198" w:author="秦蓓嘉" w:date="2026-04-12T19:27:00Z"/>
        </w:rPr>
      </w:pPr>
      <w:del w:id="199" w:author="秦蓓嘉" w:date="2026-04-12T19:27:00Z">
        <w:r w:rsidRPr="00794629">
          <w:delText>With the growing consumer demand, there is an increasing need for metrics and datasets that account for various conditions, such as different lighting scenarios, model ethnicities, and a range of impression scales, rather than just focusing on simple overall preference. Extensive research</w:delText>
        </w:r>
        <w:r w:rsidR="00314DC9">
          <w:rPr>
            <w:rFonts w:hint="eastAsia"/>
            <w:lang w:eastAsia="zh-CN"/>
          </w:rPr>
          <w:delText>es</w:delText>
        </w:r>
        <w:r w:rsidRPr="00794629">
          <w:delText xml:space="preserve"> ha</w:delText>
        </w:r>
        <w:r w:rsidR="00314DC9">
          <w:delText>ve</w:delText>
        </w:r>
        <w:r w:rsidRPr="00794629">
          <w:delText xml:space="preserve"> been conducted to address these gaps. In the field of color science, memory color and preference color have been used as benchmarks for skin color enhancement. Early studies by Bartleson </w:delText>
        </w:r>
        <w:r w:rsidRPr="006F2F64">
          <w:rPr>
            <w:rFonts w:cs="Times New Roman"/>
            <w:bCs/>
          </w:rPr>
          <w:fldChar w:fldCharType="begin"/>
        </w:r>
        <w:r w:rsidRPr="00794629">
          <w:rPr>
            <w:rFonts w:cs="Times New Roman"/>
            <w:bCs/>
          </w:rPr>
          <w:delInstrText xml:space="preserve"> ADDIN EN.CITE &lt;EndNote&gt;&lt;Cite&gt;&lt;Author&gt;Bartleson&lt;/Author&gt;&lt;Year&gt;1961&lt;/Year&gt;&lt;RecNum&gt;71&lt;/RecNum&gt;&lt;DisplayText&gt;[6]&lt;/DisplayText&gt;&lt;record&gt;&lt;rec-number&gt;71&lt;/rec-number&gt;&lt;foreign-keys&gt;&lt;key app="EN" db-id="59p9xtxpk0tdf1eazsbvrzzxdefprsfptpsv" timestamp="1765159051"&gt;71&lt;/key&gt;&lt;/foreign-keys&gt;&lt;ref-type name="Journal Article"&gt;17&lt;/ref-type&gt;&lt;contributors&gt;&lt;authors&gt;&lt;author&gt;Bartleson, C. J.&lt;/author&gt;&lt;/authors&gt;&lt;/contributors&gt;&lt;titles&gt;&lt;title&gt;On the Preferred Reproduction of Flesh, Blue-Sky, and Green-Grass&lt;/title&gt;&lt;secondary-title&gt;Photographic Science and Engineering&lt;/secondary-title&gt;&lt;/titles&gt;&lt;periodical&gt;&lt;full-title&gt;Photographic Science and Engineering&lt;/full-title&gt;&lt;/periodical&gt;&lt;pages&gt;19-25&lt;/pages&gt;&lt;volume&gt;6&lt;/volume&gt;&lt;dates&gt;&lt;year&gt;1961&lt;/year&gt;&lt;/dates&gt;&lt;urls&gt;&lt;/urls&gt;&lt;/record&gt;&lt;/Cite&gt;&lt;/EndNote&gt;</w:delInstrText>
        </w:r>
        <w:r w:rsidRPr="006F2F64">
          <w:rPr>
            <w:rFonts w:cs="Times New Roman"/>
            <w:bCs/>
          </w:rPr>
          <w:fldChar w:fldCharType="separate"/>
        </w:r>
        <w:r w:rsidRPr="00794629">
          <w:rPr>
            <w:rFonts w:cs="Times New Roman"/>
            <w:bCs/>
            <w:noProof/>
          </w:rPr>
          <w:delText>[6]</w:delText>
        </w:r>
        <w:r w:rsidRPr="006F2F64">
          <w:rPr>
            <w:rFonts w:cs="Times New Roman"/>
            <w:bCs/>
          </w:rPr>
          <w:fldChar w:fldCharType="end"/>
        </w:r>
        <w:r w:rsidRPr="00794629">
          <w:delText xml:space="preserve">, Sanders </w:delText>
        </w:r>
        <w:r w:rsidRPr="006F2F64">
          <w:rPr>
            <w:rFonts w:cs="Times New Roman"/>
            <w:bCs/>
          </w:rPr>
          <w:fldChar w:fldCharType="begin"/>
        </w:r>
        <w:r w:rsidRPr="00794629">
          <w:rPr>
            <w:rFonts w:cs="Times New Roman"/>
            <w:bCs/>
          </w:rPr>
          <w:delInstrText xml:space="preserve"> ADDIN EN.CITE &lt;EndNote&gt;&lt;Cite&gt;&lt;Author&gt;Sanders C&lt;/Author&gt;&lt;Year&gt;1959&lt;/Year&gt;&lt;RecNum&gt;55&lt;/RecNum&gt;&lt;DisplayText&gt;[7]&lt;/DisplayText&gt;&lt;record&gt;&lt;rec-number&gt;55&lt;/rec-number&gt;&lt;foreign-keys&gt;&lt;key app="EN" db-id="59p9xtxpk0tdf1eazsbvrzzxdefprsfptpsv" timestamp="1764830317"&gt;55&lt;/key&gt;&lt;/foreign-keys&gt;&lt;ref-type name="Journal Article"&gt;17&lt;/ref-type&gt;&lt;contributors&gt;&lt;authors&gt;&lt;author&gt;Sanders C, L.&lt;/author&gt;&lt;/authors&gt;&lt;/contributors&gt;&lt;titles&gt;&lt;title&gt;Color Preferences for Natural Objects&lt;/title&gt;&lt;secondary-title&gt;Illum. Engng.&lt;/secondary-title&gt;&lt;/titles&gt;&lt;periodical&gt;&lt;full-title&gt;Illum. Engng.&lt;/full-title&gt;&lt;/periodical&gt;&lt;pages&gt;452-456&lt;/pages&gt;&lt;volume&gt;54&lt;/volume&gt;&lt;dates&gt;&lt;year&gt;1959&lt;/year&gt;&lt;pub-dates&gt;&lt;date&gt;1959&lt;/date&gt;&lt;/pub-dates&gt;&lt;/dates&gt;&lt;urls&gt;&lt;related-urls&gt;&lt;url&gt;https://cir.nii.ac.jp/crid/1574231875225838848&lt;/url&gt;&lt;/related-urls&gt;&lt;/urls&gt;&lt;/record&gt;&lt;/Cite&gt;&lt;/EndNote&gt;</w:delInstrText>
        </w:r>
        <w:r w:rsidRPr="006F2F64">
          <w:rPr>
            <w:rFonts w:cs="Times New Roman"/>
            <w:bCs/>
          </w:rPr>
          <w:fldChar w:fldCharType="separate"/>
        </w:r>
        <w:r w:rsidRPr="00794629">
          <w:rPr>
            <w:rFonts w:cs="Times New Roman"/>
            <w:bCs/>
            <w:noProof/>
          </w:rPr>
          <w:delText>[7]</w:delText>
        </w:r>
        <w:r w:rsidRPr="006F2F64">
          <w:rPr>
            <w:rFonts w:cs="Times New Roman"/>
            <w:bCs/>
          </w:rPr>
          <w:fldChar w:fldCharType="end"/>
        </w:r>
        <w:r w:rsidRPr="00794629">
          <w:delText xml:space="preserve">, and Hunt et al. </w:delText>
        </w:r>
        <w:r w:rsidRPr="006F2F64">
          <w:rPr>
            <w:rFonts w:cs="Times New Roman"/>
            <w:bCs/>
          </w:rPr>
          <w:fldChar w:fldCharType="begin"/>
        </w:r>
        <w:r w:rsidRPr="00794629">
          <w:rPr>
            <w:rFonts w:cs="Times New Roman"/>
            <w:bCs/>
          </w:rPr>
          <w:delInstrText xml:space="preserve"> ADDIN EN.CITE &lt;EndNote&gt;&lt;Cite&gt;&lt;Author&gt;Hunt&lt;/Author&gt;&lt;Year&gt;1974&lt;/Year&gt;&lt;RecNum&gt;1&lt;/RecNum&gt;&lt;DisplayText&gt;[8]&lt;/DisplayText&gt;&lt;record&gt;&lt;rec-number&gt;1&lt;/rec-number&gt;&lt;foreign-keys&gt;&lt;key app="EN" db-id="xervfw5p0wwffqeap2fpwz5i2t0pfzwffper" timestamp="1729671585"&gt;1&lt;/key&gt;&lt;/foreign-keys&gt;&lt;ref-type name="Journal Article"&gt;17&lt;/ref-type&gt;&lt;contributors&gt;&lt;authors&gt;&lt;author&gt;Hunt, Robert W. G.&lt;/author&gt;&lt;author&gt;Pitt, I. T.&lt;/author&gt;&lt;author&gt;Winter, L. M.&lt;/author&gt;&lt;/authors&gt;&lt;/contributors&gt;&lt;titles&gt;&lt;title&gt;The Preferred Reproduction of Blue Sky, Green Grass and Caucasian Skin in Colour Photography&lt;/title&gt;&lt;secondary-title&gt;The Imaging Science Journal&lt;/secondary-title&gt;&lt;/titles&gt;&lt;periodical&gt;&lt;full-title&gt;The Imaging Science Journal&lt;/full-title&gt;&lt;/periodical&gt;&lt;pages&gt;144-150&lt;/pages&gt;&lt;volume&gt;22&lt;/volume&gt;&lt;dates&gt;&lt;year&gt;1974&lt;/year&gt;&lt;/dates&gt;&lt;urls&gt;&lt;/urls&gt;&lt;/record&gt;&lt;/Cite&gt;&lt;/EndNote&gt;</w:delInstrText>
        </w:r>
        <w:r w:rsidRPr="006F2F64">
          <w:rPr>
            <w:rFonts w:cs="Times New Roman"/>
            <w:bCs/>
          </w:rPr>
          <w:fldChar w:fldCharType="separate"/>
        </w:r>
        <w:r w:rsidRPr="00794629">
          <w:rPr>
            <w:rFonts w:cs="Times New Roman"/>
            <w:bCs/>
            <w:noProof/>
          </w:rPr>
          <w:delText>[8]</w:delText>
        </w:r>
        <w:r w:rsidRPr="006F2F64">
          <w:rPr>
            <w:rFonts w:cs="Times New Roman"/>
            <w:bCs/>
          </w:rPr>
          <w:fldChar w:fldCharType="end"/>
        </w:r>
        <w:r w:rsidRPr="00794629">
          <w:delText xml:space="preserve"> focused on Caucasian skin tones and found that the preferred tone was yellower with higher chroma compared to the natural skin color. </w:delText>
        </w:r>
      </w:del>
      <w:moveFromRangeStart w:id="200" w:author="秦蓓嘉" w:date="2026-04-12T19:27:00Z" w:name="move226914496"/>
      <w:moveFrom w:id="201" w:author="秦蓓嘉" w:date="2026-04-12T19:27:00Z">
        <w:r w:rsidR="004F3EF2" w:rsidRPr="00805397">
          <w:rPr>
            <w:color w:val="0F1115"/>
            <w:rPrChange w:id="202" w:author="秦蓓嘉" w:date="2026-04-12T19:27:00Z">
              <w:rPr/>
            </w:rPrChange>
          </w:rPr>
          <w:t xml:space="preserve">Sanger et al. </w:t>
        </w:r>
      </w:moveFrom>
      <w:moveFromRangeEnd w:id="200"/>
      <w:del w:id="203" w:author="秦蓓嘉" w:date="2026-04-12T19:27:00Z">
        <w:r w:rsidR="00F06371" w:rsidRPr="006F2F64">
          <w:rPr>
            <w:rFonts w:cs="Times New Roman"/>
            <w:bCs/>
          </w:rPr>
          <w:fldChar w:fldCharType="begin"/>
        </w:r>
        <w:r w:rsidR="00F06371" w:rsidRPr="00794629">
          <w:rPr>
            <w:rFonts w:cs="Times New Roman"/>
            <w:bCs/>
          </w:rPr>
          <w:delInstrText xml:space="preserve"> ADDIN EN.CITE &lt;EndNote&gt;&lt;Cite&gt;&lt;Author&gt;Sanger&lt;/Author&gt;&lt;Year&gt;1994&lt;/Year&gt;&lt;RecNum&gt;18&lt;/RecNum&gt;&lt;DisplayText&gt;[9]&lt;/DisplayText&gt;&lt;record&gt;&lt;rec-number&gt;18&lt;/rec-number&gt;&lt;foreign-keys&gt;&lt;key app="EN" db-id="59p9xtxpk0tdf1eazsbvrzzxdefprsfptpsv" timestamp="1764830258"&gt;18&lt;/key&gt;&lt;/foreign-keys&gt;&lt;ref-type name="Conference Proceedings"&gt;10&lt;/ref-type&gt;&lt;contributors&gt;&lt;authors&gt;&lt;author&gt;Sanger, Demas&lt;/author&gt;&lt;author&gt;Asada, Takuya&lt;/author&gt;&lt;author&gt;Haneishi, Hideaki&lt;/author&gt;&lt;author&gt;Miyake, Yoichi&lt;/author&gt;&lt;/authors&gt;&lt;/contributors&gt;&lt;titles&gt;&lt;title&gt;Facial Pattern Detection and Its Preferred Color Reproduction&lt;/title&gt;&lt;alt-title&gt;Color and Imaging Conference&lt;/alt-title&gt;&lt;/titles&gt;&lt;alt-periodical&gt;&lt;full-title&gt;Color and Imaging Conference&lt;/full-title&gt;&lt;/alt-periodical&gt;&lt;pages&gt;149-153&lt;/pages&gt;&lt;volume&gt;2&lt;/volume&gt;&lt;edition&gt;1&lt;/edition&gt;&lt;dates&gt;&lt;year&gt;1994&lt;/year&gt;&lt;/dates&gt;&lt;isbn&gt;2166-9635&lt;/isbn&gt;&lt;urls&gt;&lt;related-urls&gt;&lt;url&gt;https://doi.org/10.2352/CIC.1994.2.1.art00041&lt;/url&gt;&lt;/related-urls&gt;&lt;/urls&gt;&lt;custom2&gt;1994&lt;/custom2&gt;&lt;electronic-resource-num&gt;10.2352/CIC.1994.2.1.art00041&lt;/electronic-resource-num&gt;&lt;language&gt;English&lt;/language&gt;&lt;/record&gt;&lt;/Cite&gt;&lt;/EndNote&gt;</w:delInstrText>
        </w:r>
        <w:r w:rsidR="00F06371" w:rsidRPr="006F2F64">
          <w:rPr>
            <w:rFonts w:cs="Times New Roman"/>
            <w:bCs/>
          </w:rPr>
          <w:fldChar w:fldCharType="separate"/>
        </w:r>
        <w:r w:rsidR="00F06371" w:rsidRPr="00794629">
          <w:rPr>
            <w:rFonts w:cs="Times New Roman"/>
            <w:bCs/>
            <w:noProof/>
          </w:rPr>
          <w:delText>[9]</w:delText>
        </w:r>
        <w:r w:rsidR="00F06371" w:rsidRPr="006F2F64">
          <w:rPr>
            <w:rFonts w:cs="Times New Roman"/>
            <w:bCs/>
          </w:rPr>
          <w:fldChar w:fldCharType="end"/>
        </w:r>
        <w:r w:rsidRPr="00794629">
          <w:delText xml:space="preserve"> expanded this research to a multi-ethnic comparison and found that the preferred chroma increased in the order of Caucasians, Mongolians, and Africans, while the hue angle remained consistent. Yano and Hashimoto's study on Japanese women </w:delText>
        </w:r>
        <w:r w:rsidR="00F06371" w:rsidRPr="006F2F64">
          <w:rPr>
            <w:rFonts w:cs="Times New Roman"/>
            <w:bCs/>
          </w:rPr>
          <w:fldChar w:fldCharType="begin"/>
        </w:r>
        <w:r w:rsidR="00F06371" w:rsidRPr="00794629">
          <w:rPr>
            <w:rFonts w:cs="Times New Roman"/>
            <w:bCs/>
          </w:rPr>
          <w:delInstrText xml:space="preserve"> ADDIN EN.CITE &lt;EndNote&gt;&lt;Cite&gt;&lt;Author&gt;Yano&lt;/Author&gt;&lt;Year&gt;1997&lt;/Year&gt;&lt;RecNum&gt;14&lt;/RecNum&gt;&lt;DisplayText&gt;[10]&lt;/DisplayText&gt;&lt;record&gt;&lt;rec-number&gt;14&lt;/rec-number&gt;&lt;foreign-keys&gt;&lt;key app="EN" db-id="59p9xtxpk0tdf1eazsbvrzzxdefprsfptpsv" timestamp="1764830235"&gt;14&lt;/key&gt;&lt;/foreign-keys&gt;&lt;ref-type name="Journal Article"&gt;17&lt;/ref-type&gt;&lt;contributors&gt;&lt;authors&gt;&lt;author&gt;Yano, Tadashi&lt;/author&gt;&lt;author&gt;Hashimoto, Kenjiro&lt;/author&gt;&lt;/authors&gt;&lt;/contributors&gt;&lt;titles&gt;&lt;title&gt;Preference for Japanese complexion color under illumination&lt;/title&gt;&lt;secondary-title&gt;Color Research &amp;amp; Application&lt;/secondary-title&gt;&lt;/titles&gt;&lt;periodical&gt;&lt;full-title&gt;Color Research &amp;amp; Application&lt;/full-title&gt;&lt;/periodical&gt;&lt;pages&gt;269-274&lt;/pages&gt;&lt;volume&gt;22&lt;/volume&gt;&lt;number&gt;4&lt;/number&gt;&lt;keywords&gt;&lt;keyword&gt;complexion&lt;/keyword&gt;&lt;keyword&gt;preference&lt;/keyword&gt;&lt;keyword&gt;color rendering&lt;/keyword&gt;&lt;keyword&gt;color appearance&lt;/keyword&gt;&lt;/keywords&gt;&lt;dates&gt;&lt;year&gt;1997&lt;/year&gt;&lt;pub-dates&gt;&lt;date&gt;1997/08/01&lt;/date&gt;&lt;/pub-dates&gt;&lt;/dates&gt;&lt;publisher&gt;John Wiley &amp;amp; Sons, Ltd&lt;/publisher&gt;&lt;isbn&gt;0361-2317&lt;/isbn&gt;&lt;urls&gt;&lt;related-urls&gt;&lt;url&gt;https://doi.org/10.1002/(SICI)1520-6378(199708)22:4&amp;lt;269::AID-COL7&amp;gt;3.0.CO;2-N&lt;/url&gt;&lt;/related-urls&gt;&lt;/urls&gt;&lt;electronic-resource-num&gt;https://doi.org/10.1002/(SICI)1520-6378(199708)22:4&amp;lt;269::AID-COL7&amp;gt;3.0.CO;2-N&lt;/electronic-resource-num&gt;&lt;access-date&gt;2025/10/12&lt;/access-date&gt;&lt;/record&gt;&lt;/Cite&gt;&lt;/EndNote&gt;</w:delInstrText>
        </w:r>
        <w:r w:rsidR="00F06371" w:rsidRPr="006F2F64">
          <w:rPr>
            <w:rFonts w:cs="Times New Roman"/>
            <w:bCs/>
          </w:rPr>
          <w:fldChar w:fldCharType="separate"/>
        </w:r>
        <w:r w:rsidR="00F06371" w:rsidRPr="00794629">
          <w:rPr>
            <w:rFonts w:cs="Times New Roman"/>
            <w:bCs/>
            <w:noProof/>
          </w:rPr>
          <w:delText>[10]</w:delText>
        </w:r>
        <w:r w:rsidR="00F06371" w:rsidRPr="006F2F64">
          <w:rPr>
            <w:rFonts w:cs="Times New Roman"/>
            <w:bCs/>
          </w:rPr>
          <w:fldChar w:fldCharType="end"/>
        </w:r>
        <w:r w:rsidRPr="00794629">
          <w:delText xml:space="preserve"> revealed a preference for a reddish hue, which differed significantly from the hue preference of Caucasian women. </w:delText>
        </w:r>
      </w:del>
      <w:moveFromRangeStart w:id="204" w:author="秦蓓嘉" w:date="2026-04-12T19:27:00Z" w:name="move226914497"/>
      <w:moveFrom w:id="205" w:author="秦蓓嘉" w:date="2026-04-12T19:27:00Z">
        <w:r w:rsidR="008B4333" w:rsidRPr="00805397">
          <w:rPr>
            <w:color w:val="0F1115"/>
            <w:rPrChange w:id="206" w:author="秦蓓嘉" w:date="2026-04-12T19:27:00Z">
              <w:rPr/>
            </w:rPrChange>
          </w:rPr>
          <w:t>Howe</w:t>
        </w:r>
        <w:r w:rsidR="004F3EF2" w:rsidRPr="00805397">
          <w:rPr>
            <w:color w:val="0F1115"/>
            <w:rPrChange w:id="207" w:author="秦蓓嘉" w:date="2026-04-12T19:27:00Z">
              <w:rPr/>
            </w:rPrChange>
          </w:rPr>
          <w:t xml:space="preserve">ver, Kuang et al. </w:t>
        </w:r>
      </w:moveFrom>
      <w:moveFromRangeEnd w:id="204"/>
      <w:del w:id="208" w:author="秦蓓嘉" w:date="2026-04-12T19:27:00Z">
        <w:r w:rsidR="00F06371" w:rsidRPr="006F2F64">
          <w:rPr>
            <w:rFonts w:cs="Times New Roman"/>
            <w:bCs/>
          </w:rPr>
          <w:fldChar w:fldCharType="begin"/>
        </w:r>
        <w:r w:rsidR="00F06371" w:rsidRPr="00794629">
          <w:rPr>
            <w:rFonts w:cs="Times New Roman"/>
            <w:bCs/>
          </w:rPr>
          <w:delInstrText xml:space="preserve"> ADDIN EN.CITE &lt;EndNote&gt;&lt;Cite&gt;&lt;Author&gt;Kuang&lt;/Author&gt;&lt;Year&gt;2005&lt;/Year&gt;&lt;RecNum&gt;73&lt;/RecNum&gt;&lt;DisplayText&gt;[11]&lt;/DisplayText&gt;&lt;record&gt;&lt;rec-number&gt;73&lt;/rec-number&gt;&lt;foreign-keys&gt;&lt;key app="EN" db-id="59p9xtxpk0tdf1eazsbvrzzxdefprsfptpsv" timestamp="1765159399"&gt;73&lt;/key&gt;&lt;/foreign-keys&gt;&lt;ref-type name="Conference Proceedings"&gt;10&lt;/ref-type&gt;&lt;contributors&gt;&lt;authors&gt;&lt;author&gt;Kuang, Jiangtao&lt;/author&gt;&lt;author&gt;Jiang, Xiaoyun&lt;/author&gt;&lt;author&gt;Quan, Shuxue&lt;/author&gt;&lt;author&gt;Chiu, Andrew&lt;/author&gt;&lt;/authors&gt;&lt;/contributors&gt;&lt;titles&gt;&lt;title&gt;A psychophysical study on the influence factors of color preference in photographic color reproduction&lt;/title&gt;&lt;secondary-title&gt;Image quality and system performance II&lt;/secondary-title&gt;&lt;/titles&gt;&lt;pages&gt;23-33&lt;/pages&gt;&lt;volume&gt;5668&lt;/volume&gt;&lt;dates&gt;&lt;year&gt;2005&lt;/year&gt;&lt;/dates&gt;&lt;pub-location&gt;San Jose, California, USA&lt;/pub-location&gt;&lt;publisher&gt;SPIE&lt;/publisher&gt;&lt;urls&gt;&lt;related-urls&gt;&lt;url&gt;https://doi.org/10.1117/12.585899&lt;/url&gt;&lt;/related-urls&gt;&lt;/urls&gt;&lt;/record&gt;&lt;/Cite&gt;&lt;/EndNote&gt;</w:delInstrText>
        </w:r>
        <w:r w:rsidR="00F06371" w:rsidRPr="006F2F64">
          <w:rPr>
            <w:rFonts w:cs="Times New Roman"/>
            <w:bCs/>
          </w:rPr>
          <w:fldChar w:fldCharType="separate"/>
        </w:r>
        <w:r w:rsidR="00F06371" w:rsidRPr="00794629">
          <w:rPr>
            <w:rFonts w:cs="Times New Roman"/>
            <w:bCs/>
            <w:noProof/>
          </w:rPr>
          <w:delText>[11]</w:delText>
        </w:r>
        <w:r w:rsidR="00F06371" w:rsidRPr="006F2F64">
          <w:rPr>
            <w:rFonts w:cs="Times New Roman"/>
            <w:bCs/>
          </w:rPr>
          <w:fldChar w:fldCharType="end"/>
        </w:r>
        <w:r w:rsidRPr="00794629">
          <w:delText xml:space="preserve"> and Fernandes et al. </w:delText>
        </w:r>
        <w:r w:rsidR="00F06371" w:rsidRPr="006F2F64">
          <w:rPr>
            <w:rFonts w:cs="Times New Roman"/>
            <w:bCs/>
          </w:rPr>
          <w:fldChar w:fldCharType="begin"/>
        </w:r>
        <w:r w:rsidR="00F06371" w:rsidRPr="00794629">
          <w:rPr>
            <w:rFonts w:cs="Times New Roman"/>
            <w:bCs/>
          </w:rPr>
          <w:delInstrText xml:space="preserve"> ADDIN EN.CITE &lt;EndNote&gt;&lt;Cite&gt;&lt;Author&gt;Fernandez&lt;/Author&gt;&lt;Year&gt;2001&lt;/Year&gt;&lt;RecNum&gt;19&lt;/RecNum&gt;&lt;DisplayText&gt;[12]&lt;/DisplayText&gt;&lt;record&gt;&lt;rec-number&gt;19&lt;/rec-number&gt;&lt;foreign-keys&gt;&lt;key app="EN" db-id="59p9xtxpk0tdf1eazsbvrzzxdefprsfptpsv" timestamp="1764830258"&gt;19&lt;/key&gt;&lt;/foreign-keys&gt;&lt;ref-type name="Conference Proceedings"&gt;10&lt;/ref-type&gt;&lt;contributors&gt;&lt;authors&gt;&lt;author&gt;Fernandez, Scot R.&lt;/author&gt;&lt;author&gt;Fairchild, Mark D.&lt;/author&gt;&lt;/authors&gt;&lt;/contributors&gt;&lt;titles&gt;&lt;title&gt;Preferred Color Reproduction of Images with Unknown Colorimetry&lt;/title&gt;&lt;alt-title&gt;Color and Imaging Conference&lt;/alt-title&gt;&lt;/titles&gt;&lt;alt-periodical&gt;&lt;full-title&gt;Color and Imaging Conference&lt;/full-title&gt;&lt;/alt-periodical&gt;&lt;pages&gt;274-279&lt;/pages&gt;&lt;volume&gt;9&lt;/volume&gt;&lt;edition&gt;1&lt;/edition&gt;&lt;dates&gt;&lt;year&gt;2001&lt;/year&gt;&lt;/dates&gt;&lt;isbn&gt;2166-9635&lt;/isbn&gt;&lt;urls&gt;&lt;related-urls&gt;&lt;url&gt;https://doi.org/10.2352/CIC.2001.9.1.art00050&lt;/url&gt;&lt;/related-urls&gt;&lt;/urls&gt;&lt;electronic-resource-num&gt;10.2352/CIC.2001.9.1.art00050&lt;/electronic-resource-num&gt;&lt;language&gt;English&lt;/language&gt;&lt;/record&gt;&lt;/Cite&gt;&lt;/EndNote&gt;</w:delInstrText>
        </w:r>
        <w:r w:rsidR="00F06371" w:rsidRPr="006F2F64">
          <w:rPr>
            <w:rFonts w:cs="Times New Roman"/>
            <w:bCs/>
          </w:rPr>
          <w:fldChar w:fldCharType="separate"/>
        </w:r>
        <w:r w:rsidR="00F06371" w:rsidRPr="00794629">
          <w:rPr>
            <w:rFonts w:cs="Times New Roman"/>
            <w:bCs/>
            <w:noProof/>
          </w:rPr>
          <w:delText>[12]</w:delText>
        </w:r>
        <w:r w:rsidR="00F06371" w:rsidRPr="006F2F64">
          <w:rPr>
            <w:rFonts w:cs="Times New Roman"/>
            <w:bCs/>
          </w:rPr>
          <w:fldChar w:fldCharType="end"/>
        </w:r>
        <w:r w:rsidRPr="00794629">
          <w:delText xml:space="preserve"> argued that differences in preferences across ethnic groups are minimal, emphasizing individual variations over cultural factors. Zeng and Luo’s cross-</w:delText>
        </w:r>
        <w:r w:rsidR="00107159" w:rsidRPr="00794629">
          <w:delText xml:space="preserve">ethnic </w:delText>
        </w:r>
        <w:r w:rsidRPr="00794629">
          <w:delText xml:space="preserve">experiment under D50 illumination </w:delText>
        </w:r>
        <w:r w:rsidR="00F06371" w:rsidRPr="006F2F64">
          <w:rPr>
            <w:rFonts w:cs="Times New Roman"/>
            <w:bCs/>
          </w:rPr>
          <w:fldChar w:fldCharType="begin"/>
        </w:r>
        <w:r w:rsidR="00F06371" w:rsidRPr="00794629">
          <w:rPr>
            <w:rFonts w:cs="Times New Roman"/>
            <w:bCs/>
          </w:rPr>
          <w:delInstrText xml:space="preserve"> ADDIN EN.CITE &lt;EndNote&gt;&lt;Cite&gt;&lt;Author&gt;Zeng&lt;/Author&gt;&lt;Year&gt;2011&lt;/Year&gt;&lt;RecNum&gt;5&lt;/RecNum&gt;&lt;DisplayText&gt;[13]&lt;/DisplayText&gt;&lt;record&gt;&lt;rec-number&gt;5&lt;/rec-number&gt;&lt;foreign-keys&gt;&lt;key app="EN" db-id="f9a0zztrgv902kev9x1x25ertz2pt9tv9v9s" timestamp="1729751268"&gt;5&lt;/key&gt;&lt;/foreign-keys&gt;&lt;ref-type name="Journal Article"&gt;17&lt;/ref-type&gt;&lt;contributors&gt;&lt;authors&gt;&lt;author&gt;Zeng, Huanzhao&lt;/author&gt;&lt;author&gt;Luo, Ming&lt;/author&gt;&lt;/authors&gt;&lt;/contributors&gt;&lt;titles&gt;&lt;title&gt;Preferred Skin Colours of Africans, Caucasians, and Orientals&lt;/title&gt;&lt;secondary-title&gt;Color and Imaging Conference&lt;/secondary-title&gt;&lt;/titles&gt;&lt;periodical&gt;&lt;full-title&gt;Color and Imaging Conference&lt;/full-title&gt;&lt;/periodical&gt;&lt;pages&gt;211-216&lt;/pages&gt;&lt;volume&gt;19&lt;/volume&gt;&lt;dates&gt;&lt;year&gt;2011&lt;/year&gt;&lt;pub-dates&gt;&lt;date&gt;01/01&lt;/date&gt;&lt;/pub-dates&gt;&lt;/dates&gt;&lt;urls&gt;&lt;/urls&gt;&lt;electronic-resource-num&gt;10.2352/CIC.2011.19.1.art00043&lt;/electronic-resource-num&gt;&lt;/record&gt;&lt;/Cite&gt;&lt;/EndNote&gt;</w:delInstrText>
        </w:r>
        <w:r w:rsidR="00F06371" w:rsidRPr="006F2F64">
          <w:rPr>
            <w:rFonts w:cs="Times New Roman"/>
            <w:bCs/>
          </w:rPr>
          <w:fldChar w:fldCharType="separate"/>
        </w:r>
        <w:r w:rsidR="00F06371" w:rsidRPr="00794629">
          <w:rPr>
            <w:rFonts w:cs="Times New Roman"/>
            <w:bCs/>
            <w:noProof/>
          </w:rPr>
          <w:delText>[13]</w:delText>
        </w:r>
        <w:r w:rsidR="00F06371" w:rsidRPr="006F2F64">
          <w:rPr>
            <w:rFonts w:cs="Times New Roman"/>
            <w:bCs/>
          </w:rPr>
          <w:fldChar w:fldCharType="end"/>
        </w:r>
        <w:r w:rsidRPr="00794629">
          <w:delText xml:space="preserve"> found that the preferred hue angle in the CIELAB color space was centered around 49°</w:delText>
        </w:r>
      </w:del>
      <w:moveFromRangeStart w:id="209" w:author="秦蓓嘉" w:date="2026-04-12T19:27:00Z" w:name="move226914498"/>
      <w:moveFrom w:id="210" w:author="秦蓓嘉" w:date="2026-04-12T19:27:00Z">
        <w:r w:rsidR="00CA3F2E">
          <w:rPr>
            <w:color w:val="0F1115"/>
            <w:rPrChange w:id="211" w:author="秦蓓嘉" w:date="2026-04-12T19:27:00Z">
              <w:rPr/>
            </w:rPrChange>
          </w:rPr>
          <w:t>.</w:t>
        </w:r>
        <w:r w:rsidR="00671F44" w:rsidRPr="00805397">
          <w:rPr>
            <w:color w:val="0F1115"/>
            <w:rPrChange w:id="212" w:author="秦蓓嘉" w:date="2026-04-12T19:27:00Z">
              <w:rPr/>
            </w:rPrChange>
          </w:rPr>
          <w:t xml:space="preserve"> </w:t>
        </w:r>
        <w:r w:rsidR="004F3EF2" w:rsidRPr="00805397">
          <w:rPr>
            <w:color w:val="0F1115"/>
            <w:rPrChange w:id="213" w:author="秦蓓嘉" w:date="2026-04-12T19:27:00Z">
              <w:rPr/>
            </w:rPrChange>
          </w:rPr>
          <w:t xml:space="preserve">Peng et al. </w:t>
        </w:r>
      </w:moveFrom>
      <w:moveFromRangeEnd w:id="209"/>
      <w:del w:id="214" w:author="秦蓓嘉" w:date="2026-04-12T19:27:00Z">
        <w:r w:rsidR="00F06371" w:rsidRPr="006F2F64">
          <w:rPr>
            <w:rFonts w:cs="Times New Roman"/>
            <w:bCs/>
          </w:rPr>
          <w:fldChar w:fldCharType="begin"/>
        </w:r>
        <w:r w:rsidR="00F06371" w:rsidRPr="00794629">
          <w:rPr>
            <w:rFonts w:cs="Times New Roman"/>
            <w:bCs/>
          </w:rPr>
          <w:delInstrText xml:space="preserve"> ADDIN EN.CITE &lt;EndNote&gt;&lt;Cite&gt;&lt;Author&gt;Peng&lt;/Author&gt;&lt;Year&gt;2020&lt;/Year&gt;&lt;RecNum&gt;21&lt;/RecNum&gt;&lt;DisplayText&gt;[14]&lt;/DisplayText&gt;&lt;record&gt;&lt;rec-number&gt;21&lt;/rec-number&gt;&lt;foreign-keys&gt;&lt;key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delInstrText>
        </w:r>
        <w:r w:rsidR="00F06371" w:rsidRPr="006F2F64">
          <w:rPr>
            <w:rFonts w:cs="Times New Roman"/>
            <w:bCs/>
          </w:rPr>
          <w:fldChar w:fldCharType="separate"/>
        </w:r>
        <w:r w:rsidR="00F06371" w:rsidRPr="00794629">
          <w:rPr>
            <w:rFonts w:cs="Times New Roman"/>
            <w:bCs/>
            <w:noProof/>
          </w:rPr>
          <w:delText>[14]</w:delText>
        </w:r>
        <w:r w:rsidR="00F06371" w:rsidRPr="006F2F64">
          <w:rPr>
            <w:rFonts w:cs="Times New Roman"/>
            <w:bCs/>
          </w:rPr>
          <w:fldChar w:fldCharType="end"/>
        </w:r>
        <w:r w:rsidRPr="00794629">
          <w:delText xml:space="preserve"> identified the preferred skin color centers of various ethnic groups, noting that while chroma and hue were similar, lightness varied</w:delText>
        </w:r>
      </w:del>
      <w:moveFromRangeStart w:id="215" w:author="秦蓓嘉" w:date="2026-04-12T19:27:00Z" w:name="move226914499"/>
      <w:moveFrom w:id="216" w:author="秦蓓嘉" w:date="2026-04-12T19:27:00Z">
        <w:r w:rsidR="00804654" w:rsidRPr="00805397">
          <w:rPr>
            <w:color w:val="0F1115"/>
            <w:rPrChange w:id="217" w:author="秦蓓嘉" w:date="2026-04-12T19:27:00Z">
              <w:rPr/>
            </w:rPrChange>
          </w:rPr>
          <w:t xml:space="preserve">. </w:t>
        </w:r>
        <w:r w:rsidR="004F3EF2" w:rsidRPr="00805397">
          <w:rPr>
            <w:color w:val="0F1115"/>
            <w:rPrChange w:id="218" w:author="秦蓓嘉" w:date="2026-04-12T19:27:00Z">
              <w:rPr/>
            </w:rPrChange>
          </w:rPr>
          <w:t xml:space="preserve">Cao et al. </w:t>
        </w:r>
      </w:moveFrom>
      <w:moveFromRangeEnd w:id="215"/>
      <w:del w:id="219" w:author="秦蓓嘉" w:date="2026-04-12T19:27:00Z">
        <w:r w:rsidR="00F06371" w:rsidRPr="006F2F64">
          <w:rPr>
            <w:rFonts w:cs="Times New Roman"/>
            <w:bCs/>
          </w:rPr>
          <w:fldChar w:fldCharType="begin"/>
        </w:r>
        <w:r w:rsidR="00F06371" w:rsidRPr="00794629">
          <w:rPr>
            <w:rFonts w:cs="Times New Roman"/>
            <w:bCs/>
          </w:rPr>
          <w:delInstrText xml:space="preserve"> ADDIN EN.CITE &lt;EndNote&gt;&lt;Cite&gt;&lt;Author&gt;Cao&lt;/Author&gt;&lt;Year&gt;2020&lt;/Year&gt;&lt;RecNum&gt;23&lt;/RecNum&gt;&lt;DisplayText&gt;[15]&lt;/DisplayText&gt;&lt;record&gt;&lt;rec-number&gt;23&lt;/rec-number&gt;&lt;foreign-keys&gt;&lt;key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delInstrText>
        </w:r>
        <w:r w:rsidR="00F06371" w:rsidRPr="006F2F64">
          <w:rPr>
            <w:rFonts w:cs="Times New Roman"/>
            <w:bCs/>
          </w:rPr>
          <w:fldChar w:fldCharType="separate"/>
        </w:r>
        <w:r w:rsidR="00F06371" w:rsidRPr="00794629">
          <w:rPr>
            <w:rFonts w:cs="Times New Roman"/>
            <w:bCs/>
            <w:noProof/>
          </w:rPr>
          <w:delText>[15]</w:delText>
        </w:r>
        <w:r w:rsidR="00F06371" w:rsidRPr="006F2F64">
          <w:rPr>
            <w:rFonts w:cs="Times New Roman"/>
            <w:bCs/>
          </w:rPr>
          <w:fldChar w:fldCharType="end"/>
        </w:r>
        <w:r w:rsidRPr="00794629">
          <w:delText xml:space="preserve"> investigated skin color preferences under different ambient lighting conditions and discovered that light sources with higher correlated color temperatures were more popular, although chroma adjustments were required. </w:delText>
        </w:r>
      </w:del>
      <w:moveFromRangeStart w:id="220" w:author="秦蓓嘉" w:date="2026-04-12T19:27:00Z" w:name="move226914500"/>
      <w:moveFrom w:id="221" w:author="秦蓓嘉" w:date="2026-04-12T19:27:00Z">
        <w:r w:rsidR="004F3EF2" w:rsidRPr="00805397">
          <w:rPr>
            <w:color w:val="0F1115"/>
            <w:shd w:val="clear" w:color="auto" w:fill="FFFFFF"/>
            <w:rPrChange w:id="222" w:author="秦蓓嘉" w:date="2026-04-12T19:27:00Z">
              <w:rPr/>
            </w:rPrChange>
          </w:rPr>
          <w:t xml:space="preserve">Wang et al. </w:t>
        </w:r>
      </w:moveFrom>
      <w:moveFromRangeEnd w:id="220"/>
      <w:del w:id="223" w:author="秦蓓嘉" w:date="2026-04-12T19:27:00Z">
        <w:r w:rsidR="00F06371" w:rsidRPr="006F2F64">
          <w:rPr>
            <w:rFonts w:cs="Times New Roman"/>
            <w:bCs/>
          </w:rPr>
          <w:fldChar w:fldCharType="begin"/>
        </w:r>
        <w:r w:rsidR="00F06371" w:rsidRPr="00794629">
          <w:rPr>
            <w:rFonts w:cs="Times New Roman"/>
            <w:bCs/>
          </w:rPr>
          <w:delInstrText xml:space="preserve"> ADDIN EN.CITE &lt;EndNote&gt;&lt;Cite&gt;&lt;Author&gt;Wang&lt;/Author&gt;&lt;Year&gt;2017&lt;/Year&gt;&lt;RecNum&gt;7&lt;/RecNum&gt;&lt;DisplayText&gt;[16]&lt;/DisplayText&gt;&lt;record&gt;&lt;rec-number&gt;7&lt;/rec-number&gt;&lt;foreign-keys&gt;&lt;key app="EN" db-id="59p9xtxpk0tdf1eazsbvrzzxdefprsfptpsv" timestamp="1764818063"&gt;7&lt;/key&gt;&lt;/foreign-keys&gt;&lt;ref-type name="Conference Proceedings"&gt;10&lt;/ref-type&gt;&lt;contributors&gt;&lt;authors&gt;&lt;author&gt;Wang, M.&lt;/author&gt;&lt;author&gt;Luo, M. R.&lt;/author&gt;&lt;author&gt;Xiao, K.&lt;/author&gt;&lt;/authors&gt;&lt;/contributors&gt;&lt;titles&gt;&lt;title&gt;The Impact of Skin Colour on Facial Impressions&lt;/title&gt;&lt;secondary-title&gt;Proceedings of 13th AIC Congress 2017&lt;/secondary-title&gt;&lt;/titles&gt;&lt;pages&gt;OS09-05&lt;/pages&gt;&lt;keywords&gt;&lt;keyword&gt;skin colour&lt;/keyword&gt;&lt;keyword&gt;facial impressions&lt;/keyword&gt;&lt;keyword&gt;skin impression model&lt;/keyword&gt;&lt;/keywords&gt;&lt;dates&gt;&lt;year&gt;2017&lt;/year&gt;&lt;/dates&gt;&lt;urls&gt;&lt;/urls&gt;&lt;/record&gt;&lt;/Cite&gt;&lt;/EndNote&gt;</w:delInstrText>
        </w:r>
        <w:r w:rsidR="00F06371" w:rsidRPr="006F2F64">
          <w:rPr>
            <w:rFonts w:cs="Times New Roman"/>
            <w:bCs/>
          </w:rPr>
          <w:fldChar w:fldCharType="separate"/>
        </w:r>
        <w:r w:rsidR="00F06371" w:rsidRPr="00794629">
          <w:rPr>
            <w:rFonts w:cs="Times New Roman"/>
            <w:bCs/>
            <w:noProof/>
          </w:rPr>
          <w:delText>[16]</w:delText>
        </w:r>
        <w:r w:rsidR="00F06371" w:rsidRPr="006F2F64">
          <w:rPr>
            <w:rFonts w:cs="Times New Roman"/>
            <w:bCs/>
          </w:rPr>
          <w:fldChar w:fldCharType="end"/>
        </w:r>
        <w:r w:rsidRPr="00794629">
          <w:delText xml:space="preserve"> explored the impact of skin color on facial impressions across Caucasians, Asians, and Africans, while </w:delText>
        </w:r>
      </w:del>
      <w:moveFromRangeStart w:id="224" w:author="秦蓓嘉" w:date="2026-04-12T19:27:00Z" w:name="move226914501"/>
      <w:moveFrom w:id="225" w:author="秦蓓嘉" w:date="2026-04-12T19:27:00Z">
        <w:r w:rsidR="004C2DE1" w:rsidRPr="00805397">
          <w:rPr>
            <w:color w:val="0F1115"/>
            <w:shd w:val="clear" w:color="auto" w:fill="FFFFFF"/>
            <w:rPrChange w:id="226" w:author="秦蓓嘉" w:date="2026-04-12T19:27:00Z">
              <w:rPr/>
            </w:rPrChange>
          </w:rPr>
          <w:t>He et al</w:t>
        </w:r>
        <w:r w:rsidR="00CD28C6" w:rsidRPr="00805397">
          <w:rPr>
            <w:color w:val="0F1115"/>
            <w:shd w:val="clear" w:color="auto" w:fill="FFFFFF"/>
            <w:rPrChange w:id="227" w:author="秦蓓嘉" w:date="2026-04-12T19:27:00Z">
              <w:rPr/>
            </w:rPrChange>
          </w:rPr>
          <w:t>.</w:t>
        </w:r>
        <w:r w:rsidR="004C2DE1" w:rsidRPr="00805397">
          <w:rPr>
            <w:color w:val="0F1115"/>
            <w:shd w:val="clear" w:color="auto" w:fill="FFFFFF"/>
            <w:rPrChange w:id="228" w:author="秦蓓嘉" w:date="2026-04-12T19:27:00Z">
              <w:rPr/>
            </w:rPrChange>
          </w:rPr>
          <w:t xml:space="preserve"> </w:t>
        </w:r>
      </w:moveFrom>
      <w:moveFromRangeEnd w:id="224"/>
      <w:del w:id="229" w:author="秦蓓嘉" w:date="2026-04-12T19:27:00Z">
        <w:r w:rsidR="00F06371" w:rsidRPr="006F2F64">
          <w:rPr>
            <w:rFonts w:cs="Times New Roman"/>
            <w:bCs/>
          </w:rPr>
          <w:fldChar w:fldCharType="begin"/>
        </w:r>
        <w:r w:rsidR="00F06371" w:rsidRPr="00794629">
          <w:rPr>
            <w:rFonts w:cs="Times New Roman"/>
            <w:bCs/>
          </w:rPr>
          <w:delInstrText xml:space="preserve"> ADDIN EN.CITE &lt;EndNote&gt;&lt;Cite&gt;&lt;Author&gt;He&lt;/Author&gt;&lt;Year&gt;2024&lt;/Year&gt;&lt;RecNum&gt;6&lt;/RecNum&gt;&lt;DisplayText&gt;[17]&lt;/DisplayText&gt;&lt;record&gt;&lt;rec-number&gt;6&lt;/rec-number&gt;&lt;foreign-keys&gt;&lt;key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delInstrText>
        </w:r>
        <w:r w:rsidR="00F06371" w:rsidRPr="006F2F64">
          <w:rPr>
            <w:rFonts w:cs="Times New Roman"/>
            <w:bCs/>
          </w:rPr>
          <w:fldChar w:fldCharType="separate"/>
        </w:r>
        <w:r w:rsidR="00F06371" w:rsidRPr="00794629">
          <w:rPr>
            <w:rFonts w:cs="Times New Roman"/>
            <w:bCs/>
            <w:noProof/>
          </w:rPr>
          <w:delText>[17]</w:delText>
        </w:r>
        <w:r w:rsidR="00F06371" w:rsidRPr="006F2F64">
          <w:rPr>
            <w:rFonts w:cs="Times New Roman"/>
            <w:bCs/>
          </w:rPr>
          <w:fldChar w:fldCharType="end"/>
        </w:r>
        <w:r w:rsidRPr="00794629">
          <w:delText xml:space="preserve"> examined the effect of hue angle on facial impressions for Japanese, Thai, Chinese, and Caucasian observers. </w:delText>
        </w:r>
        <w:r w:rsidR="0072345B" w:rsidRPr="00794629">
          <w:delText>Liu et al.</w:delText>
        </w:r>
        <w:r w:rsidR="008A1183" w:rsidRPr="00794629">
          <w:delText xml:space="preserve"> </w:delText>
        </w:r>
        <w:r w:rsidR="008A1183" w:rsidRPr="006F2F64">
          <w:fldChar w:fldCharType="begin"/>
        </w:r>
        <w:r w:rsidR="008A1183" w:rsidRPr="00794629">
          <w:delInstrText xml:space="preserve"> ADDIN EN.CITE &lt;EndNote&gt;&lt;Cite&gt;&lt;Author&gt;Liu&lt;/Author&gt;&lt;Year&gt;2021&lt;/Year&gt;&lt;RecNum&gt;77&lt;/RecNum&gt;&lt;DisplayText&gt;[18]&lt;/DisplayText&gt;&lt;record&gt;&lt;rec-number&gt;77&lt;/rec-number&gt;&lt;foreign-keys&gt;&lt;key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delInstrText>
        </w:r>
        <w:r w:rsidR="008A1183" w:rsidRPr="006F2F64">
          <w:fldChar w:fldCharType="separate"/>
        </w:r>
        <w:r w:rsidR="008A1183" w:rsidRPr="00794629">
          <w:rPr>
            <w:noProof/>
          </w:rPr>
          <w:delText>[18]</w:delText>
        </w:r>
        <w:r w:rsidR="008A1183" w:rsidRPr="006F2F64">
          <w:fldChar w:fldCharType="end"/>
        </w:r>
        <w:r w:rsidR="0072345B" w:rsidRPr="00794629">
          <w:delText xml:space="preserve"> </w:delText>
        </w:r>
        <w:r w:rsidR="008A1183" w:rsidRPr="00794629">
          <w:delText xml:space="preserve">investigated the impact of skin colour affecting visual impressions in terms of attractive, healthy, youthful, feminine, and cooperative. </w:delText>
        </w:r>
        <w:r w:rsidRPr="00794629">
          <w:delText xml:space="preserve">Luo </w:delText>
        </w:r>
        <w:r w:rsidR="00F06371" w:rsidRPr="006F2F64">
          <w:rPr>
            <w:rFonts w:cs="Times New Roman"/>
            <w:bCs/>
          </w:rPr>
          <w:fldChar w:fldCharType="begin"/>
        </w:r>
        <w:r w:rsidR="008A1183" w:rsidRPr="00794629">
          <w:rPr>
            <w:rFonts w:cs="Times New Roman"/>
            <w:bCs/>
          </w:rPr>
          <w:delInstrText xml:space="preserve"> ADDIN EN.CITE &lt;EndNote&gt;&lt;Cite&gt;&lt;Author&gt;Luo&lt;/Author&gt;&lt;Year&gt;2024&lt;/Year&gt;&lt;RecNum&gt;24&lt;/RecNum&gt;&lt;DisplayText&gt;[19]&lt;/DisplayText&gt;&lt;record&gt;&lt;rec-number&gt;24&lt;/rec-number&gt;&lt;foreign-keys&gt;&lt;key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delInstrText>
        </w:r>
        <w:r w:rsidR="00F06371" w:rsidRPr="006F2F64">
          <w:rPr>
            <w:rFonts w:cs="Times New Roman"/>
            <w:bCs/>
          </w:rPr>
          <w:fldChar w:fldCharType="separate"/>
        </w:r>
        <w:r w:rsidR="008A1183" w:rsidRPr="00794629">
          <w:rPr>
            <w:rFonts w:cs="Times New Roman"/>
            <w:bCs/>
            <w:noProof/>
          </w:rPr>
          <w:delText>[19]</w:delText>
        </w:r>
        <w:r w:rsidR="00F06371" w:rsidRPr="006F2F64">
          <w:rPr>
            <w:rFonts w:cs="Times New Roman"/>
            <w:bCs/>
          </w:rPr>
          <w:fldChar w:fldCharType="end"/>
        </w:r>
        <w:r w:rsidRPr="00794629">
          <w:delText xml:space="preserve"> introduced the Preference Memory Color (PMC) chart, a tool featuring 30 color blocks that integrates memory preference, color gamut boundaries, and gray scales, and is used to evaluate color reproduction quality, particularly for imaging and lighting applications.</w:delText>
        </w:r>
      </w:del>
    </w:p>
    <w:p w14:paraId="6E7EC116" w14:textId="77777777" w:rsidR="00F06371" w:rsidRPr="00794629" w:rsidRDefault="00F06371" w:rsidP="00BF478B">
      <w:pPr>
        <w:pStyle w:val="10BodySubsequentParagraph"/>
        <w:ind w:firstLine="0"/>
        <w:rPr>
          <w:del w:id="230" w:author="秦蓓嘉" w:date="2026-04-12T19:27:00Z"/>
        </w:rPr>
      </w:pPr>
      <w:del w:id="231" w:author="秦蓓嘉" w:date="2026-04-12T19:27:00Z">
        <w:r w:rsidRPr="00794629">
          <w:delText xml:space="preserve">However, few studies have systematically investigated facial impressions across different scenes, and the influence of the observer-model familiarity has often been overlooked. </w:delText>
        </w:r>
      </w:del>
    </w:p>
    <w:p w14:paraId="0FC25A36" w14:textId="77777777" w:rsidR="00F06371" w:rsidRPr="00794629" w:rsidRDefault="00F06371" w:rsidP="00F237F0">
      <w:pPr>
        <w:pStyle w:val="10BodySubsequentParagraph"/>
        <w:ind w:firstLine="0"/>
        <w:rPr>
          <w:del w:id="232" w:author="秦蓓嘉" w:date="2026-04-12T19:27:00Z"/>
        </w:rPr>
      </w:pPr>
      <w:del w:id="233" w:author="秦蓓嘉" w:date="2026-04-12T19:27:00Z">
        <w:r w:rsidRPr="00794629">
          <w:delText>In this experiment, we establish a skin color dataset that encompasses multiple ethnic groups, diverse light sources, and various semantic scenes. Psychophysical experiments are conducted to gather labeled data across up to 10 impression scales. This investigation provides valuable insights for developing metrics for facial impression assessment and advancing facial retouching algorithms.</w:delText>
        </w:r>
      </w:del>
    </w:p>
    <w:p w14:paraId="2E0B8EC7" w14:textId="77777777" w:rsidR="00954025" w:rsidRPr="00794629" w:rsidRDefault="00617501">
      <w:pPr>
        <w:pStyle w:val="08SectionHeader10"/>
        <w:numPr>
          <w:ilvl w:val="0"/>
          <w:numId w:val="1"/>
        </w:numPr>
        <w:ind w:left="357" w:hanging="357"/>
        <w:outlineLvl w:val="0"/>
        <w:rPr>
          <w:del w:id="234" w:author="秦蓓嘉" w:date="2026-04-12T19:27:00Z"/>
        </w:rPr>
      </w:pPr>
      <w:del w:id="235" w:author="秦蓓嘉" w:date="2026-04-12T19:27:00Z">
        <w:r w:rsidRPr="00794629">
          <w:delText>EXPERIMENTAL DESIGN</w:delText>
        </w:r>
      </w:del>
    </w:p>
    <w:p w14:paraId="033FE76D" w14:textId="55AB8436" w:rsidR="00954025" w:rsidRPr="00805397" w:rsidRDefault="00617501">
      <w:pPr>
        <w:pStyle w:val="08SectionHeader2"/>
        <w:outlineLvl w:val="1"/>
      </w:pPr>
      <w:r w:rsidRPr="00805397">
        <w:t xml:space="preserve">2.1 Dataset collecting </w:t>
      </w:r>
    </w:p>
    <w:p w14:paraId="343DAA63" w14:textId="7B435CEB" w:rsidR="00F06371" w:rsidRPr="00805397" w:rsidRDefault="00F06371" w:rsidP="00F06371">
      <w:pPr>
        <w:pStyle w:val="09BodyFirstParagraph"/>
      </w:pPr>
      <w:r w:rsidRPr="00805397">
        <w:t xml:space="preserve">Twenty models (10 males and 10 females) participated in the experiment, </w:t>
      </w:r>
      <w:r w:rsidRPr="00805397">
        <w:rPr>
          <w:lang w:eastAsia="zh-CN"/>
        </w:rPr>
        <w:t>spa</w:t>
      </w:r>
      <w:r w:rsidRPr="00805397">
        <w:t xml:space="preserve">nning across the </w:t>
      </w:r>
      <w:del w:id="236" w:author="秦蓓嘉" w:date="2026-04-12T19:27:00Z">
        <w:r w:rsidRPr="00794629">
          <w:delText>6</w:delText>
        </w:r>
      </w:del>
      <w:ins w:id="237" w:author="秦蓓嘉" w:date="2026-04-12T19:27:00Z">
        <w:r w:rsidR="005F6094" w:rsidRPr="00805397">
          <w:t>six</w:t>
        </w:r>
      </w:ins>
      <w:r w:rsidRPr="00805397">
        <w:t xml:space="preserve"> Fitzpatrick skin types </w:t>
      </w:r>
      <w:del w:id="238" w:author="秦蓓嘉" w:date="2026-04-12T19:27:00Z">
        <w:r w:rsidRPr="006F2F64">
          <w:fldChar w:fldCharType="begin"/>
        </w:r>
        <w:r w:rsidR="008A1183" w:rsidRPr="00794629">
          <w:delInstrText xml:space="preserve"> ADDIN EN.CITE &lt;EndNote&gt;&lt;Cite&gt;&lt;Author&gt;Fitzpatrick&lt;/Author&gt;&lt;Year&gt;1988&lt;/Year&gt;&lt;RecNum&gt;49&lt;/RecNum&gt;&lt;DisplayText&gt;[20]&lt;/DisplayText&gt;&lt;record&gt;&lt;rec-number&gt;49&lt;/rec-number&gt;&lt;foreign-keys&gt;&lt;key app="EN" db-id="59p9xtxpk0tdf1eazsbvrzzxdefprsfptpsv" timestamp="1764830304"&gt;49&lt;/key&gt;&lt;/foreign-keys&gt;&lt;ref-type name="Journal Article"&gt;17&lt;/ref-type&gt;&lt;contributors&gt;&lt;authors&gt;&lt;author&gt;Fitzpatrick, T. B.&lt;/author&gt;&lt;/authors&gt;&lt;/contributors&gt;&lt;auth-address&gt;Department of Dermatology, Harvard Medical School, Boston, MA 02114.&lt;/auth-address&gt;&lt;titles&gt;&lt;title&gt;The validity and practicality of sun-reactive skin types I through VI&lt;/title&gt;&lt;secondary-title&gt;Arch Dermatol&lt;/secondary-title&gt;&lt;/titles&gt;&lt;periodical&gt;&lt;full-title&gt;Arch Dermatol&lt;/full-title&gt;&lt;/periodical&gt;&lt;pages&gt;869-71&lt;/pages&gt;&lt;volume&gt;124&lt;/volume&gt;&lt;number&gt;6&lt;/number&gt;&lt;keywords&gt;&lt;keyword&gt;Dose-Response Relationship, Radiation&lt;/keyword&gt;&lt;keyword&gt;Erythema/*etiology&lt;/keyword&gt;&lt;keyword&gt;Humans&lt;/keyword&gt;&lt;keyword&gt;Methods&lt;/keyword&gt;&lt;keyword&gt;PUVA Therapy&lt;/keyword&gt;&lt;keyword&gt;Psoriasis/drug therapy&lt;/keyword&gt;&lt;keyword&gt;Skin/radiation effects&lt;/keyword&gt;&lt;keyword&gt;Skin Pigmentation/radiation effects&lt;/keyword&gt;&lt;keyword&gt;Sunburn/*etiology&lt;/keyword&gt;&lt;keyword&gt;*Sunlight&lt;/keyword&gt;&lt;keyword&gt;Ultraviolet Rays&lt;/keyword&gt;&lt;/keywords&gt;&lt;dates&gt;&lt;year&gt;1988&lt;/year&gt;&lt;pub-dates&gt;&lt;date&gt;Jun&lt;/date&gt;&lt;/pub-dates&gt;&lt;/dates&gt;&lt;isbn&gt;0003-987X (Print)&amp;#xD;0003-987x&lt;/isbn&gt;&lt;accession-num&gt;3377516&lt;/accession-num&gt;&lt;urls&gt;&lt;/urls&gt;&lt;electronic-resource-num&gt;10.1001/archderm.124.6.869&lt;/electronic-resource-num&gt;&lt;remote-database-provider&gt;NLM&lt;/remote-database-provider&gt;&lt;language&gt;eng&lt;/language&gt;&lt;/record&gt;&lt;/Cite&gt;&lt;/EndNote&gt;</w:delInstrText>
        </w:r>
        <w:r w:rsidRPr="006F2F64">
          <w:fldChar w:fldCharType="separate"/>
        </w:r>
        <w:r w:rsidR="008A1183" w:rsidRPr="00794629">
          <w:rPr>
            <w:noProof/>
          </w:rPr>
          <w:delText>[20]</w:delText>
        </w:r>
        <w:r w:rsidRPr="006F2F64">
          <w:fldChar w:fldCharType="end"/>
        </w:r>
      </w:del>
      <w:ins w:id="239" w:author="秦蓓嘉" w:date="2026-04-12T19:27:00Z">
        <w:r w:rsidRPr="00805397">
          <w:fldChar w:fldCharType="begin"/>
        </w:r>
        <w:r w:rsidR="00215BA5">
          <w:instrText xml:space="preserve"> ADDIN EN.CITE &lt;EndNote&gt;&lt;Cite&gt;&lt;Author&gt;Fitzpatrick&lt;/Author&gt;&lt;Year&gt;1988&lt;/Year&gt;&lt;RecNum&gt;49&lt;/RecNum&gt;&lt;DisplayText&gt;[25]&lt;/DisplayText&gt;&lt;record&gt;&lt;rec-number&gt;49&lt;/rec-number&gt;&lt;foreign-keys&gt;&lt;key app="EN" db-id="59p9xtxpk0tdf1eazsbvrzzxdefprsfptpsv" timestamp="1764830304"&gt;49&lt;/key&gt;&lt;/foreign-keys&gt;&lt;ref-type name="Journal Article"&gt;17&lt;/ref-type&gt;&lt;contributors&gt;&lt;authors&gt;&lt;author&gt;Fitzpatrick, T. B.&lt;/author&gt;&lt;/authors&gt;&lt;/contributors&gt;&lt;auth-address&gt;Department of Dermatology, Harvard Medical School, Boston, MA 02114.&lt;/auth-address&gt;&lt;titles&gt;&lt;title&gt;The validity and practicality of sun-reactive skin types I through VI&lt;/title&gt;&lt;secondary-title&gt;Arch Dermatol&lt;/secondary-title&gt;&lt;/titles&gt;&lt;periodical&gt;&lt;full-title&gt;Arch Dermatol&lt;/full-title&gt;&lt;/periodical&gt;&lt;pages&gt;869-71&lt;/pages&gt;&lt;volume&gt;124&lt;/volume&gt;&lt;number&gt;6&lt;/number&gt;&lt;keywords&gt;&lt;keyword&gt;Dose-Response Relationship, Radiation&lt;/keyword&gt;&lt;keyword&gt;Erythema/*etiology&lt;/keyword&gt;&lt;keyword&gt;Humans&lt;/keyword&gt;&lt;keyword&gt;Methods&lt;/keyword&gt;&lt;keyword&gt;PUVA Therapy&lt;/keyword&gt;&lt;keyword&gt;Psoriasis/drug therapy&lt;/keyword&gt;&lt;keyword&gt;Skin/radiation effects&lt;/keyword&gt;&lt;keyword&gt;Skin Pigmentation/radiation effects&lt;/keyword&gt;&lt;keyword&gt;Sunburn/*etiology&lt;/keyword&gt;&lt;keyword&gt;*Sunlight&lt;/keyword&gt;&lt;keyword&gt;Ultraviolet Rays&lt;/keyword&gt;&lt;/keywords&gt;&lt;dates&gt;&lt;year&gt;1988&lt;/year&gt;&lt;pub-dates&gt;&lt;date&gt;Jun&lt;/date&gt;&lt;/pub-dates&gt;&lt;/dates&gt;&lt;isbn&gt;0003-987X (Print)&amp;#xD;0003-987x&lt;/isbn&gt;&lt;accession-num&gt;3377516&lt;/accession-num&gt;&lt;urls&gt;&lt;/urls&gt;&lt;electronic-resource-num&gt;10.1001/archderm.124.6.869&lt;/electronic-resource-num&gt;&lt;remote-database-provider&gt;NLM&lt;/remote-database-provider&gt;&lt;language&gt;eng&lt;/language&gt;&lt;/record&gt;&lt;/Cite&gt;&lt;/EndNote&gt;</w:instrText>
        </w:r>
        <w:r w:rsidRPr="00805397">
          <w:fldChar w:fldCharType="separate"/>
        </w:r>
        <w:r w:rsidR="00215BA5">
          <w:rPr>
            <w:noProof/>
          </w:rPr>
          <w:t>[25]</w:t>
        </w:r>
        <w:r w:rsidRPr="00805397">
          <w:fldChar w:fldCharType="end"/>
        </w:r>
      </w:ins>
      <w:r w:rsidRPr="00805397">
        <w:t>: Very Light, Light, Medium, Tan, Brown, and Dark. A Konica Minolta</w:t>
      </w:r>
      <w:r w:rsidRPr="00805397">
        <w:rPr>
          <w:rFonts w:cs="Times New Roman"/>
          <w:bCs/>
        </w:rPr>
        <w:t>®</w:t>
      </w:r>
      <w:r w:rsidRPr="00805397">
        <w:t xml:space="preserve"> CM-700d spectrophotometer was used to measure skin color, with results reported in CIELAB coordinates under D65/</w:t>
      </w:r>
      <w:del w:id="240" w:author="秦蓓嘉" w:date="2026-04-12T19:27:00Z">
        <w:r w:rsidRPr="00794629">
          <w:delText>10</w:delText>
        </w:r>
      </w:del>
      <w:ins w:id="241" w:author="秦蓓嘉" w:date="2026-04-12T19:27:00Z">
        <w:r w:rsidRPr="00805397">
          <w:t>10</w:t>
        </w:r>
        <w:r w:rsidR="005F6094" w:rsidRPr="00805397">
          <w:rPr>
            <w:vertAlign w:val="superscript"/>
          </w:rPr>
          <w:t>o</w:t>
        </w:r>
      </w:ins>
      <w:r w:rsidRPr="00805397">
        <w:t xml:space="preserve"> conditions. Skin measurements were taken at five locations: forehead, left cheek, right cheek, left neck, and right neck. The mean values from these locations were used to represent each model.</w:t>
      </w:r>
      <w:ins w:id="242" w:author="秦蓓嘉" w:date="2026-04-12T19:27:00Z">
        <w:r w:rsidR="006002F3" w:rsidRPr="00805397">
          <w:t xml:space="preserve"> </w:t>
        </w:r>
      </w:ins>
    </w:p>
    <w:p w14:paraId="649B15FF" w14:textId="30D0072E" w:rsidR="00513BCD" w:rsidRPr="00805397" w:rsidRDefault="00F06371" w:rsidP="00513BCD">
      <w:pPr>
        <w:pStyle w:val="09BodyFirstParagraph"/>
      </w:pPr>
      <w:r w:rsidRPr="00805397">
        <w:rPr>
          <w:rFonts w:cs="Times New Roman"/>
        </w:rPr>
        <w:t xml:space="preserve">The selected models cover a wide range of skin tones, </w:t>
      </w:r>
      <w:del w:id="243" w:author="秦蓓嘉" w:date="2026-04-12T19:27:00Z">
        <w:r w:rsidR="00F31A04">
          <w:delText>with the selection criteria</w:delText>
        </w:r>
      </w:del>
      <w:ins w:id="244" w:author="秦蓓嘉" w:date="2026-04-12T19:27:00Z">
        <w:r w:rsidRPr="00805397">
          <w:rPr>
            <w:rFonts w:cs="Times New Roman"/>
          </w:rPr>
          <w:t>as</w:t>
        </w:r>
      </w:ins>
      <w:r w:rsidRPr="00805397">
        <w:rPr>
          <w:rFonts w:cs="Times New Roman"/>
        </w:rPr>
        <w:t xml:space="preserve"> shown in </w:t>
      </w:r>
      <w:del w:id="245" w:author="秦蓓嘉" w:date="2026-04-12T19:27:00Z">
        <w:r w:rsidR="00C16782" w:rsidRPr="006F2F64">
          <w:fldChar w:fldCharType="begin"/>
        </w:r>
        <w:r w:rsidR="00C16782" w:rsidRPr="00794629">
          <w:delInstrText xml:space="preserve"> REF _Ref216944792 \h </w:delInstrText>
        </w:r>
        <w:r w:rsidR="00794629">
          <w:delInstrText xml:space="preserve"> \* MERGEFORMAT </w:delInstrText>
        </w:r>
        <w:r w:rsidR="00C16782" w:rsidRPr="006F2F64">
          <w:fldChar w:fldCharType="separate"/>
        </w:r>
        <w:r w:rsidR="00794629" w:rsidRPr="00794629">
          <w:delText xml:space="preserve">Table </w:delText>
        </w:r>
        <w:r w:rsidR="00794629" w:rsidRPr="00794629">
          <w:rPr>
            <w:noProof/>
          </w:rPr>
          <w:delText>1</w:delText>
        </w:r>
        <w:r w:rsidR="00C16782" w:rsidRPr="006F2F64">
          <w:fldChar w:fldCharType="end"/>
        </w:r>
      </w:del>
      <w:ins w:id="246" w:author="秦蓓嘉" w:date="2026-04-12T19:27:00Z">
        <w:r w:rsidR="00897EB6" w:rsidRPr="00805397">
          <w:rPr>
            <w:rFonts w:cs="Times New Roman"/>
          </w:rPr>
          <w:fldChar w:fldCharType="begin"/>
        </w:r>
        <w:r w:rsidR="00897EB6" w:rsidRPr="00805397">
          <w:rPr>
            <w:rFonts w:cs="Times New Roman"/>
          </w:rPr>
          <w:instrText xml:space="preserve"> REF _Ref225255710 \h </w:instrText>
        </w:r>
        <w:r w:rsidR="00E473A8" w:rsidRPr="00805397">
          <w:rPr>
            <w:rFonts w:cs="Times New Roman"/>
          </w:rPr>
          <w:instrText xml:space="preserve"> \* MERGEFORMAT </w:instrText>
        </w:r>
        <w:r w:rsidR="00897EB6" w:rsidRPr="00805397">
          <w:rPr>
            <w:rFonts w:cs="Times New Roman"/>
          </w:rPr>
        </w:r>
        <w:r w:rsidR="00897EB6" w:rsidRPr="00805397">
          <w:rPr>
            <w:rFonts w:cs="Times New Roman"/>
          </w:rPr>
          <w:fldChar w:fldCharType="separate"/>
        </w:r>
        <w:r w:rsidR="00355FDE" w:rsidRPr="00355FDE">
          <w:rPr>
            <w:rFonts w:cs="Times New Roman"/>
          </w:rPr>
          <w:t>Table</w:t>
        </w:r>
        <w:r w:rsidR="00355FDE" w:rsidRPr="00355FDE">
          <w:rPr>
            <w:rFonts w:cs="Times New Roman"/>
            <w:noProof/>
          </w:rPr>
          <w:t xml:space="preserve"> </w:t>
        </w:r>
        <w:r w:rsidR="00355FDE">
          <w:rPr>
            <w:noProof/>
          </w:rPr>
          <w:t>1</w:t>
        </w:r>
        <w:r w:rsidR="00897EB6" w:rsidRPr="00805397">
          <w:rPr>
            <w:rFonts w:cs="Times New Roman"/>
          </w:rPr>
          <w:fldChar w:fldCharType="end"/>
        </w:r>
      </w:ins>
      <w:r w:rsidR="00897EB6" w:rsidRPr="00805397">
        <w:rPr>
          <w:rFonts w:cs="Times New Roman"/>
        </w:rPr>
        <w:t>,</w:t>
      </w:r>
      <w:r w:rsidRPr="00805397">
        <w:rPr>
          <w:rFonts w:cs="Times New Roman"/>
        </w:rPr>
        <w:t xml:space="preserve"> </w:t>
      </w:r>
      <w:ins w:id="247" w:author="秦蓓嘉" w:date="2026-04-12T19:27:00Z">
        <w:r w:rsidR="00186B23" w:rsidRPr="00805397">
          <w:rPr>
            <w:rFonts w:cs="Times New Roman"/>
          </w:rPr>
          <w:t xml:space="preserve">for </w:t>
        </w:r>
      </w:ins>
      <w:r w:rsidRPr="00805397">
        <w:rPr>
          <w:rFonts w:cs="Times New Roman"/>
        </w:rPr>
        <w:t xml:space="preserve">which </w:t>
      </w:r>
      <w:del w:id="248" w:author="秦蓓嘉" w:date="2026-04-12T19:27:00Z">
        <w:r w:rsidRPr="00794629">
          <w:delText xml:space="preserve">lists the </w:delText>
        </w:r>
      </w:del>
      <w:r w:rsidR="00186B23" w:rsidRPr="00805397">
        <w:rPr>
          <w:rFonts w:cs="Times New Roman"/>
        </w:rPr>
        <w:t xml:space="preserve">10 </w:t>
      </w:r>
      <w:ins w:id="249" w:author="秦蓓嘉" w:date="2026-04-12T19:27:00Z">
        <w:r w:rsidR="00186B23" w:rsidRPr="00805397">
          <w:rPr>
            <w:rFonts w:cs="Times New Roman"/>
          </w:rPr>
          <w:t>grades are listed</w:t>
        </w:r>
        <w:r w:rsidR="00B248B9" w:rsidRPr="00805397">
          <w:rPr>
            <w:rFonts w:cs="Times New Roman"/>
          </w:rPr>
          <w:t xml:space="preserve"> </w:t>
        </w:r>
        <w:r w:rsidR="00186B23" w:rsidRPr="00805397">
          <w:rPr>
            <w:rFonts w:cs="Times New Roman"/>
          </w:rPr>
          <w:t xml:space="preserve">covering the full skin </w:t>
        </w:r>
      </w:ins>
      <w:r w:rsidR="00B248B9" w:rsidRPr="00805397">
        <w:rPr>
          <w:rFonts w:cs="Times New Roman"/>
        </w:rPr>
        <w:t>light</w:t>
      </w:r>
      <w:r w:rsidR="00B248B9" w:rsidRPr="00805397">
        <w:rPr>
          <w:rFonts w:cs="Times New Roman"/>
          <w:lang w:eastAsia="zh-CN"/>
        </w:rPr>
        <w:t>n</w:t>
      </w:r>
      <w:r w:rsidR="00B248B9" w:rsidRPr="00805397">
        <w:rPr>
          <w:rFonts w:cs="Times New Roman"/>
        </w:rPr>
        <w:t xml:space="preserve">ess </w:t>
      </w:r>
      <w:del w:id="250" w:author="秦蓓嘉" w:date="2026-04-12T19:27:00Z">
        <w:r w:rsidRPr="00794629">
          <w:delText>ranges.</w:delText>
        </w:r>
      </w:del>
      <w:ins w:id="251" w:author="秦蓓嘉" w:date="2026-04-12T19:27:00Z">
        <w:r w:rsidR="00B248B9" w:rsidRPr="00805397">
          <w:rPr>
            <w:rFonts w:cs="Times New Roman"/>
          </w:rPr>
          <w:t>range</w:t>
        </w:r>
        <w:r w:rsidR="006B3F20">
          <w:rPr>
            <w:rFonts w:cs="Times New Roman"/>
          </w:rPr>
          <w:t xml:space="preserve"> to the largest extent</w:t>
        </w:r>
        <w:r w:rsidR="00B248B9" w:rsidRPr="00805397">
          <w:rPr>
            <w:rFonts w:cs="Times New Roman"/>
          </w:rPr>
          <w:t>.</w:t>
        </w:r>
      </w:ins>
      <w:r w:rsidR="00B248B9" w:rsidRPr="00805397">
        <w:rPr>
          <w:rFonts w:cs="Times New Roman"/>
        </w:rPr>
        <w:t xml:space="preserve"> </w:t>
      </w:r>
      <w:r w:rsidRPr="00805397">
        <w:rPr>
          <w:rFonts w:cs="Times New Roman"/>
        </w:rPr>
        <w:t xml:space="preserve">Each model is </w:t>
      </w:r>
      <w:r w:rsidR="00B248B9" w:rsidRPr="00805397">
        <w:rPr>
          <w:rFonts w:cs="Times New Roman"/>
        </w:rPr>
        <w:t>labeled</w:t>
      </w:r>
      <w:r w:rsidR="00A30BA1" w:rsidRPr="00805397">
        <w:rPr>
          <w:rFonts w:cs="Times New Roman"/>
        </w:rPr>
        <w:t xml:space="preserve"> </w:t>
      </w:r>
      <w:r w:rsidRPr="00805397">
        <w:rPr>
          <w:rFonts w:cs="Times New Roman"/>
        </w:rPr>
        <w:t xml:space="preserve">with a character ‘f’ for female </w:t>
      </w:r>
      <w:del w:id="252" w:author="秦蓓嘉" w:date="2026-04-12T19:27:00Z">
        <w:r w:rsidRPr="00794629">
          <w:delText>or</w:delText>
        </w:r>
      </w:del>
      <w:ins w:id="253" w:author="秦蓓嘉" w:date="2026-04-12T19:27:00Z">
        <w:r w:rsidR="0046273C" w:rsidRPr="00805397">
          <w:rPr>
            <w:rFonts w:cs="Times New Roman"/>
          </w:rPr>
          <w:t>and</w:t>
        </w:r>
      </w:ins>
      <w:r w:rsidRPr="00805397">
        <w:rPr>
          <w:rFonts w:cs="Times New Roman"/>
        </w:rPr>
        <w:t xml:space="preserve"> ‘m’ for male, followed by a digit </w:t>
      </w:r>
      <w:ins w:id="254" w:author="秦蓓嘉" w:date="2026-04-12T19:27:00Z">
        <w:r w:rsidR="00B248B9" w:rsidRPr="00805397">
          <w:rPr>
            <w:rFonts w:cs="Times New Roman"/>
          </w:rPr>
          <w:t xml:space="preserve">from 1 to 10 </w:t>
        </w:r>
      </w:ins>
      <w:r w:rsidRPr="00805397">
        <w:rPr>
          <w:rFonts w:cs="Times New Roman"/>
        </w:rPr>
        <w:t xml:space="preserve">corresponding to the </w:t>
      </w:r>
      <w:del w:id="255" w:author="秦蓓嘉" w:date="2026-04-12T19:27:00Z">
        <w:r w:rsidRPr="00794629">
          <w:delText>scale. The models are designated as 10 females (</w:delText>
        </w:r>
      </w:del>
      <w:ins w:id="256" w:author="秦蓓嘉" w:date="2026-04-12T19:27:00Z">
        <w:r w:rsidR="00B248B9" w:rsidRPr="00805397">
          <w:rPr>
            <w:rFonts w:cs="Times New Roman"/>
          </w:rPr>
          <w:t>lightness grade</w:t>
        </w:r>
        <w:r w:rsidR="00186B23" w:rsidRPr="00805397">
          <w:rPr>
            <w:rFonts w:cs="Times New Roman"/>
            <w:lang w:eastAsia="zh-CN"/>
          </w:rPr>
          <w:t xml:space="preserve">. </w:t>
        </w:r>
        <w:r w:rsidR="00A30BA1" w:rsidRPr="00805397">
          <w:rPr>
            <w:rFonts w:cs="Times New Roman"/>
            <w:lang w:eastAsia="zh-CN"/>
          </w:rPr>
          <w:t xml:space="preserve"> </w:t>
        </w:r>
        <w:r w:rsidR="005F6094" w:rsidRPr="00805397">
          <w:rPr>
            <w:rFonts w:cs="Times New Roman"/>
            <w:color w:val="0F1115"/>
            <w:shd w:val="clear" w:color="auto" w:fill="FFFFFF"/>
          </w:rPr>
          <w:t xml:space="preserve">For example, </w:t>
        </w:r>
      </w:ins>
      <w:r w:rsidR="005F6094" w:rsidRPr="00805397">
        <w:rPr>
          <w:color w:val="0F1115"/>
          <w:shd w:val="clear" w:color="auto" w:fill="FFFFFF"/>
          <w:rPrChange w:id="257" w:author="秦蓓嘉" w:date="2026-04-12T19:27:00Z">
            <w:rPr/>
          </w:rPrChange>
        </w:rPr>
        <w:t>f01</w:t>
      </w:r>
      <w:r w:rsidR="00E00506">
        <w:rPr>
          <w:color w:val="0F1115"/>
          <w:shd w:val="clear" w:color="auto" w:fill="FFFFFF"/>
          <w:rPrChange w:id="258" w:author="秦蓓嘉" w:date="2026-04-12T19:27:00Z">
            <w:rPr/>
          </w:rPrChange>
        </w:rPr>
        <w:t>-</w:t>
      </w:r>
      <w:r w:rsidR="005F6094" w:rsidRPr="00805397">
        <w:rPr>
          <w:color w:val="0F1115"/>
          <w:shd w:val="clear" w:color="auto" w:fill="FFFFFF"/>
          <w:rPrChange w:id="259" w:author="秦蓓嘉" w:date="2026-04-12T19:27:00Z">
            <w:rPr/>
          </w:rPrChange>
        </w:rPr>
        <w:t>f10</w:t>
      </w:r>
      <w:del w:id="260" w:author="秦蓓嘉" w:date="2026-04-12T19:27:00Z">
        <w:r w:rsidRPr="00794629">
          <w:delText>)</w:delText>
        </w:r>
      </w:del>
      <w:r w:rsidR="005F6094" w:rsidRPr="00805397">
        <w:rPr>
          <w:color w:val="0F1115"/>
          <w:shd w:val="clear" w:color="auto" w:fill="FFFFFF"/>
          <w:rPrChange w:id="261" w:author="秦蓓嘉" w:date="2026-04-12T19:27:00Z">
            <w:rPr/>
          </w:rPrChange>
        </w:rPr>
        <w:t xml:space="preserve"> and </w:t>
      </w:r>
      <w:del w:id="262" w:author="秦蓓嘉" w:date="2026-04-12T19:27:00Z">
        <w:r w:rsidRPr="00794629">
          <w:delText>10 males (</w:delText>
        </w:r>
      </w:del>
      <w:r w:rsidR="005F6094" w:rsidRPr="00805397">
        <w:rPr>
          <w:color w:val="0F1115"/>
          <w:shd w:val="clear" w:color="auto" w:fill="FFFFFF"/>
          <w:rPrChange w:id="263" w:author="秦蓓嘉" w:date="2026-04-12T19:27:00Z">
            <w:rPr/>
          </w:rPrChange>
        </w:rPr>
        <w:t>m01</w:t>
      </w:r>
      <w:r w:rsidR="00E00506">
        <w:rPr>
          <w:color w:val="0F1115"/>
          <w:shd w:val="clear" w:color="auto" w:fill="FFFFFF"/>
          <w:rPrChange w:id="264" w:author="秦蓓嘉" w:date="2026-04-12T19:27:00Z">
            <w:rPr/>
          </w:rPrChange>
        </w:rPr>
        <w:t>-</w:t>
      </w:r>
      <w:r w:rsidR="005F6094" w:rsidRPr="00805397">
        <w:rPr>
          <w:color w:val="0F1115"/>
          <w:shd w:val="clear" w:color="auto" w:fill="FFFFFF"/>
          <w:rPrChange w:id="265" w:author="秦蓓嘉" w:date="2026-04-12T19:27:00Z">
            <w:rPr/>
          </w:rPrChange>
        </w:rPr>
        <w:t>m10</w:t>
      </w:r>
      <w:del w:id="266" w:author="秦蓓嘉" w:date="2026-04-12T19:27:00Z">
        <w:r w:rsidRPr="00794629">
          <w:delText>),</w:delText>
        </w:r>
      </w:del>
      <w:ins w:id="267" w:author="秦蓓嘉" w:date="2026-04-12T19:27:00Z">
        <w:r w:rsidR="005F6094" w:rsidRPr="00805397">
          <w:rPr>
            <w:rFonts w:cs="Times New Roman"/>
            <w:color w:val="0F1115"/>
            <w:shd w:val="clear" w:color="auto" w:fill="FFFFFF"/>
          </w:rPr>
          <w:t xml:space="preserve"> represent the 10 female and 10 male models,</w:t>
        </w:r>
      </w:ins>
      <w:r w:rsidR="005F6094" w:rsidRPr="00805397">
        <w:rPr>
          <w:color w:val="0F1115"/>
          <w:shd w:val="clear" w:color="auto" w:fill="FFFFFF"/>
          <w:rPrChange w:id="268" w:author="秦蓓嘉" w:date="2026-04-12T19:27:00Z">
            <w:rPr/>
          </w:rPrChange>
        </w:rPr>
        <w:t xml:space="preserve"> respectively.</w:t>
      </w:r>
      <w:del w:id="269" w:author="秦蓓嘉" w:date="2026-04-12T19:27:00Z">
        <w:r w:rsidRPr="00794629">
          <w:delText xml:space="preserve"> Models were selected to cover scales</w:delText>
        </w:r>
      </w:del>
      <w:ins w:id="270" w:author="秦蓓嘉" w:date="2026-04-12T19:27:00Z">
        <w:r w:rsidR="005F6094" w:rsidRPr="00805397">
          <w:rPr>
            <w:rFonts w:cs="Times New Roman"/>
            <w:color w:val="0F1115"/>
            <w:shd w:val="clear" w:color="auto" w:fill="FFFFFF"/>
          </w:rPr>
          <w:t> </w:t>
        </w:r>
        <w:r w:rsidR="00897EB6" w:rsidRPr="00805397">
          <w:rPr>
            <w:rFonts w:cs="Times New Roman"/>
          </w:rPr>
          <w:t xml:space="preserve">The table </w:t>
        </w:r>
        <w:r w:rsidRPr="00805397">
          <w:rPr>
            <w:rFonts w:cs="Times New Roman"/>
          </w:rPr>
          <w:t>outlines the model selection</w:t>
        </w:r>
        <w:r w:rsidR="00B248B9" w:rsidRPr="00805397">
          <w:rPr>
            <w:rFonts w:cs="Times New Roman"/>
          </w:rPr>
          <w:t xml:space="preserve">, i.e. </w:t>
        </w:r>
        <w:r w:rsidR="00A30BA1" w:rsidRPr="00805397">
          <w:rPr>
            <w:rFonts w:cs="Times New Roman"/>
          </w:rPr>
          <w:t>G</w:t>
        </w:r>
        <w:r w:rsidR="00B248B9" w:rsidRPr="00805397">
          <w:rPr>
            <w:rFonts w:cs="Times New Roman"/>
          </w:rPr>
          <w:t>rades</w:t>
        </w:r>
      </w:ins>
      <w:r w:rsidR="00B248B9" w:rsidRPr="00805397">
        <w:rPr>
          <w:rFonts w:cs="Times New Roman"/>
        </w:rPr>
        <w:t xml:space="preserve"> </w:t>
      </w:r>
      <w:r w:rsidRPr="00805397">
        <w:rPr>
          <w:rFonts w:cs="Times New Roman"/>
        </w:rPr>
        <w:t>01 to 03</w:t>
      </w:r>
      <w:r w:rsidR="009A0B6D">
        <w:rPr>
          <w:rFonts w:cs="Times New Roman"/>
        </w:rPr>
        <w:t xml:space="preserve"> </w:t>
      </w:r>
      <w:ins w:id="271" w:author="秦蓓嘉" w:date="2026-04-12T19:27:00Z">
        <w:r w:rsidR="009A0B6D">
          <w:rPr>
            <w:rFonts w:cs="Times New Roman"/>
          </w:rPr>
          <w:t xml:space="preserve">are </w:t>
        </w:r>
      </w:ins>
      <w:r w:rsidR="009A0B6D">
        <w:rPr>
          <w:rFonts w:cs="Times New Roman"/>
        </w:rPr>
        <w:t xml:space="preserve">for </w:t>
      </w:r>
      <w:del w:id="272" w:author="秦蓓嘉" w:date="2026-04-12T19:27:00Z">
        <w:r w:rsidRPr="00794629">
          <w:delText>Caucasians, scales</w:delText>
        </w:r>
      </w:del>
      <w:ins w:id="273" w:author="秦蓓嘉" w:date="2026-04-12T19:27:00Z">
        <w:r w:rsidR="009A0B6D" w:rsidRPr="00805397">
          <w:rPr>
            <w:rFonts w:cs="Times New Roman"/>
          </w:rPr>
          <w:t>Caucasian Models</w:t>
        </w:r>
        <w:r w:rsidR="00B248B9" w:rsidRPr="00805397">
          <w:rPr>
            <w:rFonts w:cs="Times New Roman"/>
          </w:rPr>
          <w:t>,</w:t>
        </w:r>
        <w:r w:rsidR="00897EB6" w:rsidRPr="00805397">
          <w:rPr>
            <w:rFonts w:cs="Times New Roman"/>
          </w:rPr>
          <w:t xml:space="preserve"> </w:t>
        </w:r>
        <w:r w:rsidR="00B248B9" w:rsidRPr="00805397">
          <w:rPr>
            <w:rFonts w:cs="Times New Roman"/>
          </w:rPr>
          <w:t>Grades</w:t>
        </w:r>
      </w:ins>
      <w:r w:rsidR="00B248B9" w:rsidRPr="00805397">
        <w:rPr>
          <w:rFonts w:cs="Times New Roman"/>
        </w:rPr>
        <w:t xml:space="preserve"> </w:t>
      </w:r>
      <w:r w:rsidRPr="00805397">
        <w:rPr>
          <w:rFonts w:cs="Times New Roman"/>
        </w:rPr>
        <w:t xml:space="preserve">04 to 06 for Asians, </w:t>
      </w:r>
      <w:del w:id="274" w:author="秦蓓嘉" w:date="2026-04-12T19:27:00Z">
        <w:r w:rsidRPr="00794629">
          <w:delText>scales</w:delText>
        </w:r>
      </w:del>
      <w:ins w:id="275" w:author="秦蓓嘉" w:date="2026-04-12T19:27:00Z">
        <w:r w:rsidR="00B248B9" w:rsidRPr="00805397">
          <w:rPr>
            <w:rFonts w:cs="Times New Roman"/>
          </w:rPr>
          <w:t>Grades</w:t>
        </w:r>
      </w:ins>
      <w:r w:rsidR="00B248B9" w:rsidRPr="00805397">
        <w:rPr>
          <w:rFonts w:cs="Times New Roman"/>
        </w:rPr>
        <w:t xml:space="preserve"> </w:t>
      </w:r>
      <w:r w:rsidRPr="00805397">
        <w:rPr>
          <w:rFonts w:cs="Times New Roman"/>
        </w:rPr>
        <w:t xml:space="preserve">07 to 08 for South Asians, and </w:t>
      </w:r>
      <w:del w:id="276" w:author="秦蓓嘉" w:date="2026-04-12T19:27:00Z">
        <w:r w:rsidRPr="00794629">
          <w:delText>scales</w:delText>
        </w:r>
      </w:del>
      <w:ins w:id="277" w:author="秦蓓嘉" w:date="2026-04-12T19:27:00Z">
        <w:r w:rsidR="00B248B9" w:rsidRPr="00805397">
          <w:rPr>
            <w:rFonts w:cs="Times New Roman"/>
          </w:rPr>
          <w:t>Grades</w:t>
        </w:r>
      </w:ins>
      <w:r w:rsidR="00B248B9" w:rsidRPr="00805397">
        <w:rPr>
          <w:rFonts w:cs="Times New Roman"/>
        </w:rPr>
        <w:t xml:space="preserve"> </w:t>
      </w:r>
      <w:r w:rsidRPr="00805397">
        <w:rPr>
          <w:rFonts w:cs="Times New Roman"/>
        </w:rPr>
        <w:t xml:space="preserve">09 to 10 for Africans. Notably, due to significant overlap in skin lightness (ranging from 65 to 70) between Caucasians and Asians (e.g., the </w:t>
      </w:r>
      <w:r w:rsidRPr="00805397">
        <w:rPr>
          <w:rFonts w:cs="Times New Roman"/>
          <w:i/>
        </w:rPr>
        <w:t>L</w:t>
      </w:r>
      <w:r w:rsidRPr="00805397">
        <w:rPr>
          <w:rFonts w:cs="Times New Roman"/>
          <w:vertAlign w:val="superscript"/>
        </w:rPr>
        <w:t>*</w:t>
      </w:r>
      <w:r w:rsidRPr="00805397">
        <w:rPr>
          <w:rFonts w:cs="Times New Roman"/>
        </w:rPr>
        <w:t xml:space="preserve"> values for f04 and m03 are 69.68 and 65.07, respectively), </w:t>
      </w:r>
      <w:del w:id="278" w:author="秦蓓嘉" w:date="2026-04-12T19:27:00Z">
        <w:r w:rsidRPr="00794629">
          <w:delText>scales 03 (Caucasian) and 04 (Asian) were designated to represent this overlapping range</w:delText>
        </w:r>
      </w:del>
      <w:ins w:id="279" w:author="秦蓓嘉" w:date="2026-04-12T19:27:00Z">
        <w:r w:rsidR="00513BCD" w:rsidRPr="00805397">
          <w:rPr>
            <w:rFonts w:cs="Times New Roman"/>
          </w:rPr>
          <w:t xml:space="preserve">Grades 03 and 04 have the same </w:t>
        </w:r>
        <w:r w:rsidR="00642BD6" w:rsidRPr="0092682B">
          <w:rPr>
            <w:rFonts w:cs="Times New Roman"/>
            <w:i/>
          </w:rPr>
          <w:t>L</w:t>
        </w:r>
        <w:r w:rsidR="00642BD6" w:rsidRPr="0092682B">
          <w:rPr>
            <w:rFonts w:cs="Times New Roman"/>
            <w:vertAlign w:val="superscript"/>
          </w:rPr>
          <w:t>*</w:t>
        </w:r>
        <w:r w:rsidR="00642BD6" w:rsidRPr="00805397">
          <w:rPr>
            <w:rFonts w:cs="Times New Roman"/>
          </w:rPr>
          <w:t xml:space="preserve"> </w:t>
        </w:r>
        <w:r w:rsidR="00513BCD" w:rsidRPr="00805397">
          <w:rPr>
            <w:rFonts w:cs="Times New Roman"/>
          </w:rPr>
          <w:t>range but for Caucasian and Asian ethnicities</w:t>
        </w:r>
        <w:r w:rsidR="00513BCD" w:rsidRPr="00805397">
          <w:t xml:space="preserve"> respectivel</w:t>
        </w:r>
        <w:r w:rsidR="00642BD6" w:rsidRPr="00805397">
          <w:t>y.</w:t>
        </w:r>
        <w:r w:rsidR="00513BCD" w:rsidRPr="00805397">
          <w:t xml:space="preserve"> </w:t>
        </w:r>
        <w:r w:rsidR="00E54901" w:rsidRPr="00805397">
          <w:t xml:space="preserve">Note the 20 models </w:t>
        </w:r>
        <w:r w:rsidR="00E54901" w:rsidRPr="00805397">
          <w:rPr>
            <w:rFonts w:cs="Times New Roman"/>
            <w:bCs/>
          </w:rPr>
          <w:t>were chosen from a group of 50 to give a good coverage in lightness of skin tones</w:t>
        </w:r>
      </w:ins>
      <w:r w:rsidR="00E54901" w:rsidRPr="00805397">
        <w:rPr>
          <w:rFonts w:cs="Times New Roman"/>
          <w:bCs/>
        </w:rPr>
        <w:t>.</w:t>
      </w:r>
    </w:p>
    <w:p w14:paraId="2CA7C27C" w14:textId="77777777" w:rsidR="00513BCD" w:rsidRPr="00805397" w:rsidRDefault="00513BCD" w:rsidP="00513BCD">
      <w:pPr>
        <w:pStyle w:val="10BodySubsequentParagraph"/>
        <w:ind w:firstLine="0"/>
      </w:pPr>
    </w:p>
    <w:p w14:paraId="71E90936" w14:textId="37B02D01" w:rsidR="0027685B" w:rsidRPr="00805397" w:rsidRDefault="0027685B" w:rsidP="0027685B">
      <w:pPr>
        <w:pStyle w:val="14TableCaption"/>
        <w:pPrChange w:id="280" w:author="秦蓓嘉" w:date="2026-04-12T19:27:00Z">
          <w:pPr>
            <w:pStyle w:val="af7"/>
          </w:pPr>
        </w:pPrChange>
      </w:pPr>
      <w:bookmarkStart w:id="281" w:name="_Ref225255710"/>
      <w:bookmarkStart w:id="282" w:name="_Ref216944792"/>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1</w:t>
      </w:r>
      <w:r w:rsidR="004C2DE1" w:rsidRPr="00805397">
        <w:rPr>
          <w:noProof/>
        </w:rPr>
        <w:fldChar w:fldCharType="end"/>
      </w:r>
      <w:bookmarkEnd w:id="281"/>
      <w:ins w:id="283" w:author="秦蓓嘉" w:date="2026-04-12T19:27:00Z">
        <w:r w:rsidRPr="00805397">
          <w:rPr>
            <w:rFonts w:hint="eastAsia"/>
          </w:rPr>
          <w:t>.</w:t>
        </w:r>
      </w:ins>
      <w:r w:rsidRPr="00805397">
        <w:rPr>
          <w:rPrChange w:id="284" w:author="秦蓓嘉" w:date="2026-04-12T19:27:00Z">
            <w:rPr>
              <w:b/>
              <w:spacing w:val="76"/>
              <w:w w:val="150"/>
            </w:rPr>
          </w:rPrChange>
        </w:rPr>
        <w:t xml:space="preserve"> </w:t>
      </w:r>
      <w:r w:rsidRPr="00805397">
        <w:t xml:space="preserve">The lightness </w:t>
      </w:r>
      <w:del w:id="285" w:author="秦蓓嘉" w:date="2026-04-12T19:27:00Z">
        <w:r w:rsidR="00BF3D36" w:rsidRPr="006F2F64">
          <w:delText>grades</w:delText>
        </w:r>
      </w:del>
      <w:ins w:id="286" w:author="秦蓓嘉" w:date="2026-04-12T19:27:00Z">
        <w:r w:rsidRPr="00805397">
          <w:t>levels</w:t>
        </w:r>
      </w:ins>
      <w:r w:rsidRPr="00805397">
        <w:t xml:space="preserve"> used for model selection. </w:t>
      </w:r>
    </w:p>
    <w:tbl>
      <w:tblPr>
        <w:tblStyle w:val="af"/>
        <w:tblW w:w="0" w:type="auto"/>
        <w:tblLook w:val="04A0" w:firstRow="1" w:lastRow="0" w:firstColumn="1" w:lastColumn="0" w:noHBand="0" w:noVBand="1"/>
        <w:tblPrChange w:id="287" w:author="秦蓓嘉" w:date="2026-04-12T19:27:00Z">
          <w:tblPr>
            <w:tblStyle w:val="af"/>
            <w:tblW w:w="0" w:type="auto"/>
            <w:tblLook w:val="04A0" w:firstRow="1" w:lastRow="0" w:firstColumn="1" w:lastColumn="0" w:noHBand="0" w:noVBand="1"/>
          </w:tblPr>
        </w:tblPrChange>
      </w:tblPr>
      <w:tblGrid>
        <w:gridCol w:w="2069"/>
        <w:gridCol w:w="1748"/>
        <w:gridCol w:w="1874"/>
        <w:gridCol w:w="1881"/>
        <w:tblGridChange w:id="288">
          <w:tblGrid>
            <w:gridCol w:w="776"/>
            <w:gridCol w:w="1748"/>
            <w:gridCol w:w="650"/>
            <w:gridCol w:w="1874"/>
            <w:gridCol w:w="2524"/>
          </w:tblGrid>
        </w:tblGridChange>
      </w:tblGrid>
      <w:tr w:rsidR="0027685B" w:rsidRPr="00805397" w14:paraId="731F4C3C" w14:textId="77777777" w:rsidTr="0027685B">
        <w:tc>
          <w:tcPr>
            <w:tcW w:w="2069" w:type="dxa"/>
            <w:tcPrChange w:id="289" w:author="秦蓓嘉" w:date="2026-04-12T19:27:00Z">
              <w:tcPr>
                <w:tcW w:w="2524" w:type="dxa"/>
              </w:tcPr>
            </w:tcPrChange>
          </w:tcPr>
          <w:p w14:paraId="14134F8F" w14:textId="77777777" w:rsidR="0027685B" w:rsidRPr="00805397" w:rsidRDefault="0027685B" w:rsidP="007B309E">
            <w:pPr>
              <w:pStyle w:val="10BodySubsequentParagraph"/>
              <w:ind w:firstLine="0"/>
              <w:jc w:val="left"/>
              <w:rPr>
                <w:color w:val="auto"/>
                <w:lang w:eastAsia="zh-CN"/>
              </w:rPr>
              <w:pPrChange w:id="290" w:author="秦蓓嘉" w:date="2026-04-12T19:27:00Z">
                <w:pPr>
                  <w:pStyle w:val="10BodySubsequentParagraph"/>
                  <w:ind w:firstLine="0"/>
                </w:pPr>
              </w:pPrChange>
            </w:pPr>
            <w:r w:rsidRPr="00805397">
              <w:rPr>
                <w:color w:val="auto"/>
                <w:lang w:eastAsia="zh-CN"/>
              </w:rPr>
              <w:t>Lightness grade</w:t>
            </w:r>
          </w:p>
        </w:tc>
        <w:tc>
          <w:tcPr>
            <w:tcW w:w="1748" w:type="dxa"/>
            <w:cellIns w:id="291" w:author="秦蓓嘉" w:date="2026-04-12T19:27:00Z"/>
            <w:tcPrChange w:id="292" w:author="秦蓓嘉" w:date="2026-04-12T19:27:00Z">
              <w:tcPr>
                <w:tcW w:w="2524" w:type="dxa"/>
                <w:cellIns w:id="293" w:author="秦蓓嘉" w:date="2026-04-12T19:27:00Z"/>
              </w:tcPr>
            </w:tcPrChange>
          </w:tcPr>
          <w:p w14:paraId="43DFED00" w14:textId="1DC7B9EF" w:rsidR="0027685B" w:rsidRPr="00805397" w:rsidRDefault="00E473A8" w:rsidP="007B309E">
            <w:pPr>
              <w:pStyle w:val="10BodySubsequentParagraph"/>
              <w:ind w:firstLine="0"/>
              <w:jc w:val="center"/>
              <w:rPr>
                <w:color w:val="auto"/>
                <w:lang w:eastAsia="zh-CN"/>
              </w:rPr>
            </w:pPr>
            <w:ins w:id="294" w:author="秦蓓嘉" w:date="2026-04-12T19:27:00Z">
              <w:r w:rsidRPr="00805397">
                <w:rPr>
                  <w:color w:val="auto"/>
                  <w:lang w:eastAsia="zh-CN"/>
                </w:rPr>
                <w:t>M</w:t>
              </w:r>
              <w:r w:rsidR="0027685B" w:rsidRPr="00805397">
                <w:rPr>
                  <w:color w:val="auto"/>
                  <w:lang w:eastAsia="zh-CN"/>
                </w:rPr>
                <w:t>odels</w:t>
              </w:r>
            </w:ins>
          </w:p>
        </w:tc>
        <w:tc>
          <w:tcPr>
            <w:tcW w:w="1874" w:type="dxa"/>
            <w:tcPrChange w:id="295" w:author="秦蓓嘉" w:date="2026-04-12T19:27:00Z">
              <w:tcPr>
                <w:tcW w:w="2524" w:type="dxa"/>
                <w:gridSpan w:val="2"/>
              </w:tcPr>
            </w:tcPrChange>
          </w:tcPr>
          <w:p w14:paraId="009400DB" w14:textId="77777777" w:rsidR="0027685B" w:rsidRPr="00805397" w:rsidRDefault="0027685B" w:rsidP="007B309E">
            <w:pPr>
              <w:pStyle w:val="10BodySubsequentParagraph"/>
              <w:ind w:firstLine="0"/>
              <w:jc w:val="center"/>
              <w:rPr>
                <w:color w:val="auto"/>
              </w:rPr>
              <w:pPrChange w:id="296" w:author="秦蓓嘉" w:date="2026-04-12T19:27:00Z">
                <w:pPr>
                  <w:pStyle w:val="10BodySubsequentParagraph"/>
                  <w:ind w:firstLine="0"/>
                </w:pPr>
              </w:pPrChange>
            </w:pPr>
            <w:r w:rsidRPr="00805397">
              <w:rPr>
                <w:i/>
                <w:color w:val="auto"/>
              </w:rPr>
              <w:t>L</w:t>
            </w:r>
            <w:r w:rsidRPr="00805397">
              <w:rPr>
                <w:color w:val="auto"/>
                <w:vertAlign w:val="superscript"/>
              </w:rPr>
              <w:t>*</w:t>
            </w:r>
            <w:r w:rsidRPr="00805397">
              <w:rPr>
                <w:color w:val="auto"/>
                <w:vertAlign w:val="subscript"/>
              </w:rPr>
              <w:t>min</w:t>
            </w:r>
          </w:p>
        </w:tc>
        <w:tc>
          <w:tcPr>
            <w:tcW w:w="1881" w:type="dxa"/>
            <w:tcPrChange w:id="297" w:author="秦蓓嘉" w:date="2026-04-12T19:27:00Z">
              <w:tcPr>
                <w:tcW w:w="2524" w:type="dxa"/>
              </w:tcPr>
            </w:tcPrChange>
          </w:tcPr>
          <w:p w14:paraId="48F17B98" w14:textId="77777777" w:rsidR="0027685B" w:rsidRPr="00805397" w:rsidRDefault="0027685B" w:rsidP="007B309E">
            <w:pPr>
              <w:pStyle w:val="10BodySubsequentParagraph"/>
              <w:ind w:firstLine="0"/>
              <w:jc w:val="center"/>
              <w:rPr>
                <w:color w:val="auto"/>
              </w:rPr>
              <w:pPrChange w:id="298" w:author="秦蓓嘉" w:date="2026-04-12T19:27:00Z">
                <w:pPr>
                  <w:pStyle w:val="10BodySubsequentParagraph"/>
                  <w:ind w:firstLine="0"/>
                </w:pPr>
              </w:pPrChange>
            </w:pPr>
            <w:r w:rsidRPr="00805397">
              <w:rPr>
                <w:i/>
                <w:color w:val="auto"/>
              </w:rPr>
              <w:t>L</w:t>
            </w:r>
            <w:r w:rsidRPr="00805397">
              <w:rPr>
                <w:color w:val="auto"/>
                <w:vertAlign w:val="superscript"/>
              </w:rPr>
              <w:t>*</w:t>
            </w:r>
            <w:r w:rsidRPr="00805397">
              <w:rPr>
                <w:color w:val="auto"/>
                <w:vertAlign w:val="subscript"/>
              </w:rPr>
              <w:t>max</w:t>
            </w:r>
          </w:p>
        </w:tc>
      </w:tr>
      <w:tr w:rsidR="0027685B" w:rsidRPr="00805397" w14:paraId="33177A32" w14:textId="77777777" w:rsidTr="0027685B">
        <w:tc>
          <w:tcPr>
            <w:tcW w:w="2069" w:type="dxa"/>
            <w:tcPrChange w:id="299" w:author="秦蓓嘉" w:date="2026-04-12T19:27:00Z">
              <w:tcPr>
                <w:tcW w:w="2524" w:type="dxa"/>
              </w:tcPr>
            </w:tcPrChange>
          </w:tcPr>
          <w:p w14:paraId="12BC932F" w14:textId="77777777" w:rsidR="0027685B" w:rsidRPr="00805397" w:rsidRDefault="0027685B" w:rsidP="007B309E">
            <w:pPr>
              <w:pStyle w:val="10BodySubsequentParagraph"/>
              <w:ind w:firstLine="0"/>
              <w:jc w:val="left"/>
              <w:rPr>
                <w:color w:val="auto"/>
              </w:rPr>
              <w:pPrChange w:id="300" w:author="秦蓓嘉" w:date="2026-04-12T19:27:00Z">
                <w:pPr>
                  <w:pStyle w:val="10BodySubsequentParagraph"/>
                  <w:ind w:firstLine="0"/>
                </w:pPr>
              </w:pPrChange>
            </w:pPr>
            <w:r w:rsidRPr="00805397">
              <w:rPr>
                <w:color w:val="auto"/>
              </w:rPr>
              <w:t xml:space="preserve">01 </w:t>
            </w:r>
            <w:r w:rsidRPr="00805397">
              <w:rPr>
                <w:color w:val="auto"/>
                <w:lang w:eastAsia="zh-CN"/>
              </w:rPr>
              <w:t>(Caucasian)</w:t>
            </w:r>
          </w:p>
        </w:tc>
        <w:tc>
          <w:tcPr>
            <w:tcW w:w="1748" w:type="dxa"/>
            <w:cellIns w:id="301" w:author="秦蓓嘉" w:date="2026-04-12T19:27:00Z"/>
            <w:tcPrChange w:id="302" w:author="秦蓓嘉" w:date="2026-04-12T19:27:00Z">
              <w:tcPr>
                <w:tcW w:w="2524" w:type="dxa"/>
                <w:cellIns w:id="303" w:author="秦蓓嘉" w:date="2026-04-12T19:27:00Z"/>
              </w:tcPr>
            </w:tcPrChange>
          </w:tcPr>
          <w:p w14:paraId="67672F70" w14:textId="77777777" w:rsidR="0027685B" w:rsidRPr="00805397" w:rsidRDefault="0027685B" w:rsidP="007B309E">
            <w:pPr>
              <w:pStyle w:val="10BodySubsequentParagraph"/>
              <w:ind w:firstLine="0"/>
              <w:jc w:val="center"/>
              <w:rPr>
                <w:color w:val="auto"/>
                <w:lang w:eastAsia="zh-CN"/>
              </w:rPr>
            </w:pPr>
            <w:ins w:id="304" w:author="秦蓓嘉" w:date="2026-04-12T19:27:00Z">
              <w:r w:rsidRPr="00805397">
                <w:t>f01/m01</w:t>
              </w:r>
            </w:ins>
          </w:p>
        </w:tc>
        <w:tc>
          <w:tcPr>
            <w:tcW w:w="1874" w:type="dxa"/>
            <w:tcPrChange w:id="305" w:author="秦蓓嘉" w:date="2026-04-12T19:27:00Z">
              <w:tcPr>
                <w:tcW w:w="2524" w:type="dxa"/>
                <w:gridSpan w:val="2"/>
              </w:tcPr>
            </w:tcPrChange>
          </w:tcPr>
          <w:p w14:paraId="7C93D2D2" w14:textId="77777777" w:rsidR="0027685B" w:rsidRPr="00805397" w:rsidRDefault="0027685B" w:rsidP="007B309E">
            <w:pPr>
              <w:pStyle w:val="10BodySubsequentParagraph"/>
              <w:ind w:firstLine="0"/>
              <w:jc w:val="center"/>
              <w:rPr>
                <w:color w:val="auto"/>
              </w:rPr>
              <w:pPrChange w:id="306" w:author="秦蓓嘉" w:date="2026-04-12T19:27:00Z">
                <w:pPr>
                  <w:pStyle w:val="10BodySubsequentParagraph"/>
                  <w:ind w:firstLine="0"/>
                </w:pPr>
              </w:pPrChange>
            </w:pPr>
            <w:r w:rsidRPr="00805397">
              <w:rPr>
                <w:color w:val="auto"/>
              </w:rPr>
              <w:t>70</w:t>
            </w:r>
          </w:p>
        </w:tc>
        <w:tc>
          <w:tcPr>
            <w:tcW w:w="1881" w:type="dxa"/>
            <w:tcPrChange w:id="307" w:author="秦蓓嘉" w:date="2026-04-12T19:27:00Z">
              <w:tcPr>
                <w:tcW w:w="2524" w:type="dxa"/>
              </w:tcPr>
            </w:tcPrChange>
          </w:tcPr>
          <w:p w14:paraId="4E0BBB26" w14:textId="7CBB492A" w:rsidR="0027685B" w:rsidRPr="00805397" w:rsidRDefault="00795F65" w:rsidP="007B309E">
            <w:pPr>
              <w:pStyle w:val="10BodySubsequentParagraph"/>
              <w:ind w:firstLine="0"/>
              <w:jc w:val="center"/>
              <w:rPr>
                <w:color w:val="FF0000"/>
                <w:rPrChange w:id="308" w:author="秦蓓嘉" w:date="2026-04-12T19:27:00Z">
                  <w:rPr>
                    <w:color w:val="auto"/>
                  </w:rPr>
                </w:rPrChange>
              </w:rPr>
              <w:pPrChange w:id="309" w:author="秦蓓嘉" w:date="2026-04-12T19:27:00Z">
                <w:pPr>
                  <w:pStyle w:val="10BodySubsequentParagraph"/>
                  <w:ind w:firstLine="0"/>
                </w:pPr>
              </w:pPrChange>
            </w:pPr>
            <w:del w:id="310" w:author="秦蓓嘉" w:date="2026-04-12T19:27:00Z">
              <w:r w:rsidRPr="00794629">
                <w:rPr>
                  <w:color w:val="auto"/>
                </w:rPr>
                <w:delText>/</w:delText>
              </w:r>
            </w:del>
            <w:ins w:id="311" w:author="秦蓓嘉" w:date="2026-04-12T19:27:00Z">
              <w:r w:rsidR="00480A99" w:rsidRPr="00805397">
                <w:rPr>
                  <w:color w:val="auto"/>
                </w:rPr>
                <w:t>75</w:t>
              </w:r>
            </w:ins>
          </w:p>
        </w:tc>
      </w:tr>
      <w:tr w:rsidR="0027685B" w:rsidRPr="00805397" w14:paraId="76EFDA22" w14:textId="77777777" w:rsidTr="0027685B">
        <w:tc>
          <w:tcPr>
            <w:tcW w:w="2069" w:type="dxa"/>
            <w:tcPrChange w:id="312" w:author="秦蓓嘉" w:date="2026-04-12T19:27:00Z">
              <w:tcPr>
                <w:tcW w:w="2524" w:type="dxa"/>
              </w:tcPr>
            </w:tcPrChange>
          </w:tcPr>
          <w:p w14:paraId="26B79E64" w14:textId="77777777" w:rsidR="0027685B" w:rsidRPr="00805397" w:rsidRDefault="0027685B" w:rsidP="007B309E">
            <w:pPr>
              <w:pStyle w:val="10BodySubsequentParagraph"/>
              <w:ind w:firstLine="0"/>
              <w:jc w:val="left"/>
              <w:rPr>
                <w:color w:val="auto"/>
              </w:rPr>
              <w:pPrChange w:id="313" w:author="秦蓓嘉" w:date="2026-04-12T19:27:00Z">
                <w:pPr>
                  <w:pStyle w:val="10BodySubsequentParagraph"/>
                  <w:ind w:firstLine="0"/>
                </w:pPr>
              </w:pPrChange>
            </w:pPr>
            <w:r w:rsidRPr="00805397">
              <w:rPr>
                <w:color w:val="auto"/>
              </w:rPr>
              <w:t xml:space="preserve">02 </w:t>
            </w:r>
            <w:r w:rsidRPr="00805397">
              <w:rPr>
                <w:color w:val="auto"/>
                <w:lang w:eastAsia="zh-CN"/>
              </w:rPr>
              <w:t>(Caucasian)</w:t>
            </w:r>
          </w:p>
        </w:tc>
        <w:tc>
          <w:tcPr>
            <w:tcW w:w="1748" w:type="dxa"/>
            <w:cellIns w:id="314" w:author="秦蓓嘉" w:date="2026-04-12T19:27:00Z"/>
            <w:tcPrChange w:id="315" w:author="秦蓓嘉" w:date="2026-04-12T19:27:00Z">
              <w:tcPr>
                <w:tcW w:w="2524" w:type="dxa"/>
                <w:cellIns w:id="316" w:author="秦蓓嘉" w:date="2026-04-12T19:27:00Z"/>
              </w:tcPr>
            </w:tcPrChange>
          </w:tcPr>
          <w:p w14:paraId="6D442E14" w14:textId="77777777" w:rsidR="0027685B" w:rsidRPr="00805397" w:rsidRDefault="0027685B" w:rsidP="007B309E">
            <w:pPr>
              <w:pStyle w:val="10BodySubsequentParagraph"/>
              <w:ind w:firstLine="0"/>
              <w:jc w:val="center"/>
              <w:rPr>
                <w:color w:val="auto"/>
              </w:rPr>
            </w:pPr>
            <w:ins w:id="317" w:author="秦蓓嘉" w:date="2026-04-12T19:27:00Z">
              <w:r w:rsidRPr="00805397">
                <w:t>f02/m02</w:t>
              </w:r>
            </w:ins>
          </w:p>
        </w:tc>
        <w:tc>
          <w:tcPr>
            <w:tcW w:w="1874" w:type="dxa"/>
            <w:tcPrChange w:id="318" w:author="秦蓓嘉" w:date="2026-04-12T19:27:00Z">
              <w:tcPr>
                <w:tcW w:w="2524" w:type="dxa"/>
                <w:gridSpan w:val="2"/>
              </w:tcPr>
            </w:tcPrChange>
          </w:tcPr>
          <w:p w14:paraId="6BA8A79B" w14:textId="77777777" w:rsidR="0027685B" w:rsidRPr="00805397" w:rsidRDefault="0027685B" w:rsidP="007B309E">
            <w:pPr>
              <w:pStyle w:val="10BodySubsequentParagraph"/>
              <w:ind w:firstLine="0"/>
              <w:jc w:val="center"/>
              <w:rPr>
                <w:color w:val="auto"/>
              </w:rPr>
              <w:pPrChange w:id="319" w:author="秦蓓嘉" w:date="2026-04-12T19:27:00Z">
                <w:pPr>
                  <w:pStyle w:val="10BodySubsequentParagraph"/>
                  <w:ind w:firstLine="0"/>
                </w:pPr>
              </w:pPrChange>
            </w:pPr>
            <w:r w:rsidRPr="00805397">
              <w:rPr>
                <w:color w:val="auto"/>
              </w:rPr>
              <w:t>68</w:t>
            </w:r>
          </w:p>
        </w:tc>
        <w:tc>
          <w:tcPr>
            <w:tcW w:w="1881" w:type="dxa"/>
            <w:tcPrChange w:id="320" w:author="秦蓓嘉" w:date="2026-04-12T19:27:00Z">
              <w:tcPr>
                <w:tcW w:w="2524" w:type="dxa"/>
              </w:tcPr>
            </w:tcPrChange>
          </w:tcPr>
          <w:p w14:paraId="4032C657" w14:textId="77777777" w:rsidR="0027685B" w:rsidRPr="00805397" w:rsidRDefault="0027685B" w:rsidP="007B309E">
            <w:pPr>
              <w:pStyle w:val="10BodySubsequentParagraph"/>
              <w:ind w:firstLine="0"/>
              <w:jc w:val="center"/>
              <w:rPr>
                <w:color w:val="auto"/>
              </w:rPr>
              <w:pPrChange w:id="321" w:author="秦蓓嘉" w:date="2026-04-12T19:27:00Z">
                <w:pPr>
                  <w:pStyle w:val="10BodySubsequentParagraph"/>
                  <w:ind w:firstLine="0"/>
                </w:pPr>
              </w:pPrChange>
            </w:pPr>
            <w:r w:rsidRPr="00805397">
              <w:rPr>
                <w:color w:val="auto"/>
              </w:rPr>
              <w:t>70</w:t>
            </w:r>
          </w:p>
        </w:tc>
      </w:tr>
      <w:tr w:rsidR="0027685B" w:rsidRPr="00805397" w14:paraId="399B852C" w14:textId="77777777" w:rsidTr="0027685B">
        <w:tc>
          <w:tcPr>
            <w:tcW w:w="2069" w:type="dxa"/>
            <w:tcPrChange w:id="322" w:author="秦蓓嘉" w:date="2026-04-12T19:27:00Z">
              <w:tcPr>
                <w:tcW w:w="2524" w:type="dxa"/>
              </w:tcPr>
            </w:tcPrChange>
          </w:tcPr>
          <w:p w14:paraId="6A904515" w14:textId="77777777" w:rsidR="0027685B" w:rsidRPr="00805397" w:rsidRDefault="0027685B" w:rsidP="007B309E">
            <w:pPr>
              <w:pStyle w:val="10BodySubsequentParagraph"/>
              <w:ind w:firstLine="0"/>
              <w:jc w:val="left"/>
              <w:rPr>
                <w:color w:val="auto"/>
              </w:rPr>
              <w:pPrChange w:id="323" w:author="秦蓓嘉" w:date="2026-04-12T19:27:00Z">
                <w:pPr>
                  <w:pStyle w:val="10BodySubsequentParagraph"/>
                  <w:ind w:firstLine="0"/>
                </w:pPr>
              </w:pPrChange>
            </w:pPr>
            <w:r w:rsidRPr="00805397">
              <w:rPr>
                <w:color w:val="auto"/>
              </w:rPr>
              <w:t xml:space="preserve">03 </w:t>
            </w:r>
            <w:r w:rsidRPr="00805397">
              <w:rPr>
                <w:color w:val="auto"/>
                <w:lang w:eastAsia="zh-CN"/>
              </w:rPr>
              <w:t>(Caucasian)</w:t>
            </w:r>
          </w:p>
        </w:tc>
        <w:tc>
          <w:tcPr>
            <w:tcW w:w="1748" w:type="dxa"/>
            <w:cellIns w:id="324" w:author="秦蓓嘉" w:date="2026-04-12T19:27:00Z"/>
            <w:tcPrChange w:id="325" w:author="秦蓓嘉" w:date="2026-04-12T19:27:00Z">
              <w:tcPr>
                <w:tcW w:w="2524" w:type="dxa"/>
                <w:cellIns w:id="326" w:author="秦蓓嘉" w:date="2026-04-12T19:27:00Z"/>
              </w:tcPr>
            </w:tcPrChange>
          </w:tcPr>
          <w:p w14:paraId="3BB724D9" w14:textId="77777777" w:rsidR="0027685B" w:rsidRPr="00805397" w:rsidRDefault="0027685B" w:rsidP="007B309E">
            <w:pPr>
              <w:pStyle w:val="10BodySubsequentParagraph"/>
              <w:ind w:firstLine="0"/>
              <w:jc w:val="center"/>
              <w:rPr>
                <w:color w:val="auto"/>
              </w:rPr>
            </w:pPr>
            <w:ins w:id="327" w:author="秦蓓嘉" w:date="2026-04-12T19:27:00Z">
              <w:r w:rsidRPr="00805397">
                <w:t>f03/m03</w:t>
              </w:r>
            </w:ins>
          </w:p>
        </w:tc>
        <w:tc>
          <w:tcPr>
            <w:tcW w:w="1874" w:type="dxa"/>
            <w:tcPrChange w:id="328" w:author="秦蓓嘉" w:date="2026-04-12T19:27:00Z">
              <w:tcPr>
                <w:tcW w:w="2524" w:type="dxa"/>
                <w:gridSpan w:val="2"/>
              </w:tcPr>
            </w:tcPrChange>
          </w:tcPr>
          <w:p w14:paraId="7C0D7A16" w14:textId="77777777" w:rsidR="0027685B" w:rsidRPr="00805397" w:rsidRDefault="0027685B" w:rsidP="007B309E">
            <w:pPr>
              <w:pStyle w:val="10BodySubsequentParagraph"/>
              <w:ind w:firstLine="0"/>
              <w:jc w:val="center"/>
              <w:rPr>
                <w:color w:val="auto"/>
              </w:rPr>
              <w:pPrChange w:id="329" w:author="秦蓓嘉" w:date="2026-04-12T19:27:00Z">
                <w:pPr>
                  <w:pStyle w:val="10BodySubsequentParagraph"/>
                  <w:ind w:firstLine="0"/>
                </w:pPr>
              </w:pPrChange>
            </w:pPr>
            <w:r w:rsidRPr="00805397">
              <w:rPr>
                <w:color w:val="auto"/>
              </w:rPr>
              <w:t>65</w:t>
            </w:r>
          </w:p>
        </w:tc>
        <w:tc>
          <w:tcPr>
            <w:tcW w:w="1881" w:type="dxa"/>
            <w:tcPrChange w:id="330" w:author="秦蓓嘉" w:date="2026-04-12T19:27:00Z">
              <w:tcPr>
                <w:tcW w:w="2524" w:type="dxa"/>
              </w:tcPr>
            </w:tcPrChange>
          </w:tcPr>
          <w:p w14:paraId="2C11955B" w14:textId="77777777" w:rsidR="0027685B" w:rsidRPr="00805397" w:rsidRDefault="0027685B" w:rsidP="007B309E">
            <w:pPr>
              <w:pStyle w:val="10BodySubsequentParagraph"/>
              <w:ind w:firstLine="0"/>
              <w:jc w:val="center"/>
              <w:rPr>
                <w:color w:val="auto"/>
              </w:rPr>
              <w:pPrChange w:id="331" w:author="秦蓓嘉" w:date="2026-04-12T19:27:00Z">
                <w:pPr>
                  <w:pStyle w:val="10BodySubsequentParagraph"/>
                  <w:ind w:firstLine="0"/>
                </w:pPr>
              </w:pPrChange>
            </w:pPr>
            <w:r w:rsidRPr="00805397">
              <w:rPr>
                <w:color w:val="auto"/>
              </w:rPr>
              <w:t>68</w:t>
            </w:r>
          </w:p>
        </w:tc>
      </w:tr>
      <w:tr w:rsidR="0027685B" w:rsidRPr="00805397" w14:paraId="5EE3CBCF" w14:textId="77777777" w:rsidTr="0027685B">
        <w:tc>
          <w:tcPr>
            <w:tcW w:w="2069" w:type="dxa"/>
            <w:tcPrChange w:id="332" w:author="秦蓓嘉" w:date="2026-04-12T19:27:00Z">
              <w:tcPr>
                <w:tcW w:w="2524" w:type="dxa"/>
              </w:tcPr>
            </w:tcPrChange>
          </w:tcPr>
          <w:p w14:paraId="1E50BCE8" w14:textId="77777777" w:rsidR="0027685B" w:rsidRPr="00805397" w:rsidRDefault="0027685B" w:rsidP="007B309E">
            <w:pPr>
              <w:pStyle w:val="10BodySubsequentParagraph"/>
              <w:ind w:firstLine="0"/>
              <w:jc w:val="left"/>
              <w:rPr>
                <w:color w:val="auto"/>
              </w:rPr>
              <w:pPrChange w:id="333" w:author="秦蓓嘉" w:date="2026-04-12T19:27:00Z">
                <w:pPr>
                  <w:pStyle w:val="10BodySubsequentParagraph"/>
                  <w:ind w:firstLine="0"/>
                </w:pPr>
              </w:pPrChange>
            </w:pPr>
            <w:r w:rsidRPr="00805397">
              <w:rPr>
                <w:color w:val="auto"/>
              </w:rPr>
              <w:t>04 (Asian)</w:t>
            </w:r>
          </w:p>
        </w:tc>
        <w:tc>
          <w:tcPr>
            <w:tcW w:w="1748" w:type="dxa"/>
            <w:cellIns w:id="334" w:author="秦蓓嘉" w:date="2026-04-12T19:27:00Z"/>
            <w:tcPrChange w:id="335" w:author="秦蓓嘉" w:date="2026-04-12T19:27:00Z">
              <w:tcPr>
                <w:tcW w:w="2524" w:type="dxa"/>
                <w:cellIns w:id="336" w:author="秦蓓嘉" w:date="2026-04-12T19:27:00Z"/>
              </w:tcPr>
            </w:tcPrChange>
          </w:tcPr>
          <w:p w14:paraId="1A6BD48B" w14:textId="77777777" w:rsidR="0027685B" w:rsidRPr="00805397" w:rsidRDefault="0027685B" w:rsidP="007B309E">
            <w:pPr>
              <w:pStyle w:val="10BodySubsequentParagraph"/>
              <w:ind w:firstLine="0"/>
              <w:jc w:val="center"/>
              <w:rPr>
                <w:color w:val="auto"/>
              </w:rPr>
            </w:pPr>
            <w:ins w:id="337" w:author="秦蓓嘉" w:date="2026-04-12T19:27:00Z">
              <w:r w:rsidRPr="00805397">
                <w:t>f04/m04</w:t>
              </w:r>
            </w:ins>
          </w:p>
        </w:tc>
        <w:tc>
          <w:tcPr>
            <w:tcW w:w="1874" w:type="dxa"/>
            <w:tcPrChange w:id="338" w:author="秦蓓嘉" w:date="2026-04-12T19:27:00Z">
              <w:tcPr>
                <w:tcW w:w="2524" w:type="dxa"/>
                <w:gridSpan w:val="2"/>
              </w:tcPr>
            </w:tcPrChange>
          </w:tcPr>
          <w:p w14:paraId="35C59E2E" w14:textId="77777777" w:rsidR="0027685B" w:rsidRPr="00805397" w:rsidRDefault="0027685B" w:rsidP="007B309E">
            <w:pPr>
              <w:pStyle w:val="10BodySubsequentParagraph"/>
              <w:ind w:firstLine="0"/>
              <w:jc w:val="center"/>
              <w:rPr>
                <w:color w:val="auto"/>
              </w:rPr>
              <w:pPrChange w:id="339" w:author="秦蓓嘉" w:date="2026-04-12T19:27:00Z">
                <w:pPr>
                  <w:pStyle w:val="10BodySubsequentParagraph"/>
                  <w:ind w:firstLine="0"/>
                </w:pPr>
              </w:pPrChange>
            </w:pPr>
            <w:r w:rsidRPr="00805397">
              <w:rPr>
                <w:color w:val="auto"/>
              </w:rPr>
              <w:t>65</w:t>
            </w:r>
          </w:p>
        </w:tc>
        <w:tc>
          <w:tcPr>
            <w:tcW w:w="1881" w:type="dxa"/>
            <w:tcPrChange w:id="340" w:author="秦蓓嘉" w:date="2026-04-12T19:27:00Z">
              <w:tcPr>
                <w:tcW w:w="2524" w:type="dxa"/>
              </w:tcPr>
            </w:tcPrChange>
          </w:tcPr>
          <w:p w14:paraId="795221B3" w14:textId="37F2CD3D" w:rsidR="0027685B" w:rsidRPr="00805397" w:rsidRDefault="00B47A88" w:rsidP="007B309E">
            <w:pPr>
              <w:pStyle w:val="10BodySubsequentParagraph"/>
              <w:ind w:firstLine="0"/>
              <w:jc w:val="center"/>
              <w:rPr>
                <w:color w:val="auto"/>
              </w:rPr>
              <w:pPrChange w:id="341" w:author="秦蓓嘉" w:date="2026-04-12T19:27:00Z">
                <w:pPr>
                  <w:pStyle w:val="10BodySubsequentParagraph"/>
                  <w:ind w:firstLine="0"/>
                </w:pPr>
              </w:pPrChange>
            </w:pPr>
            <w:del w:id="342" w:author="秦蓓嘉" w:date="2026-04-12T19:27:00Z">
              <w:r w:rsidRPr="00794629">
                <w:rPr>
                  <w:color w:val="auto"/>
                </w:rPr>
                <w:delText>/</w:delText>
              </w:r>
            </w:del>
            <w:ins w:id="343" w:author="秦蓓嘉" w:date="2026-04-12T19:27:00Z">
              <w:r w:rsidR="00513BCD" w:rsidRPr="00805397">
                <w:rPr>
                  <w:color w:val="auto"/>
                </w:rPr>
                <w:t>68</w:t>
              </w:r>
            </w:ins>
          </w:p>
        </w:tc>
      </w:tr>
      <w:tr w:rsidR="0027685B" w:rsidRPr="00805397" w14:paraId="56B7A425" w14:textId="77777777" w:rsidTr="0027685B">
        <w:tc>
          <w:tcPr>
            <w:tcW w:w="2069" w:type="dxa"/>
            <w:tcPrChange w:id="344" w:author="秦蓓嘉" w:date="2026-04-12T19:27:00Z">
              <w:tcPr>
                <w:tcW w:w="2524" w:type="dxa"/>
              </w:tcPr>
            </w:tcPrChange>
          </w:tcPr>
          <w:p w14:paraId="640EA0BC" w14:textId="77777777" w:rsidR="0027685B" w:rsidRPr="00805397" w:rsidRDefault="0027685B" w:rsidP="007B309E">
            <w:pPr>
              <w:pStyle w:val="10BodySubsequentParagraph"/>
              <w:ind w:firstLine="0"/>
              <w:jc w:val="left"/>
              <w:rPr>
                <w:color w:val="auto"/>
              </w:rPr>
              <w:pPrChange w:id="345" w:author="秦蓓嘉" w:date="2026-04-12T19:27:00Z">
                <w:pPr>
                  <w:pStyle w:val="10BodySubsequentParagraph"/>
                  <w:ind w:firstLine="0"/>
                </w:pPr>
              </w:pPrChange>
            </w:pPr>
            <w:r w:rsidRPr="00805397">
              <w:rPr>
                <w:color w:val="auto"/>
              </w:rPr>
              <w:t>05 (Asian)</w:t>
            </w:r>
          </w:p>
        </w:tc>
        <w:tc>
          <w:tcPr>
            <w:tcW w:w="1748" w:type="dxa"/>
            <w:cellIns w:id="346" w:author="秦蓓嘉" w:date="2026-04-12T19:27:00Z"/>
            <w:tcPrChange w:id="347" w:author="秦蓓嘉" w:date="2026-04-12T19:27:00Z">
              <w:tcPr>
                <w:tcW w:w="2524" w:type="dxa"/>
                <w:cellIns w:id="348" w:author="秦蓓嘉" w:date="2026-04-12T19:27:00Z"/>
              </w:tcPr>
            </w:tcPrChange>
          </w:tcPr>
          <w:p w14:paraId="203932A7" w14:textId="77777777" w:rsidR="0027685B" w:rsidRPr="00805397" w:rsidRDefault="0027685B" w:rsidP="007B309E">
            <w:pPr>
              <w:pStyle w:val="10BodySubsequentParagraph"/>
              <w:ind w:firstLine="0"/>
              <w:jc w:val="center"/>
              <w:rPr>
                <w:color w:val="auto"/>
              </w:rPr>
            </w:pPr>
            <w:ins w:id="349" w:author="秦蓓嘉" w:date="2026-04-12T19:27:00Z">
              <w:r w:rsidRPr="00805397">
                <w:t>f05/m05</w:t>
              </w:r>
            </w:ins>
          </w:p>
        </w:tc>
        <w:tc>
          <w:tcPr>
            <w:tcW w:w="1874" w:type="dxa"/>
            <w:tcPrChange w:id="350" w:author="秦蓓嘉" w:date="2026-04-12T19:27:00Z">
              <w:tcPr>
                <w:tcW w:w="2524" w:type="dxa"/>
                <w:gridSpan w:val="2"/>
              </w:tcPr>
            </w:tcPrChange>
          </w:tcPr>
          <w:p w14:paraId="4D58E8CA" w14:textId="77777777" w:rsidR="0027685B" w:rsidRPr="00805397" w:rsidRDefault="0027685B" w:rsidP="007B309E">
            <w:pPr>
              <w:pStyle w:val="10BodySubsequentParagraph"/>
              <w:ind w:firstLine="0"/>
              <w:jc w:val="center"/>
              <w:rPr>
                <w:color w:val="auto"/>
              </w:rPr>
              <w:pPrChange w:id="351" w:author="秦蓓嘉" w:date="2026-04-12T19:27:00Z">
                <w:pPr>
                  <w:pStyle w:val="10BodySubsequentParagraph"/>
                  <w:ind w:firstLine="0"/>
                </w:pPr>
              </w:pPrChange>
            </w:pPr>
            <w:r w:rsidRPr="00805397">
              <w:rPr>
                <w:color w:val="auto"/>
              </w:rPr>
              <w:t>60</w:t>
            </w:r>
          </w:p>
        </w:tc>
        <w:tc>
          <w:tcPr>
            <w:tcW w:w="1881" w:type="dxa"/>
            <w:tcPrChange w:id="352" w:author="秦蓓嘉" w:date="2026-04-12T19:27:00Z">
              <w:tcPr>
                <w:tcW w:w="2524" w:type="dxa"/>
              </w:tcPr>
            </w:tcPrChange>
          </w:tcPr>
          <w:p w14:paraId="66E76918" w14:textId="77777777" w:rsidR="0027685B" w:rsidRPr="00805397" w:rsidRDefault="0027685B" w:rsidP="007B309E">
            <w:pPr>
              <w:pStyle w:val="10BodySubsequentParagraph"/>
              <w:ind w:firstLine="0"/>
              <w:jc w:val="center"/>
              <w:rPr>
                <w:color w:val="auto"/>
              </w:rPr>
              <w:pPrChange w:id="353" w:author="秦蓓嘉" w:date="2026-04-12T19:27:00Z">
                <w:pPr>
                  <w:pStyle w:val="10BodySubsequentParagraph"/>
                  <w:ind w:firstLine="0"/>
                </w:pPr>
              </w:pPrChange>
            </w:pPr>
            <w:r w:rsidRPr="00805397">
              <w:rPr>
                <w:color w:val="auto"/>
              </w:rPr>
              <w:t>65</w:t>
            </w:r>
          </w:p>
        </w:tc>
      </w:tr>
      <w:tr w:rsidR="0027685B" w:rsidRPr="00805397" w14:paraId="4DEE30AC" w14:textId="77777777" w:rsidTr="0027685B">
        <w:tc>
          <w:tcPr>
            <w:tcW w:w="2069" w:type="dxa"/>
            <w:tcPrChange w:id="354" w:author="秦蓓嘉" w:date="2026-04-12T19:27:00Z">
              <w:tcPr>
                <w:tcW w:w="2524" w:type="dxa"/>
              </w:tcPr>
            </w:tcPrChange>
          </w:tcPr>
          <w:p w14:paraId="5E2104E5" w14:textId="77777777" w:rsidR="0027685B" w:rsidRPr="00805397" w:rsidRDefault="0027685B" w:rsidP="007B309E">
            <w:pPr>
              <w:pStyle w:val="10BodySubsequentParagraph"/>
              <w:ind w:firstLine="0"/>
              <w:jc w:val="left"/>
              <w:rPr>
                <w:color w:val="auto"/>
              </w:rPr>
              <w:pPrChange w:id="355" w:author="秦蓓嘉" w:date="2026-04-12T19:27:00Z">
                <w:pPr>
                  <w:pStyle w:val="10BodySubsequentParagraph"/>
                  <w:ind w:firstLine="0"/>
                </w:pPr>
              </w:pPrChange>
            </w:pPr>
            <w:r w:rsidRPr="00805397">
              <w:rPr>
                <w:color w:val="auto"/>
              </w:rPr>
              <w:t>06 (Asian)</w:t>
            </w:r>
          </w:p>
        </w:tc>
        <w:tc>
          <w:tcPr>
            <w:tcW w:w="1748" w:type="dxa"/>
            <w:cellIns w:id="356" w:author="秦蓓嘉" w:date="2026-04-12T19:27:00Z"/>
            <w:tcPrChange w:id="357" w:author="秦蓓嘉" w:date="2026-04-12T19:27:00Z">
              <w:tcPr>
                <w:tcW w:w="2524" w:type="dxa"/>
                <w:cellIns w:id="358" w:author="秦蓓嘉" w:date="2026-04-12T19:27:00Z"/>
              </w:tcPr>
            </w:tcPrChange>
          </w:tcPr>
          <w:p w14:paraId="33C59CC9" w14:textId="77777777" w:rsidR="0027685B" w:rsidRPr="00805397" w:rsidRDefault="0027685B" w:rsidP="007B309E">
            <w:pPr>
              <w:pStyle w:val="10BodySubsequentParagraph"/>
              <w:ind w:firstLine="0"/>
              <w:jc w:val="center"/>
              <w:rPr>
                <w:color w:val="auto"/>
              </w:rPr>
            </w:pPr>
            <w:ins w:id="359" w:author="秦蓓嘉" w:date="2026-04-12T19:27:00Z">
              <w:r w:rsidRPr="00805397">
                <w:t>f06/m06</w:t>
              </w:r>
            </w:ins>
          </w:p>
        </w:tc>
        <w:tc>
          <w:tcPr>
            <w:tcW w:w="1874" w:type="dxa"/>
            <w:tcPrChange w:id="360" w:author="秦蓓嘉" w:date="2026-04-12T19:27:00Z">
              <w:tcPr>
                <w:tcW w:w="2524" w:type="dxa"/>
                <w:gridSpan w:val="2"/>
              </w:tcPr>
            </w:tcPrChange>
          </w:tcPr>
          <w:p w14:paraId="3F1C8B75" w14:textId="77777777" w:rsidR="0027685B" w:rsidRPr="00805397" w:rsidRDefault="0027685B" w:rsidP="007B309E">
            <w:pPr>
              <w:pStyle w:val="10BodySubsequentParagraph"/>
              <w:ind w:firstLine="0"/>
              <w:jc w:val="center"/>
              <w:rPr>
                <w:color w:val="auto"/>
              </w:rPr>
              <w:pPrChange w:id="361" w:author="秦蓓嘉" w:date="2026-04-12T19:27:00Z">
                <w:pPr>
                  <w:pStyle w:val="10BodySubsequentParagraph"/>
                  <w:ind w:firstLine="0"/>
                </w:pPr>
              </w:pPrChange>
            </w:pPr>
            <w:r w:rsidRPr="00805397">
              <w:rPr>
                <w:color w:val="auto"/>
              </w:rPr>
              <w:t>55</w:t>
            </w:r>
          </w:p>
        </w:tc>
        <w:tc>
          <w:tcPr>
            <w:tcW w:w="1881" w:type="dxa"/>
            <w:tcPrChange w:id="362" w:author="秦蓓嘉" w:date="2026-04-12T19:27:00Z">
              <w:tcPr>
                <w:tcW w:w="2524" w:type="dxa"/>
              </w:tcPr>
            </w:tcPrChange>
          </w:tcPr>
          <w:p w14:paraId="451EE96F" w14:textId="77777777" w:rsidR="0027685B" w:rsidRPr="00805397" w:rsidRDefault="0027685B" w:rsidP="007B309E">
            <w:pPr>
              <w:pStyle w:val="10BodySubsequentParagraph"/>
              <w:ind w:firstLine="0"/>
              <w:jc w:val="center"/>
              <w:rPr>
                <w:color w:val="auto"/>
              </w:rPr>
              <w:pPrChange w:id="363" w:author="秦蓓嘉" w:date="2026-04-12T19:27:00Z">
                <w:pPr>
                  <w:pStyle w:val="10BodySubsequentParagraph"/>
                  <w:ind w:firstLine="0"/>
                </w:pPr>
              </w:pPrChange>
            </w:pPr>
            <w:r w:rsidRPr="00805397">
              <w:rPr>
                <w:color w:val="auto"/>
              </w:rPr>
              <w:t>60</w:t>
            </w:r>
          </w:p>
        </w:tc>
      </w:tr>
      <w:tr w:rsidR="0027685B" w:rsidRPr="00805397" w14:paraId="22679A86" w14:textId="77777777" w:rsidTr="0027685B">
        <w:tc>
          <w:tcPr>
            <w:tcW w:w="2069" w:type="dxa"/>
            <w:tcPrChange w:id="364" w:author="秦蓓嘉" w:date="2026-04-12T19:27:00Z">
              <w:tcPr>
                <w:tcW w:w="2524" w:type="dxa"/>
              </w:tcPr>
            </w:tcPrChange>
          </w:tcPr>
          <w:p w14:paraId="45CE1F29" w14:textId="77777777" w:rsidR="0027685B" w:rsidRPr="00805397" w:rsidRDefault="0027685B" w:rsidP="007B309E">
            <w:pPr>
              <w:pStyle w:val="10BodySubsequentParagraph"/>
              <w:ind w:firstLine="0"/>
              <w:jc w:val="left"/>
              <w:rPr>
                <w:color w:val="auto"/>
              </w:rPr>
              <w:pPrChange w:id="365" w:author="秦蓓嘉" w:date="2026-04-12T19:27:00Z">
                <w:pPr>
                  <w:pStyle w:val="10BodySubsequentParagraph"/>
                  <w:ind w:firstLine="0"/>
                </w:pPr>
              </w:pPrChange>
            </w:pPr>
            <w:r w:rsidRPr="00805397">
              <w:rPr>
                <w:color w:val="auto"/>
              </w:rPr>
              <w:t>07 (South Asian)</w:t>
            </w:r>
          </w:p>
        </w:tc>
        <w:tc>
          <w:tcPr>
            <w:tcW w:w="1748" w:type="dxa"/>
            <w:cellIns w:id="366" w:author="秦蓓嘉" w:date="2026-04-12T19:27:00Z"/>
            <w:tcPrChange w:id="367" w:author="秦蓓嘉" w:date="2026-04-12T19:27:00Z">
              <w:tcPr>
                <w:tcW w:w="2524" w:type="dxa"/>
                <w:cellIns w:id="368" w:author="秦蓓嘉" w:date="2026-04-12T19:27:00Z"/>
              </w:tcPr>
            </w:tcPrChange>
          </w:tcPr>
          <w:p w14:paraId="0F8E3839" w14:textId="77777777" w:rsidR="0027685B" w:rsidRPr="00805397" w:rsidRDefault="0027685B" w:rsidP="007B309E">
            <w:pPr>
              <w:pStyle w:val="10BodySubsequentParagraph"/>
              <w:ind w:firstLine="0"/>
              <w:jc w:val="center"/>
              <w:rPr>
                <w:color w:val="auto"/>
              </w:rPr>
            </w:pPr>
            <w:ins w:id="369" w:author="秦蓓嘉" w:date="2026-04-12T19:27:00Z">
              <w:r w:rsidRPr="00805397">
                <w:t>f07/m07</w:t>
              </w:r>
            </w:ins>
          </w:p>
        </w:tc>
        <w:tc>
          <w:tcPr>
            <w:tcW w:w="1874" w:type="dxa"/>
            <w:tcPrChange w:id="370" w:author="秦蓓嘉" w:date="2026-04-12T19:27:00Z">
              <w:tcPr>
                <w:tcW w:w="2524" w:type="dxa"/>
                <w:gridSpan w:val="2"/>
              </w:tcPr>
            </w:tcPrChange>
          </w:tcPr>
          <w:p w14:paraId="5E0F8B64" w14:textId="77777777" w:rsidR="0027685B" w:rsidRPr="00805397" w:rsidRDefault="0027685B" w:rsidP="007B309E">
            <w:pPr>
              <w:pStyle w:val="10BodySubsequentParagraph"/>
              <w:ind w:firstLine="0"/>
              <w:jc w:val="center"/>
              <w:rPr>
                <w:color w:val="auto"/>
              </w:rPr>
              <w:pPrChange w:id="371" w:author="秦蓓嘉" w:date="2026-04-12T19:27:00Z">
                <w:pPr>
                  <w:pStyle w:val="10BodySubsequentParagraph"/>
                  <w:ind w:firstLine="0"/>
                </w:pPr>
              </w:pPrChange>
            </w:pPr>
            <w:r w:rsidRPr="00805397">
              <w:rPr>
                <w:color w:val="auto"/>
              </w:rPr>
              <w:t>50</w:t>
            </w:r>
          </w:p>
        </w:tc>
        <w:tc>
          <w:tcPr>
            <w:tcW w:w="1881" w:type="dxa"/>
            <w:tcPrChange w:id="372" w:author="秦蓓嘉" w:date="2026-04-12T19:27:00Z">
              <w:tcPr>
                <w:tcW w:w="2524" w:type="dxa"/>
              </w:tcPr>
            </w:tcPrChange>
          </w:tcPr>
          <w:p w14:paraId="15636D5F" w14:textId="77777777" w:rsidR="0027685B" w:rsidRPr="00805397" w:rsidRDefault="0027685B" w:rsidP="007B309E">
            <w:pPr>
              <w:pStyle w:val="10BodySubsequentParagraph"/>
              <w:ind w:firstLine="0"/>
              <w:jc w:val="center"/>
              <w:rPr>
                <w:color w:val="auto"/>
              </w:rPr>
              <w:pPrChange w:id="373" w:author="秦蓓嘉" w:date="2026-04-12T19:27:00Z">
                <w:pPr>
                  <w:pStyle w:val="10BodySubsequentParagraph"/>
                  <w:ind w:firstLine="0"/>
                </w:pPr>
              </w:pPrChange>
            </w:pPr>
            <w:r w:rsidRPr="00805397">
              <w:rPr>
                <w:color w:val="auto"/>
              </w:rPr>
              <w:t>55</w:t>
            </w:r>
          </w:p>
        </w:tc>
      </w:tr>
      <w:tr w:rsidR="0027685B" w:rsidRPr="00805397" w14:paraId="3485253A" w14:textId="77777777" w:rsidTr="0027685B">
        <w:tc>
          <w:tcPr>
            <w:tcW w:w="2069" w:type="dxa"/>
            <w:tcPrChange w:id="374" w:author="秦蓓嘉" w:date="2026-04-12T19:27:00Z">
              <w:tcPr>
                <w:tcW w:w="2524" w:type="dxa"/>
              </w:tcPr>
            </w:tcPrChange>
          </w:tcPr>
          <w:p w14:paraId="7B9FC551" w14:textId="77777777" w:rsidR="0027685B" w:rsidRPr="00805397" w:rsidRDefault="0027685B" w:rsidP="007B309E">
            <w:pPr>
              <w:pStyle w:val="10BodySubsequentParagraph"/>
              <w:ind w:firstLine="0"/>
              <w:jc w:val="left"/>
              <w:rPr>
                <w:color w:val="auto"/>
              </w:rPr>
              <w:pPrChange w:id="375" w:author="秦蓓嘉" w:date="2026-04-12T19:27:00Z">
                <w:pPr>
                  <w:pStyle w:val="10BodySubsequentParagraph"/>
                  <w:ind w:firstLine="0"/>
                </w:pPr>
              </w:pPrChange>
            </w:pPr>
            <w:r w:rsidRPr="00805397">
              <w:rPr>
                <w:color w:val="auto"/>
              </w:rPr>
              <w:t>08 (South Asian)</w:t>
            </w:r>
          </w:p>
        </w:tc>
        <w:tc>
          <w:tcPr>
            <w:tcW w:w="1748" w:type="dxa"/>
            <w:cellIns w:id="376" w:author="秦蓓嘉" w:date="2026-04-12T19:27:00Z"/>
            <w:tcPrChange w:id="377" w:author="秦蓓嘉" w:date="2026-04-12T19:27:00Z">
              <w:tcPr>
                <w:tcW w:w="2524" w:type="dxa"/>
                <w:cellIns w:id="378" w:author="秦蓓嘉" w:date="2026-04-12T19:27:00Z"/>
              </w:tcPr>
            </w:tcPrChange>
          </w:tcPr>
          <w:p w14:paraId="3B61AEEF" w14:textId="77777777" w:rsidR="0027685B" w:rsidRPr="00805397" w:rsidRDefault="0027685B" w:rsidP="007B309E">
            <w:pPr>
              <w:pStyle w:val="10BodySubsequentParagraph"/>
              <w:ind w:firstLine="0"/>
              <w:jc w:val="center"/>
              <w:rPr>
                <w:color w:val="auto"/>
              </w:rPr>
            </w:pPr>
            <w:ins w:id="379" w:author="秦蓓嘉" w:date="2026-04-12T19:27:00Z">
              <w:r w:rsidRPr="00805397">
                <w:t>f08/m08</w:t>
              </w:r>
            </w:ins>
          </w:p>
        </w:tc>
        <w:tc>
          <w:tcPr>
            <w:tcW w:w="1874" w:type="dxa"/>
            <w:tcPrChange w:id="380" w:author="秦蓓嘉" w:date="2026-04-12T19:27:00Z">
              <w:tcPr>
                <w:tcW w:w="2524" w:type="dxa"/>
                <w:gridSpan w:val="2"/>
              </w:tcPr>
            </w:tcPrChange>
          </w:tcPr>
          <w:p w14:paraId="2D80E011" w14:textId="77777777" w:rsidR="0027685B" w:rsidRPr="00805397" w:rsidRDefault="0027685B" w:rsidP="007B309E">
            <w:pPr>
              <w:pStyle w:val="10BodySubsequentParagraph"/>
              <w:ind w:firstLine="0"/>
              <w:jc w:val="center"/>
              <w:rPr>
                <w:color w:val="auto"/>
              </w:rPr>
              <w:pPrChange w:id="381" w:author="秦蓓嘉" w:date="2026-04-12T19:27:00Z">
                <w:pPr>
                  <w:pStyle w:val="10BodySubsequentParagraph"/>
                  <w:ind w:firstLine="0"/>
                </w:pPr>
              </w:pPrChange>
            </w:pPr>
            <w:r w:rsidRPr="00805397">
              <w:rPr>
                <w:color w:val="auto"/>
              </w:rPr>
              <w:t>40</w:t>
            </w:r>
          </w:p>
        </w:tc>
        <w:tc>
          <w:tcPr>
            <w:tcW w:w="1881" w:type="dxa"/>
            <w:tcPrChange w:id="382" w:author="秦蓓嘉" w:date="2026-04-12T19:27:00Z">
              <w:tcPr>
                <w:tcW w:w="2524" w:type="dxa"/>
              </w:tcPr>
            </w:tcPrChange>
          </w:tcPr>
          <w:p w14:paraId="4420AC77" w14:textId="77777777" w:rsidR="0027685B" w:rsidRPr="00805397" w:rsidRDefault="0027685B" w:rsidP="007B309E">
            <w:pPr>
              <w:pStyle w:val="10BodySubsequentParagraph"/>
              <w:ind w:firstLine="0"/>
              <w:jc w:val="center"/>
              <w:rPr>
                <w:color w:val="auto"/>
              </w:rPr>
              <w:pPrChange w:id="383" w:author="秦蓓嘉" w:date="2026-04-12T19:27:00Z">
                <w:pPr>
                  <w:pStyle w:val="10BodySubsequentParagraph"/>
                  <w:ind w:firstLine="0"/>
                </w:pPr>
              </w:pPrChange>
            </w:pPr>
            <w:r w:rsidRPr="00805397">
              <w:rPr>
                <w:color w:val="auto"/>
              </w:rPr>
              <w:t>50</w:t>
            </w:r>
          </w:p>
        </w:tc>
      </w:tr>
      <w:tr w:rsidR="0027685B" w:rsidRPr="00805397" w14:paraId="7FA013DA" w14:textId="77777777" w:rsidTr="0027685B">
        <w:tc>
          <w:tcPr>
            <w:tcW w:w="2069" w:type="dxa"/>
            <w:tcPrChange w:id="384" w:author="秦蓓嘉" w:date="2026-04-12T19:27:00Z">
              <w:tcPr>
                <w:tcW w:w="2524" w:type="dxa"/>
              </w:tcPr>
            </w:tcPrChange>
          </w:tcPr>
          <w:p w14:paraId="72F1ED4C" w14:textId="77777777" w:rsidR="0027685B" w:rsidRPr="00805397" w:rsidRDefault="0027685B" w:rsidP="007B309E">
            <w:pPr>
              <w:pStyle w:val="10BodySubsequentParagraph"/>
              <w:ind w:firstLine="0"/>
              <w:jc w:val="left"/>
              <w:rPr>
                <w:color w:val="auto"/>
              </w:rPr>
              <w:pPrChange w:id="385" w:author="秦蓓嘉" w:date="2026-04-12T19:27:00Z">
                <w:pPr>
                  <w:pStyle w:val="10BodySubsequentParagraph"/>
                  <w:ind w:firstLine="0"/>
                </w:pPr>
              </w:pPrChange>
            </w:pPr>
            <w:r w:rsidRPr="00805397">
              <w:rPr>
                <w:color w:val="auto"/>
              </w:rPr>
              <w:t>09 (African)</w:t>
            </w:r>
          </w:p>
        </w:tc>
        <w:tc>
          <w:tcPr>
            <w:tcW w:w="1748" w:type="dxa"/>
            <w:cellIns w:id="386" w:author="秦蓓嘉" w:date="2026-04-12T19:27:00Z"/>
            <w:tcPrChange w:id="387" w:author="秦蓓嘉" w:date="2026-04-12T19:27:00Z">
              <w:tcPr>
                <w:tcW w:w="2524" w:type="dxa"/>
                <w:cellIns w:id="388" w:author="秦蓓嘉" w:date="2026-04-12T19:27:00Z"/>
              </w:tcPr>
            </w:tcPrChange>
          </w:tcPr>
          <w:p w14:paraId="46296489" w14:textId="77777777" w:rsidR="0027685B" w:rsidRPr="00805397" w:rsidRDefault="0027685B" w:rsidP="007B309E">
            <w:pPr>
              <w:pStyle w:val="10BodySubsequentParagraph"/>
              <w:ind w:firstLine="0"/>
              <w:jc w:val="center"/>
              <w:rPr>
                <w:color w:val="auto"/>
              </w:rPr>
            </w:pPr>
            <w:ins w:id="389" w:author="秦蓓嘉" w:date="2026-04-12T19:27:00Z">
              <w:r w:rsidRPr="00805397">
                <w:t>f09/m09</w:t>
              </w:r>
            </w:ins>
          </w:p>
        </w:tc>
        <w:tc>
          <w:tcPr>
            <w:tcW w:w="1874" w:type="dxa"/>
            <w:tcPrChange w:id="390" w:author="秦蓓嘉" w:date="2026-04-12T19:27:00Z">
              <w:tcPr>
                <w:tcW w:w="2524" w:type="dxa"/>
                <w:gridSpan w:val="2"/>
              </w:tcPr>
            </w:tcPrChange>
          </w:tcPr>
          <w:p w14:paraId="3D02B336" w14:textId="77777777" w:rsidR="0027685B" w:rsidRPr="00805397" w:rsidRDefault="0027685B" w:rsidP="007B309E">
            <w:pPr>
              <w:pStyle w:val="10BodySubsequentParagraph"/>
              <w:ind w:firstLine="0"/>
              <w:jc w:val="center"/>
              <w:rPr>
                <w:color w:val="auto"/>
              </w:rPr>
              <w:pPrChange w:id="391" w:author="秦蓓嘉" w:date="2026-04-12T19:27:00Z">
                <w:pPr>
                  <w:pStyle w:val="10BodySubsequentParagraph"/>
                  <w:ind w:firstLine="0"/>
                </w:pPr>
              </w:pPrChange>
            </w:pPr>
            <w:r w:rsidRPr="00805397">
              <w:rPr>
                <w:color w:val="auto"/>
              </w:rPr>
              <w:t>30</w:t>
            </w:r>
          </w:p>
        </w:tc>
        <w:tc>
          <w:tcPr>
            <w:tcW w:w="1881" w:type="dxa"/>
            <w:tcPrChange w:id="392" w:author="秦蓓嘉" w:date="2026-04-12T19:27:00Z">
              <w:tcPr>
                <w:tcW w:w="2524" w:type="dxa"/>
              </w:tcPr>
            </w:tcPrChange>
          </w:tcPr>
          <w:p w14:paraId="2BA1F77C" w14:textId="77777777" w:rsidR="0027685B" w:rsidRPr="00805397" w:rsidRDefault="0027685B" w:rsidP="007B309E">
            <w:pPr>
              <w:pStyle w:val="10BodySubsequentParagraph"/>
              <w:ind w:firstLine="0"/>
              <w:jc w:val="center"/>
              <w:rPr>
                <w:color w:val="auto"/>
              </w:rPr>
              <w:pPrChange w:id="393" w:author="秦蓓嘉" w:date="2026-04-12T19:27:00Z">
                <w:pPr>
                  <w:pStyle w:val="10BodySubsequentParagraph"/>
                  <w:ind w:firstLine="0"/>
                </w:pPr>
              </w:pPrChange>
            </w:pPr>
            <w:r w:rsidRPr="00805397">
              <w:rPr>
                <w:color w:val="auto"/>
              </w:rPr>
              <w:t>40</w:t>
            </w:r>
          </w:p>
        </w:tc>
      </w:tr>
      <w:tr w:rsidR="0027685B" w:rsidRPr="00805397" w14:paraId="193E99AB" w14:textId="77777777" w:rsidTr="0027685B">
        <w:tc>
          <w:tcPr>
            <w:tcW w:w="2069" w:type="dxa"/>
            <w:tcPrChange w:id="394" w:author="秦蓓嘉" w:date="2026-04-12T19:27:00Z">
              <w:tcPr>
                <w:tcW w:w="2524" w:type="dxa"/>
                <w:gridSpan w:val="2"/>
              </w:tcPr>
            </w:tcPrChange>
          </w:tcPr>
          <w:p w14:paraId="3B26A129" w14:textId="77777777" w:rsidR="0027685B" w:rsidRPr="00805397" w:rsidRDefault="0027685B" w:rsidP="007B309E">
            <w:pPr>
              <w:pStyle w:val="10BodySubsequentParagraph"/>
              <w:ind w:firstLine="0"/>
              <w:jc w:val="left"/>
              <w:rPr>
                <w:color w:val="auto"/>
              </w:rPr>
              <w:pPrChange w:id="395" w:author="秦蓓嘉" w:date="2026-04-12T19:27:00Z">
                <w:pPr>
                  <w:pStyle w:val="10BodySubsequentParagraph"/>
                  <w:ind w:firstLine="0"/>
                </w:pPr>
              </w:pPrChange>
            </w:pPr>
            <w:r w:rsidRPr="00805397">
              <w:rPr>
                <w:color w:val="auto"/>
              </w:rPr>
              <w:t>10 (African)</w:t>
            </w:r>
          </w:p>
        </w:tc>
        <w:tc>
          <w:tcPr>
            <w:tcW w:w="1748" w:type="dxa"/>
            <w:tcPrChange w:id="396" w:author="秦蓓嘉" w:date="2026-04-12T19:27:00Z">
              <w:tcPr>
                <w:tcW w:w="2524" w:type="dxa"/>
              </w:tcPr>
            </w:tcPrChange>
          </w:tcPr>
          <w:p w14:paraId="54016B40" w14:textId="78B87619" w:rsidR="0027685B" w:rsidRPr="00805397" w:rsidRDefault="00795F65" w:rsidP="007B309E">
            <w:pPr>
              <w:pStyle w:val="10BodySubsequentParagraph"/>
              <w:ind w:firstLine="0"/>
              <w:jc w:val="center"/>
              <w:rPr>
                <w:color w:val="auto"/>
              </w:rPr>
              <w:pPrChange w:id="397" w:author="秦蓓嘉" w:date="2026-04-12T19:27:00Z">
                <w:pPr>
                  <w:pStyle w:val="10BodySubsequentParagraph"/>
                  <w:ind w:firstLine="0"/>
                </w:pPr>
              </w:pPrChange>
            </w:pPr>
            <w:del w:id="398" w:author="秦蓓嘉" w:date="2026-04-12T19:27:00Z">
              <w:r w:rsidRPr="00794629">
                <w:rPr>
                  <w:color w:val="auto"/>
                </w:rPr>
                <w:delText>0</w:delText>
              </w:r>
            </w:del>
            <w:ins w:id="399" w:author="秦蓓嘉" w:date="2026-04-12T19:27:00Z">
              <w:r w:rsidR="0027685B" w:rsidRPr="00805397">
                <w:t>f10/m10</w:t>
              </w:r>
            </w:ins>
          </w:p>
        </w:tc>
        <w:tc>
          <w:tcPr>
            <w:tcW w:w="1874" w:type="dxa"/>
            <w:cellIns w:id="400" w:author="秦蓓嘉" w:date="2026-04-12T19:27:00Z"/>
            <w:tcPrChange w:id="401" w:author="秦蓓嘉" w:date="2026-04-12T19:27:00Z">
              <w:tcPr>
                <w:tcW w:w="2524" w:type="dxa"/>
                <w:cellIns w:id="402" w:author="秦蓓嘉" w:date="2026-04-12T19:27:00Z"/>
              </w:tcPr>
            </w:tcPrChange>
          </w:tcPr>
          <w:p w14:paraId="557C496B" w14:textId="75646D88" w:rsidR="0027685B" w:rsidRPr="00805397" w:rsidRDefault="00480A99" w:rsidP="007B309E">
            <w:pPr>
              <w:pStyle w:val="10BodySubsequentParagraph"/>
              <w:ind w:firstLine="0"/>
              <w:jc w:val="center"/>
              <w:rPr>
                <w:color w:val="auto"/>
              </w:rPr>
            </w:pPr>
            <w:ins w:id="403" w:author="秦蓓嘉" w:date="2026-04-12T19:27:00Z">
              <w:r w:rsidRPr="00805397">
                <w:rPr>
                  <w:color w:val="auto"/>
                </w:rPr>
                <w:t>25</w:t>
              </w:r>
            </w:ins>
          </w:p>
        </w:tc>
        <w:tc>
          <w:tcPr>
            <w:tcW w:w="1881" w:type="dxa"/>
            <w:tcPrChange w:id="404" w:author="秦蓓嘉" w:date="2026-04-12T19:27:00Z">
              <w:tcPr>
                <w:tcW w:w="2524" w:type="dxa"/>
              </w:tcPr>
            </w:tcPrChange>
          </w:tcPr>
          <w:p w14:paraId="1C197F8A" w14:textId="77777777" w:rsidR="0027685B" w:rsidRPr="00805397" w:rsidRDefault="0027685B" w:rsidP="007B309E">
            <w:pPr>
              <w:pStyle w:val="10BodySubsequentParagraph"/>
              <w:ind w:firstLine="0"/>
              <w:jc w:val="center"/>
              <w:rPr>
                <w:color w:val="auto"/>
              </w:rPr>
              <w:pPrChange w:id="405" w:author="秦蓓嘉" w:date="2026-04-12T19:27:00Z">
                <w:pPr>
                  <w:pStyle w:val="10BodySubsequentParagraph"/>
                  <w:ind w:firstLine="0"/>
                </w:pPr>
              </w:pPrChange>
            </w:pPr>
            <w:r w:rsidRPr="00805397">
              <w:rPr>
                <w:color w:val="auto"/>
              </w:rPr>
              <w:t>30</w:t>
            </w:r>
          </w:p>
        </w:tc>
      </w:tr>
      <w:bookmarkEnd w:id="282"/>
    </w:tbl>
    <w:p w14:paraId="696B6D6F" w14:textId="77777777" w:rsidR="001A0C47" w:rsidRPr="00805397" w:rsidRDefault="001A0C47" w:rsidP="001A0C47">
      <w:pPr>
        <w:pStyle w:val="10BodySubsequentParagraph"/>
      </w:pPr>
    </w:p>
    <w:p w14:paraId="6C380555" w14:textId="77777777" w:rsidR="00954025" w:rsidRPr="00794629" w:rsidRDefault="00C16782">
      <w:pPr>
        <w:pStyle w:val="09BodyFirstParagraph"/>
        <w:rPr>
          <w:del w:id="406" w:author="秦蓓嘉" w:date="2026-04-12T19:27:00Z"/>
          <w:rFonts w:cs="Times New Roman"/>
          <w:bCs/>
        </w:rPr>
      </w:pPr>
      <w:del w:id="407" w:author="秦蓓嘉" w:date="2026-04-12T19:27:00Z">
        <w:r w:rsidRPr="006F2F64">
          <w:rPr>
            <w:rFonts w:cs="Times New Roman"/>
            <w:bCs/>
          </w:rPr>
          <w:fldChar w:fldCharType="begin"/>
        </w:r>
        <w:r w:rsidRPr="00794629">
          <w:rPr>
            <w:rFonts w:cs="Times New Roman"/>
            <w:bCs/>
          </w:rPr>
          <w:delInstrText xml:space="preserve"> REF _Ref216944851 \h </w:delInstrText>
        </w:r>
        <w:r w:rsidR="00794629">
          <w:rPr>
            <w:rFonts w:cs="Times New Roman"/>
            <w:bCs/>
          </w:rPr>
          <w:delInstrText xml:space="preserve"> \* MERGEFORMAT </w:delInstrText>
        </w:r>
        <w:r w:rsidRPr="006F2F64">
          <w:rPr>
            <w:rFonts w:cs="Times New Roman"/>
            <w:bCs/>
          </w:rPr>
        </w:r>
        <w:r w:rsidRPr="006F2F64">
          <w:rPr>
            <w:rFonts w:cs="Times New Roman"/>
            <w:bCs/>
          </w:rPr>
          <w:fldChar w:fldCharType="separate"/>
        </w:r>
        <w:r w:rsidR="00794629" w:rsidRPr="00794629">
          <w:delText xml:space="preserve">Figure </w:delText>
        </w:r>
        <w:r w:rsidR="00794629" w:rsidRPr="00794629">
          <w:rPr>
            <w:noProof/>
          </w:rPr>
          <w:delText>1</w:delText>
        </w:r>
        <w:r w:rsidRPr="006F2F64">
          <w:rPr>
            <w:rFonts w:cs="Times New Roman"/>
            <w:bCs/>
          </w:rPr>
          <w:fldChar w:fldCharType="end"/>
        </w:r>
        <w:r w:rsidR="00617501" w:rsidRPr="00794629">
          <w:rPr>
            <w:rFonts w:cs="Times New Roman"/>
            <w:bCs/>
          </w:rPr>
          <w:delText xml:space="preserve"> shows the skin </w:delText>
        </w:r>
        <w:r w:rsidR="00E85AD3" w:rsidRPr="00794629">
          <w:rPr>
            <w:rFonts w:cs="Times New Roman"/>
            <w:bCs/>
          </w:rPr>
          <w:delText>colour</w:delText>
        </w:r>
        <w:r w:rsidR="00617501" w:rsidRPr="00794629">
          <w:rPr>
            <w:rFonts w:cs="Times New Roman"/>
            <w:bCs/>
          </w:rPr>
          <w:delText xml:space="preserve"> distribution by plotting </w:delText>
        </w:r>
        <w:r w:rsidR="00BF3D36" w:rsidRPr="00794629">
          <w:rPr>
            <w:rFonts w:cs="Times New Roman"/>
            <w:bCs/>
          </w:rPr>
          <w:delText xml:space="preserve">20 models’ </w:delText>
        </w:r>
        <w:r w:rsidR="00617501" w:rsidRPr="00794629">
          <w:rPr>
            <w:rFonts w:cs="Times New Roman"/>
            <w:bCs/>
            <w:i/>
          </w:rPr>
          <w:delText>L</w:delText>
        </w:r>
        <w:r w:rsidR="00617501" w:rsidRPr="00794629">
          <w:rPr>
            <w:rFonts w:cs="Times New Roman"/>
            <w:bCs/>
            <w:vertAlign w:val="superscript"/>
          </w:rPr>
          <w:delText>*</w:delText>
        </w:r>
        <w:r w:rsidR="00617501" w:rsidRPr="00794629">
          <w:rPr>
            <w:rFonts w:cs="Times New Roman"/>
            <w:bCs/>
          </w:rPr>
          <w:delText xml:space="preserve"> values against </w:delText>
        </w:r>
        <w:r w:rsidR="00617501" w:rsidRPr="00794629">
          <w:rPr>
            <w:rFonts w:cs="Times New Roman"/>
            <w:bCs/>
            <w:i/>
          </w:rPr>
          <w:delText>C</w:delText>
        </w:r>
        <w:r w:rsidR="00E70827" w:rsidRPr="00794629">
          <w:rPr>
            <w:rFonts w:cs="Times New Roman"/>
            <w:bCs/>
            <w:vertAlign w:val="superscript"/>
          </w:rPr>
          <w:delText>*</w:delText>
        </w:r>
        <w:r w:rsidR="00617501" w:rsidRPr="00794629">
          <w:rPr>
            <w:rFonts w:cs="Times New Roman"/>
            <w:bCs/>
            <w:vertAlign w:val="subscript"/>
          </w:rPr>
          <w:delText>ab</w:delText>
        </w:r>
        <w:r w:rsidR="00617501" w:rsidRPr="00794629">
          <w:rPr>
            <w:rFonts w:cs="Times New Roman"/>
            <w:bCs/>
          </w:rPr>
          <w:delText xml:space="preserve">, </w:delText>
        </w:r>
        <w:r w:rsidR="00617501" w:rsidRPr="00794629">
          <w:rPr>
            <w:rFonts w:cs="Times New Roman"/>
            <w:bCs/>
            <w:i/>
          </w:rPr>
          <w:delText>a</w:delText>
        </w:r>
        <w:r w:rsidR="00617501" w:rsidRPr="00794629">
          <w:rPr>
            <w:rFonts w:cs="Times New Roman"/>
            <w:bCs/>
            <w:vertAlign w:val="superscript"/>
          </w:rPr>
          <w:delText>*</w:delText>
        </w:r>
        <w:r w:rsidR="00617501" w:rsidRPr="00794629">
          <w:rPr>
            <w:rFonts w:cs="Times New Roman"/>
            <w:bCs/>
          </w:rPr>
          <w:delText xml:space="preserve">, </w:delText>
        </w:r>
        <w:r w:rsidR="00617501" w:rsidRPr="00794629">
          <w:rPr>
            <w:rFonts w:cs="Times New Roman"/>
            <w:bCs/>
            <w:i/>
          </w:rPr>
          <w:delText>b</w:delText>
        </w:r>
        <w:r w:rsidR="00617501" w:rsidRPr="00794629">
          <w:rPr>
            <w:rFonts w:cs="Times New Roman"/>
            <w:bCs/>
            <w:vertAlign w:val="superscript"/>
          </w:rPr>
          <w:delText>*</w:delText>
        </w:r>
        <w:r w:rsidR="00617501" w:rsidRPr="00794629">
          <w:rPr>
            <w:rFonts w:cs="Times New Roman"/>
            <w:bCs/>
          </w:rPr>
          <w:delText xml:space="preserve">, </w:delText>
        </w:r>
        <w:r w:rsidR="00617501" w:rsidRPr="00794629">
          <w:rPr>
            <w:rFonts w:cs="Times New Roman"/>
            <w:bCs/>
            <w:i/>
          </w:rPr>
          <w:delText>h</w:delText>
        </w:r>
        <w:r w:rsidR="00617501" w:rsidRPr="00794629">
          <w:rPr>
            <w:rFonts w:cs="Times New Roman"/>
            <w:bCs/>
            <w:vertAlign w:val="subscript"/>
          </w:rPr>
          <w:delText>ab</w:delText>
        </w:r>
        <w:r w:rsidR="00617501" w:rsidRPr="00794629">
          <w:rPr>
            <w:rFonts w:cs="Times New Roman"/>
            <w:bCs/>
          </w:rPr>
          <w:delText xml:space="preserve"> </w:delText>
        </w:r>
        <w:r w:rsidR="00BF3D36" w:rsidRPr="00794629">
          <w:rPr>
            <w:rFonts w:cs="Times New Roman"/>
            <w:bCs/>
          </w:rPr>
          <w:delText xml:space="preserve">values </w:delText>
        </w:r>
        <w:r w:rsidR="00617501" w:rsidRPr="00794629">
          <w:rPr>
            <w:rFonts w:cs="Times New Roman"/>
            <w:bCs/>
          </w:rPr>
          <w:delText xml:space="preserve">respectively, and </w:delText>
        </w:r>
        <w:r w:rsidR="00F206EF" w:rsidRPr="00794629">
          <w:rPr>
            <w:rFonts w:cs="Times New Roman"/>
            <w:bCs/>
          </w:rPr>
          <w:delText xml:space="preserve">by </w:delText>
        </w:r>
        <w:r w:rsidR="00617501" w:rsidRPr="00794629">
          <w:rPr>
            <w:rFonts w:cs="Times New Roman"/>
            <w:bCs/>
          </w:rPr>
          <w:delText xml:space="preserve">plotting </w:delText>
        </w:r>
        <w:r w:rsidR="00617501" w:rsidRPr="00794629">
          <w:rPr>
            <w:rFonts w:cs="Times New Roman"/>
            <w:bCs/>
            <w:i/>
          </w:rPr>
          <w:delText>a</w:delText>
        </w:r>
        <w:r w:rsidR="00617501" w:rsidRPr="00794629">
          <w:rPr>
            <w:rFonts w:cs="Times New Roman"/>
            <w:bCs/>
            <w:vertAlign w:val="superscript"/>
          </w:rPr>
          <w:delText>*</w:delText>
        </w:r>
        <w:r w:rsidR="00617501" w:rsidRPr="00794629">
          <w:rPr>
            <w:rFonts w:cs="Times New Roman"/>
            <w:bCs/>
          </w:rPr>
          <w:delText xml:space="preserve"> against </w:delText>
        </w:r>
        <w:r w:rsidR="00617501" w:rsidRPr="00794629">
          <w:rPr>
            <w:rFonts w:cs="Times New Roman"/>
            <w:bCs/>
            <w:i/>
          </w:rPr>
          <w:delText>b</w:delText>
        </w:r>
        <w:r w:rsidR="00617501" w:rsidRPr="00794629">
          <w:rPr>
            <w:rFonts w:cs="Times New Roman"/>
            <w:bCs/>
            <w:vertAlign w:val="superscript"/>
          </w:rPr>
          <w:delText xml:space="preserve">* </w:delText>
        </w:r>
        <w:r w:rsidR="00BF3D36" w:rsidRPr="00794629">
          <w:rPr>
            <w:rFonts w:cs="Times New Roman"/>
            <w:bCs/>
          </w:rPr>
          <w:delText>values</w:delText>
        </w:r>
        <w:r w:rsidR="00617501" w:rsidRPr="00794629">
          <w:rPr>
            <w:rFonts w:cs="Times New Roman"/>
            <w:bCs/>
          </w:rPr>
          <w:delText xml:space="preserve">. </w:delText>
        </w:r>
      </w:del>
    </w:p>
    <w:p w14:paraId="3C318BE9" w14:textId="77777777" w:rsidR="00954025" w:rsidRPr="00794629" w:rsidRDefault="00954025">
      <w:pPr>
        <w:pStyle w:val="09BodyFirstParagraph"/>
        <w:rPr>
          <w:del w:id="408" w:author="秦蓓嘉" w:date="2026-04-12T19:27:00Z"/>
          <w:rFonts w:cs="Times New Roman"/>
          <w:bCs/>
        </w:rPr>
      </w:pPr>
    </w:p>
    <w:p w14:paraId="53D13133" w14:textId="77777777" w:rsidR="00954025" w:rsidRPr="00794629" w:rsidRDefault="00786B17">
      <w:pPr>
        <w:pStyle w:val="a5"/>
        <w:ind w:left="239"/>
        <w:rPr>
          <w:del w:id="409" w:author="秦蓓嘉" w:date="2026-04-12T19:27:00Z"/>
          <w:sz w:val="20"/>
        </w:rPr>
      </w:pPr>
      <w:del w:id="410" w:author="秦蓓嘉" w:date="2026-04-12T19:27:00Z">
        <w:r>
          <w:pict w14:anchorId="57978E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24.8pt;height:158.7pt">
              <v:imagedata r:id="rId9" o:title=""/>
            </v:shape>
          </w:pict>
        </w:r>
        <w:r w:rsidR="00D734A9" w:rsidRPr="00794629" w:rsidDel="00D734A9">
          <w:rPr>
            <w:rStyle w:val="af1"/>
            <w:rFonts w:asciiTheme="minorHAnsi" w:eastAsiaTheme="minorEastAsia" w:hAnsiTheme="minorHAnsi" w:cstheme="minorBidi"/>
          </w:rPr>
          <w:delText xml:space="preserve"> </w:delText>
        </w:r>
        <w:r w:rsidR="00D734A9" w:rsidRPr="00794629" w:rsidDel="00D734A9">
          <w:rPr>
            <w:noProof/>
          </w:rPr>
          <w:delText xml:space="preserve"> </w:delText>
        </w:r>
      </w:del>
    </w:p>
    <w:p w14:paraId="1B595D47" w14:textId="77777777" w:rsidR="00954025" w:rsidRPr="00794629" w:rsidRDefault="00954025">
      <w:pPr>
        <w:pStyle w:val="a5"/>
        <w:spacing w:before="98"/>
        <w:rPr>
          <w:del w:id="411" w:author="秦蓓嘉" w:date="2026-04-12T19:27:00Z"/>
        </w:rPr>
      </w:pPr>
    </w:p>
    <w:p w14:paraId="7DCB8C9C" w14:textId="175688DB" w:rsidR="00954025" w:rsidRPr="00805397" w:rsidRDefault="00954025">
      <w:pPr>
        <w:pStyle w:val="09BodyFirstParagraph"/>
        <w:rPr>
          <w:ins w:id="412" w:author="秦蓓嘉" w:date="2026-04-12T19:27:00Z"/>
          <w:rFonts w:cs="Times New Roman"/>
          <w:bCs/>
        </w:rPr>
      </w:pPr>
    </w:p>
    <w:p w14:paraId="62F8BDE6" w14:textId="2F28B606" w:rsidR="0027685B" w:rsidRPr="00805397" w:rsidRDefault="007D4177" w:rsidP="007D4177">
      <w:pPr>
        <w:pStyle w:val="a5"/>
        <w:jc w:val="center"/>
        <w:rPr>
          <w:ins w:id="413" w:author="秦蓓嘉" w:date="2026-04-12T19:27:00Z"/>
        </w:rPr>
      </w:pPr>
      <w:ins w:id="414" w:author="秦蓓嘉" w:date="2026-04-12T19:27:00Z">
        <w:r w:rsidRPr="00805397">
          <w:rPr>
            <w:noProof/>
          </w:rPr>
          <w:drawing>
            <wp:inline distT="0" distB="0" distL="0" distR="0" wp14:anchorId="13826F23" wp14:editId="6E898292">
              <wp:extent cx="4956752" cy="196749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d_legend1.png"/>
                      <pic:cNvPicPr/>
                    </pic:nvPicPr>
                    <pic:blipFill rotWithShape="1">
                      <a:blip r:embed="rId10" cstate="print">
                        <a:extLst>
                          <a:ext uri="{28A0092B-C50C-407E-A947-70E740481C1C}">
                            <a14:useLocalDpi xmlns:a14="http://schemas.microsoft.com/office/drawing/2010/main" val="0"/>
                          </a:ext>
                        </a:extLst>
                      </a:blip>
                      <a:srcRect l="4256" t="27676" r="23020" b="22251"/>
                      <a:stretch/>
                    </pic:blipFill>
                    <pic:spPr bwMode="auto">
                      <a:xfrm>
                        <a:off x="0" y="0"/>
                        <a:ext cx="5010010" cy="1988637"/>
                      </a:xfrm>
                      <a:prstGeom prst="rect">
                        <a:avLst/>
                      </a:prstGeom>
                      <a:ln>
                        <a:noFill/>
                      </a:ln>
                      <a:extLst>
                        <a:ext uri="{53640926-AAD7-44D8-BBD7-CCE9431645EC}">
                          <a14:shadowObscured xmlns:a14="http://schemas.microsoft.com/office/drawing/2010/main"/>
                        </a:ext>
                      </a:extLst>
                    </pic:spPr>
                  </pic:pic>
                </a:graphicData>
              </a:graphic>
            </wp:inline>
          </w:drawing>
        </w:r>
      </w:ins>
    </w:p>
    <w:p w14:paraId="7B9A0208" w14:textId="2AC8914B" w:rsidR="0027685B" w:rsidRPr="00805397" w:rsidRDefault="0027685B" w:rsidP="0027685B">
      <w:pPr>
        <w:spacing w:before="120" w:after="120"/>
        <w:ind w:left="720" w:right="720"/>
        <w:jc w:val="center"/>
        <w:rPr>
          <w:rFonts w:ascii="Times New Roman" w:hAnsi="Times New Roman"/>
          <w:color w:val="000000" w:themeColor="text1"/>
          <w:sz w:val="16"/>
          <w:rPrChange w:id="415" w:author="秦蓓嘉" w:date="2026-04-12T19:27:00Z">
            <w:rPr/>
          </w:rPrChange>
        </w:rPr>
        <w:pPrChange w:id="416" w:author="秦蓓嘉" w:date="2026-04-12T19:27:00Z">
          <w:pPr>
            <w:pStyle w:val="af7"/>
          </w:pPr>
        </w:pPrChange>
      </w:pPr>
      <w:bookmarkStart w:id="417" w:name="_Ref225255894"/>
      <w:bookmarkStart w:id="418" w:name="_Ref216944851"/>
      <w:r w:rsidRPr="00805397">
        <w:rPr>
          <w:rFonts w:ascii="Times New Roman" w:hAnsi="Times New Roman"/>
          <w:color w:val="000000" w:themeColor="text1"/>
          <w:sz w:val="16"/>
          <w:rPrChange w:id="419" w:author="秦蓓嘉" w:date="2026-04-12T19:27:00Z">
            <w:rPr/>
          </w:rPrChange>
        </w:rPr>
        <w:t xml:space="preserve">Figure </w:t>
      </w:r>
      <w:r w:rsidRPr="00805397">
        <w:rPr>
          <w:rFonts w:ascii="Times New Roman" w:hAnsi="Times New Roman"/>
          <w:color w:val="000000" w:themeColor="text1"/>
          <w:sz w:val="16"/>
          <w:rPrChange w:id="420" w:author="秦蓓嘉" w:date="2026-04-12T19:27:00Z">
            <w:rPr/>
          </w:rPrChange>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Change w:id="421" w:author="秦蓓嘉" w:date="2026-04-12T19:27:00Z">
            <w:rPr/>
          </w:rPrChange>
        </w:rPr>
        <w:fldChar w:fldCharType="separate"/>
      </w:r>
      <w:r w:rsidR="000F0DF1">
        <w:rPr>
          <w:rFonts w:ascii="Times New Roman" w:hAnsi="Times New Roman"/>
          <w:color w:val="000000" w:themeColor="text1"/>
          <w:sz w:val="16"/>
          <w:rPrChange w:id="422" w:author="秦蓓嘉" w:date="2026-04-12T19:27:00Z">
            <w:rPr/>
          </w:rPrChange>
        </w:rPr>
        <w:t>1</w:t>
      </w:r>
      <w:r w:rsidRPr="00805397">
        <w:rPr>
          <w:rFonts w:ascii="Times New Roman" w:hAnsi="Times New Roman"/>
          <w:color w:val="000000" w:themeColor="text1"/>
          <w:sz w:val="16"/>
          <w:rPrChange w:id="423" w:author="秦蓓嘉" w:date="2026-04-12T19:27:00Z">
            <w:rPr/>
          </w:rPrChange>
        </w:rPr>
        <w:fldChar w:fldCharType="end"/>
      </w:r>
      <w:bookmarkEnd w:id="417"/>
      <w:bookmarkEnd w:id="418"/>
      <w:ins w:id="424" w:author="秦蓓嘉" w:date="2026-04-12T19:27:00Z">
        <w:r w:rsidRPr="00805397">
          <w:rPr>
            <w:rFonts w:ascii="Times New Roman" w:hAnsi="Times New Roman"/>
            <w:color w:val="000000" w:themeColor="text1"/>
            <w:sz w:val="16"/>
          </w:rPr>
          <w:t>.</w:t>
        </w:r>
      </w:ins>
      <w:r w:rsidRPr="00805397">
        <w:rPr>
          <w:rFonts w:ascii="Times New Roman" w:hAnsi="Times New Roman"/>
          <w:color w:val="000000" w:themeColor="text1"/>
          <w:sz w:val="16"/>
          <w:rPrChange w:id="425" w:author="秦蓓嘉" w:date="2026-04-12T19:27:00Z">
            <w:rPr>
              <w:b/>
              <w:spacing w:val="64"/>
              <w:w w:val="150"/>
            </w:rPr>
          </w:rPrChange>
        </w:rPr>
        <w:t xml:space="preserve"> </w:t>
      </w:r>
      <w:r w:rsidRPr="00805397">
        <w:rPr>
          <w:rFonts w:ascii="Times New Roman" w:hAnsi="Times New Roman"/>
          <w:color w:val="000000" w:themeColor="text1"/>
          <w:sz w:val="16"/>
          <w:rPrChange w:id="426" w:author="秦蓓嘉" w:date="2026-04-12T19:27:00Z">
            <w:rPr/>
          </w:rPrChange>
        </w:rPr>
        <w:t>P</w:t>
      </w:r>
      <w:r w:rsidRPr="00805397">
        <w:rPr>
          <w:rFonts w:ascii="Times New Roman" w:hAnsi="Times New Roman"/>
          <w:color w:val="000000" w:themeColor="text1"/>
          <w:sz w:val="16"/>
          <w:rPrChange w:id="427" w:author="秦蓓嘉" w:date="2026-04-12T19:27:00Z">
            <w:rPr>
              <w:rFonts w:asciiTheme="minorEastAsia" w:hAnsiTheme="minorEastAsia"/>
            </w:rPr>
          </w:rPrChange>
        </w:rPr>
        <w:t>l</w:t>
      </w:r>
      <w:r w:rsidRPr="00805397">
        <w:rPr>
          <w:rFonts w:ascii="Times New Roman" w:hAnsi="Times New Roman"/>
          <w:color w:val="000000" w:themeColor="text1"/>
          <w:sz w:val="16"/>
          <w:rPrChange w:id="428" w:author="秦蓓嘉" w:date="2026-04-12T19:27:00Z">
            <w:rPr/>
          </w:rPrChange>
        </w:rPr>
        <w:t>ots of the</w:t>
      </w:r>
      <w:r w:rsidRPr="00805397">
        <w:rPr>
          <w:rFonts w:ascii="Times New Roman" w:hAnsi="Times New Roman"/>
          <w:color w:val="000000" w:themeColor="text1"/>
          <w:sz w:val="16"/>
          <w:rPrChange w:id="429" w:author="秦蓓嘉" w:date="2026-04-12T19:27:00Z">
            <w:rPr>
              <w:spacing w:val="-13"/>
            </w:rPr>
          </w:rPrChange>
        </w:rPr>
        <w:t xml:space="preserve"> </w:t>
      </w:r>
      <w:r w:rsidRPr="00805397">
        <w:rPr>
          <w:rFonts w:ascii="Times New Roman" w:hAnsi="Times New Roman"/>
          <w:color w:val="000000" w:themeColor="text1"/>
          <w:sz w:val="16"/>
          <w:rPrChange w:id="430" w:author="秦蓓嘉" w:date="2026-04-12T19:27:00Z">
            <w:rPr/>
          </w:rPrChange>
        </w:rPr>
        <w:t>measured</w:t>
      </w:r>
      <w:r w:rsidRPr="00805397">
        <w:rPr>
          <w:rFonts w:ascii="Times New Roman" w:hAnsi="Times New Roman"/>
          <w:color w:val="000000" w:themeColor="text1"/>
          <w:sz w:val="16"/>
          <w:rPrChange w:id="431" w:author="秦蓓嘉" w:date="2026-04-12T19:27:00Z">
            <w:rPr>
              <w:spacing w:val="-12"/>
            </w:rPr>
          </w:rPrChange>
        </w:rPr>
        <w:t xml:space="preserve"> </w:t>
      </w:r>
      <w:r w:rsidRPr="00805397">
        <w:rPr>
          <w:rFonts w:ascii="Times New Roman" w:hAnsi="Times New Roman"/>
          <w:color w:val="000000" w:themeColor="text1"/>
          <w:sz w:val="16"/>
          <w:rPrChange w:id="432" w:author="秦蓓嘉" w:date="2026-04-12T19:27:00Z">
            <w:rPr/>
          </w:rPrChange>
        </w:rPr>
        <w:t>skin</w:t>
      </w:r>
      <w:r w:rsidRPr="00805397">
        <w:rPr>
          <w:rFonts w:ascii="Times New Roman" w:hAnsi="Times New Roman"/>
          <w:color w:val="000000" w:themeColor="text1"/>
          <w:sz w:val="16"/>
          <w:rPrChange w:id="433" w:author="秦蓓嘉" w:date="2026-04-12T19:27:00Z">
            <w:rPr>
              <w:spacing w:val="-13"/>
            </w:rPr>
          </w:rPrChange>
        </w:rPr>
        <w:t xml:space="preserve"> </w:t>
      </w:r>
      <w:del w:id="434" w:author="秦蓓嘉" w:date="2026-04-12T19:27:00Z">
        <w:r w:rsidR="00E85AD3" w:rsidRPr="006F2F64">
          <w:delText>colour</w:delText>
        </w:r>
      </w:del>
      <w:ins w:id="435" w:author="秦蓓嘉" w:date="2026-04-12T19:27:00Z">
        <w:r w:rsidR="00001EF1" w:rsidRPr="00805397">
          <w:rPr>
            <w:rFonts w:ascii="Times New Roman" w:hAnsi="Times New Roman"/>
            <w:color w:val="000000" w:themeColor="text1"/>
            <w:sz w:val="16"/>
          </w:rPr>
          <w:t>color</w:t>
        </w:r>
      </w:ins>
      <w:r w:rsidRPr="00805397">
        <w:rPr>
          <w:rFonts w:ascii="Times New Roman" w:hAnsi="Times New Roman"/>
          <w:color w:val="000000" w:themeColor="text1"/>
          <w:sz w:val="16"/>
          <w:rPrChange w:id="436" w:author="秦蓓嘉" w:date="2026-04-12T19:27:00Z">
            <w:rPr>
              <w:spacing w:val="-12"/>
            </w:rPr>
          </w:rPrChange>
        </w:rPr>
        <w:t xml:space="preserve"> </w:t>
      </w:r>
      <w:r w:rsidRPr="00805397">
        <w:rPr>
          <w:rFonts w:ascii="Times New Roman" w:hAnsi="Times New Roman"/>
          <w:color w:val="000000" w:themeColor="text1"/>
          <w:sz w:val="16"/>
          <w:rPrChange w:id="437" w:author="秦蓓嘉" w:date="2026-04-12T19:27:00Z">
            <w:rPr/>
          </w:rPrChange>
        </w:rPr>
        <w:t>of</w:t>
      </w:r>
      <w:r w:rsidRPr="00805397">
        <w:rPr>
          <w:rFonts w:ascii="Times New Roman" w:hAnsi="Times New Roman"/>
          <w:color w:val="000000" w:themeColor="text1"/>
          <w:sz w:val="16"/>
          <w:rPrChange w:id="438" w:author="秦蓓嘉" w:date="2026-04-12T19:27:00Z">
            <w:rPr>
              <w:spacing w:val="-13"/>
            </w:rPr>
          </w:rPrChange>
        </w:rPr>
        <w:t xml:space="preserve"> </w:t>
      </w:r>
      <w:del w:id="439" w:author="秦蓓嘉" w:date="2026-04-12T19:27:00Z">
        <w:r w:rsidR="00617501" w:rsidRPr="006F2F64">
          <w:delText>the</w:delText>
        </w:r>
      </w:del>
      <w:ins w:id="440" w:author="秦蓓嘉" w:date="2026-04-12T19:27:00Z">
        <w:r w:rsidRPr="00805397">
          <w:rPr>
            <w:rFonts w:ascii="Times New Roman" w:hAnsi="Times New Roman"/>
            <w:color w:val="000000" w:themeColor="text1"/>
            <w:sz w:val="16"/>
          </w:rPr>
          <w:t>the20</w:t>
        </w:r>
      </w:ins>
      <w:r w:rsidRPr="00805397">
        <w:rPr>
          <w:rFonts w:ascii="Times New Roman" w:hAnsi="Times New Roman"/>
          <w:color w:val="000000" w:themeColor="text1"/>
          <w:sz w:val="16"/>
          <w:rPrChange w:id="441" w:author="秦蓓嘉" w:date="2026-04-12T19:27:00Z">
            <w:rPr>
              <w:spacing w:val="-12"/>
            </w:rPr>
          </w:rPrChange>
        </w:rPr>
        <w:t xml:space="preserve"> </w:t>
      </w:r>
      <w:r w:rsidRPr="00805397">
        <w:rPr>
          <w:rFonts w:ascii="Times New Roman" w:hAnsi="Times New Roman"/>
          <w:color w:val="000000" w:themeColor="text1"/>
          <w:sz w:val="16"/>
          <w:rPrChange w:id="442" w:author="秦蓓嘉" w:date="2026-04-12T19:27:00Z">
            <w:rPr/>
          </w:rPrChange>
        </w:rPr>
        <w:t xml:space="preserve">models in </w:t>
      </w:r>
      <w:del w:id="443" w:author="秦蓓嘉" w:date="2026-04-12T19:27:00Z">
        <w:r w:rsidR="00617501" w:rsidRPr="006F2F64">
          <w:delText xml:space="preserve">the </w:delText>
        </w:r>
        <w:r w:rsidR="005D42D6" w:rsidRPr="006F2F64">
          <w:delText>form</w:delText>
        </w:r>
        <w:r w:rsidR="00617501" w:rsidRPr="006F2F64">
          <w:delText xml:space="preserve"> of</w:delText>
        </w:r>
        <w:r w:rsidR="00617501" w:rsidRPr="006F2F64">
          <w:rPr>
            <w:spacing w:val="-1"/>
          </w:rPr>
          <w:delText xml:space="preserve"> </w:delText>
        </w:r>
      </w:del>
      <w:r w:rsidRPr="00805397">
        <w:rPr>
          <w:rFonts w:ascii="Times New Roman" w:hAnsi="Times New Roman"/>
          <w:color w:val="000000" w:themeColor="text1"/>
          <w:sz w:val="16"/>
          <w:rPrChange w:id="444" w:author="秦蓓嘉" w:date="2026-04-12T19:27:00Z">
            <w:rPr/>
          </w:rPrChange>
        </w:rPr>
        <w:t>(a</w:t>
      </w:r>
      <w:ins w:id="445" w:author="秦蓓嘉" w:date="2026-04-12T19:27:00Z">
        <w:r w:rsidRPr="00805397">
          <w:rPr>
            <w:rFonts w:ascii="Times New Roman" w:hAnsi="Times New Roman"/>
            <w:color w:val="000000" w:themeColor="text1"/>
            <w:sz w:val="16"/>
          </w:rPr>
          <w:t xml:space="preserve">) </w:t>
        </w:r>
        <w:r w:rsidRPr="00805397">
          <w:rPr>
            <w:rFonts w:ascii="Times New Roman" w:hAnsi="Times New Roman"/>
            <w:i/>
            <w:color w:val="000000" w:themeColor="text1"/>
            <w:sz w:val="16"/>
          </w:rPr>
          <w:t>L</w:t>
        </w:r>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C</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vertAlign w:val="subscript"/>
          </w:rPr>
          <w:t>ab</w:t>
        </w:r>
        <w:r w:rsidRPr="00805397">
          <w:rPr>
            <w:rFonts w:ascii="Times New Roman" w:hAnsi="Times New Roman"/>
            <w:color w:val="000000" w:themeColor="text1"/>
            <w:sz w:val="16"/>
          </w:rPr>
          <w:t>, (b</w:t>
        </w:r>
      </w:ins>
      <w:r w:rsidRPr="00805397">
        <w:rPr>
          <w:rFonts w:ascii="Times New Roman" w:hAnsi="Times New Roman"/>
          <w:color w:val="000000" w:themeColor="text1"/>
          <w:sz w:val="16"/>
          <w:rPrChange w:id="446" w:author="秦蓓嘉" w:date="2026-04-12T19:27:00Z">
            <w:rPr/>
          </w:rPrChange>
        </w:rPr>
        <w:t xml:space="preserve">) </w:t>
      </w:r>
      <w:r w:rsidRPr="00805397">
        <w:rPr>
          <w:rFonts w:ascii="Times New Roman" w:hAnsi="Times New Roman"/>
          <w:i/>
          <w:color w:val="000000" w:themeColor="text1"/>
          <w:sz w:val="16"/>
          <w:rPrChange w:id="447" w:author="秦蓓嘉" w:date="2026-04-12T19:27:00Z">
            <w:rPr>
              <w:rFonts w:ascii="Trebuchet MS" w:hAnsi="Trebuchet MS"/>
              <w:i/>
            </w:rPr>
          </w:rPrChange>
        </w:rPr>
        <w:t>L</w:t>
      </w:r>
      <w:del w:id="448" w:author="秦蓓嘉" w:date="2026-04-12T19:27:00Z">
        <w:r w:rsidR="00617501" w:rsidRPr="006F2F64">
          <w:rPr>
            <w:rFonts w:ascii="Cambria" w:hAnsi="Cambria"/>
            <w:vertAlign w:val="superscript"/>
          </w:rPr>
          <w:delText>∗</w:delText>
        </w:r>
        <w:r w:rsidR="00617501" w:rsidRPr="006F2F64">
          <w:rPr>
            <w:rFonts w:ascii="Cambria" w:hAnsi="Cambria"/>
            <w:spacing w:val="10"/>
          </w:rPr>
          <w:delText xml:space="preserve"> </w:delText>
        </w:r>
        <w:r w:rsidR="00617501" w:rsidRPr="006F2F64">
          <w:delText>against</w:delText>
        </w:r>
        <w:r w:rsidR="00617501" w:rsidRPr="006F2F64">
          <w:rPr>
            <w:spacing w:val="-13"/>
          </w:rPr>
          <w:delText xml:space="preserve"> </w:delText>
        </w:r>
        <w:r w:rsidR="00C60FBF" w:rsidRPr="006F2F64">
          <w:rPr>
            <w:rFonts w:ascii="Trebuchet MS" w:hAnsi="Trebuchet MS"/>
            <w:i/>
          </w:rPr>
          <w:delText>C</w:delText>
        </w:r>
        <w:r w:rsidR="00C60FBF" w:rsidRPr="006F2F64">
          <w:rPr>
            <w:rFonts w:ascii="Cambria" w:hAnsi="Cambria"/>
            <w:vertAlign w:val="superscript"/>
          </w:rPr>
          <w:delText>a</w:delText>
        </w:r>
        <w:r w:rsidR="00C60FBF" w:rsidRPr="006F2F64">
          <w:rPr>
            <w:rFonts w:ascii="Trebuchet MS" w:hAnsi="Trebuchet MS"/>
            <w:i/>
            <w:vertAlign w:val="subscript"/>
          </w:rPr>
          <w:delText>b</w:delText>
        </w:r>
        <w:r w:rsidR="00617501" w:rsidRPr="006F2F64">
          <w:delText>,</w:delText>
        </w:r>
        <w:r w:rsidR="00617501" w:rsidRPr="006F2F64">
          <w:rPr>
            <w:spacing w:val="-1"/>
          </w:rPr>
          <w:delText xml:space="preserve"> </w:delText>
        </w:r>
        <w:r w:rsidR="00617501" w:rsidRPr="006F2F64">
          <w:delText xml:space="preserve">(b) </w:delText>
        </w:r>
        <w:r w:rsidR="00617501" w:rsidRPr="006F2F64">
          <w:rPr>
            <w:rFonts w:ascii="Trebuchet MS" w:hAnsi="Trebuchet MS"/>
            <w:i/>
          </w:rPr>
          <w:delText>L</w:delText>
        </w:r>
        <w:r w:rsidR="00617501" w:rsidRPr="006F2F64">
          <w:rPr>
            <w:rFonts w:ascii="Cambria" w:hAnsi="Cambria"/>
            <w:vertAlign w:val="superscript"/>
          </w:rPr>
          <w:delText>∗</w:delText>
        </w:r>
        <w:r w:rsidR="00617501" w:rsidRPr="006F2F64">
          <w:rPr>
            <w:rFonts w:ascii="Cambria" w:hAnsi="Cambria"/>
            <w:spacing w:val="10"/>
          </w:rPr>
          <w:delText xml:space="preserve"> </w:delText>
        </w:r>
        <w:r w:rsidR="00617501" w:rsidRPr="006F2F64">
          <w:delText>against</w:delText>
        </w:r>
        <w:r w:rsidR="00617501" w:rsidRPr="006F2F64">
          <w:rPr>
            <w:spacing w:val="-12"/>
          </w:rPr>
          <w:delText xml:space="preserve"> </w:delText>
        </w:r>
        <w:r w:rsidR="00617501" w:rsidRPr="006F2F64">
          <w:rPr>
            <w:rFonts w:ascii="Trebuchet MS" w:hAnsi="Trebuchet MS"/>
            <w:i/>
          </w:rPr>
          <w:delText>a</w:delText>
        </w:r>
        <w:r w:rsidR="00617501" w:rsidRPr="006F2F64">
          <w:rPr>
            <w:rFonts w:ascii="Cambria" w:hAnsi="Cambria"/>
            <w:vertAlign w:val="superscript"/>
          </w:rPr>
          <w:delText>∗</w:delText>
        </w:r>
        <w:r w:rsidR="00617501" w:rsidRPr="006F2F64">
          <w:delText>,</w:delText>
        </w:r>
      </w:del>
      <w:ins w:id="449" w:author="秦蓓嘉" w:date="2026-04-12T19:27:00Z">
        <w:r w:rsidRPr="00805397">
          <w:rPr>
            <w:rFonts w:ascii="Times New Roman" w:hAnsi="Times New Roman"/>
            <w:color w:val="000000" w:themeColor="text1"/>
            <w:sz w:val="16"/>
            <w:vertAlign w:val="superscript"/>
          </w:rPr>
          <w:t>*</w:t>
        </w:r>
        <w:r w:rsidRPr="00805397">
          <w:rPr>
            <w:rFonts w:ascii="Times New Roman" w:hAnsi="Times New Roman"/>
            <w:i/>
            <w:color w:val="000000" w:themeColor="text1"/>
            <w:sz w:val="16"/>
          </w:rPr>
          <w:t>a</w:t>
        </w:r>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w:t>
        </w:r>
      </w:ins>
      <w:r w:rsidRPr="00805397">
        <w:rPr>
          <w:rFonts w:ascii="Times New Roman" w:hAnsi="Times New Roman"/>
          <w:color w:val="000000" w:themeColor="text1"/>
          <w:sz w:val="16"/>
          <w:rPrChange w:id="450" w:author="秦蓓嘉" w:date="2026-04-12T19:27:00Z">
            <w:rPr/>
          </w:rPrChange>
        </w:rPr>
        <w:t xml:space="preserve"> (c) </w:t>
      </w:r>
      <w:r w:rsidRPr="00805397">
        <w:rPr>
          <w:rFonts w:ascii="Times New Roman" w:hAnsi="Times New Roman"/>
          <w:i/>
          <w:color w:val="000000" w:themeColor="text1"/>
          <w:sz w:val="16"/>
          <w:rPrChange w:id="451" w:author="秦蓓嘉" w:date="2026-04-12T19:27:00Z">
            <w:rPr>
              <w:rFonts w:ascii="Trebuchet MS" w:hAnsi="Trebuchet MS"/>
              <w:i/>
            </w:rPr>
          </w:rPrChange>
        </w:rPr>
        <w:t>L</w:t>
      </w:r>
      <w:del w:id="452" w:author="秦蓓嘉" w:date="2026-04-12T19:27:00Z">
        <w:r w:rsidR="00617501" w:rsidRPr="006F2F64">
          <w:rPr>
            <w:rFonts w:ascii="Cambria" w:hAnsi="Cambria"/>
            <w:vertAlign w:val="superscript"/>
          </w:rPr>
          <w:delText>∗</w:delText>
        </w:r>
        <w:r w:rsidR="00617501" w:rsidRPr="006F2F64">
          <w:rPr>
            <w:rFonts w:ascii="Cambria" w:hAnsi="Cambria"/>
            <w:spacing w:val="10"/>
          </w:rPr>
          <w:delText xml:space="preserve"> </w:delText>
        </w:r>
        <w:r w:rsidR="00617501" w:rsidRPr="006F2F64">
          <w:delText>against</w:delText>
        </w:r>
        <w:r w:rsidR="00617501" w:rsidRPr="006F2F64">
          <w:rPr>
            <w:spacing w:val="-12"/>
          </w:rPr>
          <w:delText xml:space="preserve"> </w:delText>
        </w:r>
      </w:del>
      <w:ins w:id="453" w:author="秦蓓嘉" w:date="2026-04-12T19:27:00Z">
        <w:r w:rsidRPr="00805397">
          <w:rPr>
            <w:rFonts w:ascii="Times New Roman" w:hAnsi="Times New Roman"/>
            <w:color w:val="000000" w:themeColor="text1"/>
            <w:sz w:val="16"/>
            <w:vertAlign w:val="superscript"/>
          </w:rPr>
          <w:t>*</w:t>
        </w:r>
      </w:ins>
      <w:r w:rsidRPr="00805397">
        <w:rPr>
          <w:rFonts w:ascii="Times New Roman" w:hAnsi="Times New Roman"/>
          <w:i/>
          <w:color w:val="000000" w:themeColor="text1"/>
          <w:sz w:val="16"/>
          <w:rPrChange w:id="454" w:author="秦蓓嘉" w:date="2026-04-12T19:27:00Z">
            <w:rPr>
              <w:rFonts w:ascii="Trebuchet MS" w:hAnsi="Trebuchet MS"/>
              <w:i/>
              <w:spacing w:val="-2"/>
            </w:rPr>
          </w:rPrChange>
        </w:rPr>
        <w:t>b</w:t>
      </w:r>
      <w:del w:id="455" w:author="秦蓓嘉" w:date="2026-04-12T19:27:00Z">
        <w:r w:rsidR="00617501" w:rsidRPr="006F2F64">
          <w:rPr>
            <w:rFonts w:ascii="Cambria" w:hAnsi="Cambria"/>
            <w:spacing w:val="-2"/>
            <w:vertAlign w:val="superscript"/>
          </w:rPr>
          <w:delText>∗</w:delText>
        </w:r>
        <w:r w:rsidR="00617501" w:rsidRPr="006F2F64">
          <w:rPr>
            <w:spacing w:val="-2"/>
          </w:rPr>
          <w:delText>,</w:delText>
        </w:r>
      </w:del>
      <w:ins w:id="456" w:author="秦蓓嘉" w:date="2026-04-12T19:27:00Z">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w:t>
        </w:r>
      </w:ins>
      <w:r w:rsidRPr="00805397">
        <w:rPr>
          <w:rFonts w:ascii="Times New Roman" w:hAnsi="Times New Roman"/>
          <w:color w:val="000000" w:themeColor="text1"/>
          <w:sz w:val="16"/>
          <w:rPrChange w:id="457" w:author="秦蓓嘉" w:date="2026-04-12T19:27:00Z">
            <w:rPr>
              <w:spacing w:val="-2"/>
            </w:rPr>
          </w:rPrChange>
        </w:rPr>
        <w:t xml:space="preserve"> (d) </w:t>
      </w:r>
      <w:r w:rsidRPr="00805397">
        <w:rPr>
          <w:rFonts w:ascii="Times New Roman" w:hAnsi="Times New Roman"/>
          <w:i/>
          <w:color w:val="000000" w:themeColor="text1"/>
          <w:sz w:val="16"/>
          <w:rPrChange w:id="458" w:author="秦蓓嘉" w:date="2026-04-12T19:27:00Z">
            <w:rPr>
              <w:rFonts w:ascii="Trebuchet MS" w:hAnsi="Trebuchet MS"/>
              <w:i/>
              <w:spacing w:val="-2"/>
            </w:rPr>
          </w:rPrChange>
        </w:rPr>
        <w:t>L</w:t>
      </w:r>
      <w:del w:id="459" w:author="秦蓓嘉" w:date="2026-04-12T19:27:00Z">
        <w:r w:rsidR="00617501" w:rsidRPr="006F2F64">
          <w:rPr>
            <w:rFonts w:ascii="Cambria" w:hAnsi="Cambria"/>
            <w:spacing w:val="-2"/>
            <w:vertAlign w:val="superscript"/>
          </w:rPr>
          <w:delText xml:space="preserve">∗ </w:delText>
        </w:r>
        <w:r w:rsidR="00617501" w:rsidRPr="006F2F64">
          <w:rPr>
            <w:spacing w:val="-2"/>
          </w:rPr>
          <w:delText>against</w:delText>
        </w:r>
        <w:r w:rsidR="00617501" w:rsidRPr="006F2F64">
          <w:rPr>
            <w:spacing w:val="-11"/>
          </w:rPr>
          <w:delText xml:space="preserve"> </w:delText>
        </w:r>
      </w:del>
      <w:ins w:id="460" w:author="秦蓓嘉" w:date="2026-04-12T19:27:00Z">
        <w:r w:rsidRPr="00805397">
          <w:rPr>
            <w:rFonts w:ascii="Times New Roman" w:hAnsi="Times New Roman"/>
            <w:color w:val="000000" w:themeColor="text1"/>
            <w:sz w:val="16"/>
            <w:vertAlign w:val="superscript"/>
          </w:rPr>
          <w:t>*</w:t>
        </w:r>
      </w:ins>
      <w:r w:rsidRPr="00805397">
        <w:rPr>
          <w:rFonts w:ascii="Times New Roman" w:hAnsi="Times New Roman"/>
          <w:i/>
          <w:color w:val="000000" w:themeColor="text1"/>
          <w:sz w:val="16"/>
          <w:rPrChange w:id="461" w:author="秦蓓嘉" w:date="2026-04-12T19:27:00Z">
            <w:rPr>
              <w:rFonts w:ascii="Trebuchet MS" w:hAnsi="Trebuchet MS"/>
              <w:i/>
              <w:spacing w:val="-2"/>
            </w:rPr>
          </w:rPrChange>
        </w:rPr>
        <w:t>h</w:t>
      </w:r>
      <w:r w:rsidRPr="00805397">
        <w:rPr>
          <w:rFonts w:ascii="Times New Roman" w:hAnsi="Times New Roman"/>
          <w:color w:val="000000" w:themeColor="text1"/>
          <w:sz w:val="16"/>
          <w:vertAlign w:val="subscript"/>
          <w:rPrChange w:id="462" w:author="秦蓓嘉" w:date="2026-04-12T19:27:00Z">
            <w:rPr>
              <w:rFonts w:ascii="Trebuchet MS" w:hAnsi="Trebuchet MS"/>
              <w:i/>
              <w:spacing w:val="-2"/>
              <w:vertAlign w:val="subscript"/>
            </w:rPr>
          </w:rPrChange>
        </w:rPr>
        <w:t>ab</w:t>
      </w:r>
      <w:r w:rsidRPr="00805397">
        <w:rPr>
          <w:rFonts w:ascii="Times New Roman" w:hAnsi="Times New Roman"/>
          <w:color w:val="000000" w:themeColor="text1"/>
          <w:sz w:val="16"/>
          <w:vertAlign w:val="subscript"/>
          <w:rPrChange w:id="463" w:author="秦蓓嘉" w:date="2026-04-12T19:27:00Z">
            <w:rPr>
              <w:spacing w:val="-2"/>
            </w:rPr>
          </w:rPrChange>
        </w:rPr>
        <w:t>,</w:t>
      </w:r>
      <w:r w:rsidRPr="00805397">
        <w:rPr>
          <w:rFonts w:ascii="Times New Roman" w:hAnsi="Times New Roman"/>
          <w:color w:val="000000" w:themeColor="text1"/>
          <w:sz w:val="16"/>
          <w:rPrChange w:id="464" w:author="秦蓓嘉" w:date="2026-04-12T19:27:00Z">
            <w:rPr>
              <w:spacing w:val="-2"/>
            </w:rPr>
          </w:rPrChange>
        </w:rPr>
        <w:t xml:space="preserve"> and (e) </w:t>
      </w:r>
      <w:r w:rsidRPr="00805397">
        <w:rPr>
          <w:rFonts w:ascii="Times New Roman" w:hAnsi="Times New Roman"/>
          <w:i/>
          <w:color w:val="000000" w:themeColor="text1"/>
          <w:sz w:val="16"/>
          <w:rPrChange w:id="465" w:author="秦蓓嘉" w:date="2026-04-12T19:27:00Z">
            <w:rPr>
              <w:rFonts w:ascii="Trebuchet MS" w:hAnsi="Trebuchet MS"/>
              <w:i/>
              <w:spacing w:val="-2"/>
            </w:rPr>
          </w:rPrChange>
        </w:rPr>
        <w:t>a</w:t>
      </w:r>
      <w:del w:id="466" w:author="秦蓓嘉" w:date="2026-04-12T19:27:00Z">
        <w:r w:rsidR="00617501" w:rsidRPr="006F2F64">
          <w:rPr>
            <w:rFonts w:ascii="Cambria" w:hAnsi="Cambria"/>
            <w:spacing w:val="-2"/>
            <w:vertAlign w:val="superscript"/>
          </w:rPr>
          <w:delText>∗</w:delText>
        </w:r>
        <w:r w:rsidR="00617501" w:rsidRPr="006F2F64">
          <w:rPr>
            <w:rFonts w:ascii="Cambria" w:hAnsi="Cambria"/>
          </w:rPr>
          <w:delText xml:space="preserve"> </w:delText>
        </w:r>
        <w:r w:rsidR="00617501" w:rsidRPr="006F2F64">
          <w:rPr>
            <w:spacing w:val="-2"/>
          </w:rPr>
          <w:delText>against</w:delText>
        </w:r>
        <w:r w:rsidR="00617501" w:rsidRPr="006F2F64">
          <w:rPr>
            <w:spacing w:val="-11"/>
          </w:rPr>
          <w:delText xml:space="preserve"> </w:delText>
        </w:r>
      </w:del>
      <w:ins w:id="467" w:author="秦蓓嘉" w:date="2026-04-12T19:27:00Z">
        <w:r w:rsidRPr="00805397">
          <w:rPr>
            <w:rFonts w:ascii="Times New Roman" w:hAnsi="Times New Roman"/>
            <w:color w:val="000000" w:themeColor="text1"/>
            <w:sz w:val="16"/>
            <w:vertAlign w:val="superscript"/>
          </w:rPr>
          <w:t>*</w:t>
        </w:r>
      </w:ins>
      <w:r w:rsidRPr="00805397">
        <w:rPr>
          <w:rFonts w:ascii="Times New Roman" w:hAnsi="Times New Roman"/>
          <w:i/>
          <w:color w:val="000000" w:themeColor="text1"/>
          <w:sz w:val="16"/>
          <w:rPrChange w:id="468" w:author="秦蓓嘉" w:date="2026-04-12T19:27:00Z">
            <w:rPr>
              <w:rFonts w:ascii="Trebuchet MS" w:hAnsi="Trebuchet MS"/>
              <w:i/>
              <w:spacing w:val="-5"/>
            </w:rPr>
          </w:rPrChange>
        </w:rPr>
        <w:t>b</w:t>
      </w:r>
      <w:del w:id="469" w:author="秦蓓嘉" w:date="2026-04-12T19:27:00Z">
        <w:r w:rsidR="00617501" w:rsidRPr="006F2F64">
          <w:rPr>
            <w:rFonts w:ascii="Cambria" w:hAnsi="Cambria"/>
            <w:spacing w:val="-5"/>
            <w:vertAlign w:val="superscript"/>
          </w:rPr>
          <w:delText>∗</w:delText>
        </w:r>
        <w:r w:rsidR="00617501" w:rsidRPr="006F2F64">
          <w:rPr>
            <w:spacing w:val="-5"/>
          </w:rPr>
          <w:delText>,</w:delText>
        </w:r>
      </w:del>
      <w:ins w:id="470" w:author="秦蓓嘉" w:date="2026-04-12T19:27:00Z">
        <w:r w:rsidRPr="00805397">
          <w:rPr>
            <w:rFonts w:ascii="Times New Roman" w:hAnsi="Times New Roman"/>
            <w:color w:val="000000" w:themeColor="text1"/>
            <w:sz w:val="16"/>
            <w:vertAlign w:val="superscript"/>
          </w:rPr>
          <w:t>*</w:t>
        </w:r>
        <w:r w:rsidRPr="00805397">
          <w:rPr>
            <w:rFonts w:ascii="Times New Roman" w:hAnsi="Times New Roman"/>
            <w:color w:val="000000" w:themeColor="text1"/>
            <w:sz w:val="16"/>
          </w:rPr>
          <w:t xml:space="preserve"> planes</w:t>
        </w:r>
      </w:ins>
      <w:r w:rsidRPr="00805397">
        <w:rPr>
          <w:rFonts w:ascii="Times New Roman" w:hAnsi="Times New Roman"/>
          <w:color w:val="000000" w:themeColor="text1"/>
          <w:sz w:val="16"/>
          <w:rPrChange w:id="471" w:author="秦蓓嘉" w:date="2026-04-12T19:27:00Z">
            <w:rPr>
              <w:spacing w:val="-5"/>
            </w:rPr>
          </w:rPrChange>
        </w:rPr>
        <w:t xml:space="preserve"> respectively.</w:t>
      </w:r>
    </w:p>
    <w:p w14:paraId="73BC12FA" w14:textId="2AD26D9D" w:rsidR="00454C57" w:rsidRPr="00805397" w:rsidRDefault="00C16782" w:rsidP="00454C57">
      <w:pPr>
        <w:pStyle w:val="09BodyFirstParagraph"/>
        <w:rPr>
          <w:rFonts w:cs="Times New Roman"/>
          <w:bCs/>
        </w:rPr>
      </w:pPr>
      <w:del w:id="472" w:author="秦蓓嘉" w:date="2026-04-12T19:27:00Z">
        <w:r w:rsidRPr="006F2F64">
          <w:rPr>
            <w:rFonts w:cs="Times New Roman"/>
            <w:bCs/>
          </w:rPr>
          <w:fldChar w:fldCharType="begin"/>
        </w:r>
        <w:r w:rsidRPr="00794629">
          <w:rPr>
            <w:rFonts w:cs="Times New Roman"/>
            <w:bCs/>
          </w:rPr>
          <w:delInstrText xml:space="preserve"> REF _Ref216944851 \h </w:delInstrText>
        </w:r>
        <w:r w:rsidR="00794629">
          <w:rPr>
            <w:rFonts w:cs="Times New Roman"/>
            <w:bCs/>
          </w:rPr>
          <w:delInstrText xml:space="preserve"> \* MERGEFORMAT </w:delInstrText>
        </w:r>
        <w:r w:rsidRPr="006F2F64">
          <w:rPr>
            <w:rFonts w:cs="Times New Roman"/>
            <w:bCs/>
          </w:rPr>
        </w:r>
        <w:r w:rsidRPr="006F2F64">
          <w:rPr>
            <w:rFonts w:cs="Times New Roman"/>
            <w:bCs/>
          </w:rPr>
          <w:fldChar w:fldCharType="separate"/>
        </w:r>
        <w:r w:rsidR="00794629" w:rsidRPr="00794629">
          <w:delText xml:space="preserve">Figure </w:delText>
        </w:r>
        <w:r w:rsidR="00794629" w:rsidRPr="00794629">
          <w:rPr>
            <w:noProof/>
          </w:rPr>
          <w:delText>1</w:delText>
        </w:r>
        <w:r w:rsidRPr="006F2F64">
          <w:rPr>
            <w:rFonts w:cs="Times New Roman"/>
            <w:bCs/>
          </w:rPr>
          <w:fldChar w:fldCharType="end"/>
        </w:r>
        <w:r w:rsidR="00454C57" w:rsidRPr="00794629">
          <w:rPr>
            <w:rFonts w:cs="Times New Roman"/>
            <w:bCs/>
          </w:rPr>
          <w:delText xml:space="preserve"> demonstrates a comprehensive coverage of skin tones in this study. It shows</w:delText>
        </w:r>
      </w:del>
      <w:ins w:id="473" w:author="秦蓓嘉" w:date="2026-04-12T19:27:00Z">
        <w:r w:rsidR="00897EB6" w:rsidRPr="00805397">
          <w:rPr>
            <w:rFonts w:cs="Times New Roman"/>
            <w:bCs/>
          </w:rPr>
          <w:fldChar w:fldCharType="begin"/>
        </w:r>
        <w:r w:rsidR="00897EB6" w:rsidRPr="00805397">
          <w:rPr>
            <w:rFonts w:cs="Times New Roman"/>
            <w:bCs/>
          </w:rPr>
          <w:instrText xml:space="preserve"> REF _Ref225255894 \h  \* MERGEFORMAT </w:instrText>
        </w:r>
        <w:r w:rsidR="00897EB6" w:rsidRPr="00805397">
          <w:rPr>
            <w:rFonts w:cs="Times New Roman"/>
            <w:bCs/>
          </w:rPr>
        </w:r>
        <w:r w:rsidR="00897EB6" w:rsidRPr="00805397">
          <w:rPr>
            <w:rFonts w:cs="Times New Roman"/>
            <w:bCs/>
          </w:rPr>
          <w:fldChar w:fldCharType="separate"/>
        </w:r>
        <w:r w:rsidR="00355FDE" w:rsidRPr="00355FDE">
          <w:rPr>
            <w:rFonts w:cs="Times New Roman"/>
            <w:bCs/>
          </w:rPr>
          <w:t>Figure 1</w:t>
        </w:r>
        <w:r w:rsidR="00897EB6" w:rsidRPr="00805397">
          <w:rPr>
            <w:rFonts w:cs="Times New Roman"/>
            <w:bCs/>
          </w:rPr>
          <w:fldChar w:fldCharType="end"/>
        </w:r>
        <w:r w:rsidR="00897EB6" w:rsidRPr="00805397">
          <w:rPr>
            <w:rFonts w:cs="Times New Roman"/>
            <w:bCs/>
          </w:rPr>
          <w:t xml:space="preserve"> </w:t>
        </w:r>
        <w:bookmarkStart w:id="474" w:name="_bookmark0"/>
        <w:bookmarkEnd w:id="474"/>
        <w:r w:rsidR="00371497" w:rsidRPr="00805397">
          <w:rPr>
            <w:rFonts w:cs="Times New Roman"/>
            <w:bCs/>
          </w:rPr>
          <w:t xml:space="preserve">shows the skin </w:t>
        </w:r>
        <w:r w:rsidR="00001EF1" w:rsidRPr="00805397">
          <w:rPr>
            <w:rFonts w:cs="Times New Roman"/>
            <w:bCs/>
          </w:rPr>
          <w:t>color</w:t>
        </w:r>
        <w:r w:rsidR="00371497" w:rsidRPr="00805397">
          <w:rPr>
            <w:rFonts w:cs="Times New Roman"/>
            <w:bCs/>
          </w:rPr>
          <w:t xml:space="preserve"> distribution</w:t>
        </w:r>
        <w:r w:rsidR="00642BD6" w:rsidRPr="00805397">
          <w:rPr>
            <w:rFonts w:cs="Times New Roman"/>
            <w:bCs/>
          </w:rPr>
          <w:t xml:space="preserve"> of 20 models</w:t>
        </w:r>
        <w:r w:rsidR="00371497" w:rsidRPr="00805397">
          <w:rPr>
            <w:rFonts w:cs="Times New Roman"/>
            <w:bCs/>
          </w:rPr>
          <w:t xml:space="preserve"> across different ethnicities. </w:t>
        </w:r>
        <w:r w:rsidR="00E54901" w:rsidRPr="00805397">
          <w:rPr>
            <w:rFonts w:cs="Times New Roman" w:hint="eastAsia"/>
            <w:bCs/>
            <w:lang w:eastAsia="zh-CN"/>
          </w:rPr>
          <w:t xml:space="preserve">It </w:t>
        </w:r>
        <w:r w:rsidR="00E54901" w:rsidRPr="00805397">
          <w:rPr>
            <w:rFonts w:cs="Times New Roman"/>
            <w:bCs/>
            <w:lang w:eastAsia="zh-CN"/>
          </w:rPr>
          <w:t>can be seen</w:t>
        </w:r>
      </w:ins>
      <w:r w:rsidR="00E54901" w:rsidRPr="00805397">
        <w:rPr>
          <w:rFonts w:cs="Times New Roman"/>
          <w:bCs/>
          <w:lang w:eastAsia="zh-CN"/>
        </w:rPr>
        <w:t xml:space="preserve"> </w:t>
      </w:r>
      <w:r w:rsidR="00454C57" w:rsidRPr="00805397">
        <w:rPr>
          <w:rFonts w:cs="Times New Roman"/>
          <w:bCs/>
        </w:rPr>
        <w:t xml:space="preserve">that South Asian models have the highest chroma values. Female models generally exhibit lighter skin tones than males, except for South Asians. For African models, </w:t>
      </w:r>
      <w:del w:id="475" w:author="秦蓓嘉" w:date="2026-04-12T19:27:00Z">
        <w:r w:rsidR="00454C57" w:rsidRPr="00794629">
          <w:rPr>
            <w:rFonts w:cs="Times New Roman"/>
            <w:bCs/>
          </w:rPr>
          <w:delText>lighter</w:delText>
        </w:r>
      </w:del>
      <w:ins w:id="476" w:author="秦蓓嘉" w:date="2026-04-12T19:27:00Z">
        <w:r w:rsidR="00371497" w:rsidRPr="00805397">
          <w:rPr>
            <w:rFonts w:cs="Times New Roman"/>
            <w:bCs/>
          </w:rPr>
          <w:t>darker</w:t>
        </w:r>
      </w:ins>
      <w:r w:rsidR="00371497" w:rsidRPr="00805397">
        <w:rPr>
          <w:rFonts w:cs="Times New Roman"/>
          <w:bCs/>
        </w:rPr>
        <w:t xml:space="preserve"> </w:t>
      </w:r>
      <w:r w:rsidR="00454C57" w:rsidRPr="00805397">
        <w:rPr>
          <w:rFonts w:cs="Times New Roman"/>
          <w:bCs/>
        </w:rPr>
        <w:t xml:space="preserve">skin tones are associated with </w:t>
      </w:r>
      <w:del w:id="477" w:author="秦蓓嘉" w:date="2026-04-12T19:27:00Z">
        <w:r w:rsidR="00454C57" w:rsidRPr="00794629">
          <w:rPr>
            <w:rFonts w:cs="Times New Roman"/>
            <w:bCs/>
          </w:rPr>
          <w:delText>higher</w:delText>
        </w:r>
      </w:del>
      <w:ins w:id="478" w:author="秦蓓嘉" w:date="2026-04-12T19:27:00Z">
        <w:r w:rsidR="00371497" w:rsidRPr="00805397">
          <w:rPr>
            <w:rFonts w:cs="Times New Roman"/>
            <w:bCs/>
          </w:rPr>
          <w:t>lower</w:t>
        </w:r>
      </w:ins>
      <w:r w:rsidR="00371497" w:rsidRPr="00805397">
        <w:rPr>
          <w:rFonts w:cs="Times New Roman"/>
          <w:bCs/>
        </w:rPr>
        <w:t xml:space="preserve"> </w:t>
      </w:r>
      <w:r w:rsidR="00454C57" w:rsidRPr="00805397">
        <w:rPr>
          <w:rFonts w:cs="Times New Roman"/>
          <w:bCs/>
        </w:rPr>
        <w:t xml:space="preserve">chroma values, while for Caucasians, lighter skin tones correspond to lower chroma values. To describe color distribution on a two-dimensional scale </w:t>
      </w:r>
      <w:del w:id="479" w:author="秦蓓嘉" w:date="2026-04-12T19:27:00Z">
        <w:r w:rsidR="00454C57" w:rsidRPr="006F2F64">
          <w:rPr>
            <w:rFonts w:cs="Times New Roman"/>
            <w:bCs/>
          </w:rPr>
          <w:fldChar w:fldCharType="begin"/>
        </w:r>
        <w:r w:rsidR="008A1183" w:rsidRPr="00794629">
          <w:rPr>
            <w:rFonts w:cs="Times New Roman"/>
            <w:bCs/>
          </w:rPr>
          <w:delInstrText xml:space="preserve"> ADDIN EN.CITE &lt;EndNote&gt;&lt;Cite&gt;&lt;Author&gt;Li&lt;/Author&gt;&lt;Year&gt;2024&lt;/Year&gt;&lt;RecNum&gt;5&lt;/RecNum&gt;&lt;DisplayText&gt;[21]&lt;/DisplayText&gt;&lt;record&gt;&lt;rec-number&gt;5&lt;/rec-number&gt;&lt;foreign-keys&gt;&lt;key app="EN" db-id="59p9xtxpk0tdf1eazsbvrzzxdefprsfptpsv" timestamp="1764809070"&gt;5&lt;/key&gt;&lt;/foreign-keys&gt;&lt;ref-type name="Journal Article"&gt;17&lt;/ref-type&gt;&lt;contributors&gt;&lt;authors&gt;&lt;author&gt;Li, Molin&lt;/author&gt;&lt;author&gt;Luo, Ming Ronnier&lt;/author&gt;&lt;/authors&gt;&lt;/contributors&gt;&lt;titles&gt;&lt;title&gt;Two-dimensional Models to Predict a New Colour Appearance Dataset&lt;/title&gt;&lt;secondary-title&gt;Color and Imaging Conference&lt;/secondary-title&gt;&lt;/titles&gt;&lt;periodical&gt;&lt;full-title&gt;Color and Imaging Conference&lt;/full-title&gt;&lt;/periodical&gt;&lt;pages&gt;148-148&lt;/pages&gt;&lt;volume&gt;32&lt;/volume&gt;&lt;number&gt;1&lt;/number&gt;&lt;keywords&gt;&lt;keyword&gt;Color Appearance Model&lt;/keyword&gt;&lt;keyword&gt;2-d scales&lt;/keyword&gt;&lt;keyword&gt;Vividness&lt;/keyword&gt;&lt;keyword&gt;Depth&lt;/keyword&gt;&lt;/keywords&gt;&lt;dates&gt;&lt;year&gt;2024&lt;/year&gt;&lt;/dates&gt;&lt;urls&gt;&lt;related-urls&gt;&lt;url&gt;https://library.imaging.org/cic/articles/32/1/26&lt;/url&gt;&lt;/related-urls&gt;&lt;/urls&gt;&lt;electronic-resource-num&gt;10.2352/CIC.2024.32.1.26&lt;/electronic-resource-num&gt;&lt;/record&gt;&lt;/Cite&gt;&lt;/EndNote&gt;</w:delInstrText>
        </w:r>
        <w:r w:rsidR="00454C57" w:rsidRPr="006F2F64">
          <w:rPr>
            <w:rFonts w:cs="Times New Roman"/>
            <w:bCs/>
          </w:rPr>
          <w:fldChar w:fldCharType="separate"/>
        </w:r>
        <w:r w:rsidR="008A1183" w:rsidRPr="00794629">
          <w:rPr>
            <w:rFonts w:cs="Times New Roman"/>
            <w:bCs/>
            <w:noProof/>
          </w:rPr>
          <w:delText>[21]</w:delText>
        </w:r>
        <w:r w:rsidR="00454C57" w:rsidRPr="006F2F64">
          <w:rPr>
            <w:rFonts w:cs="Times New Roman"/>
            <w:bCs/>
          </w:rPr>
          <w:fldChar w:fldCharType="end"/>
        </w:r>
      </w:del>
      <w:ins w:id="480" w:author="秦蓓嘉" w:date="2026-04-12T19:27:00Z">
        <w:r w:rsidR="00454C57" w:rsidRPr="00805397">
          <w:rPr>
            <w:rFonts w:cs="Times New Roman"/>
            <w:bCs/>
          </w:rPr>
          <w:fldChar w:fldCharType="begin"/>
        </w:r>
        <w:r w:rsidR="00215BA5">
          <w:rPr>
            <w:rFonts w:cs="Times New Roman"/>
            <w:bCs/>
          </w:rPr>
          <w:instrText xml:space="preserve"> ADDIN EN.CITE &lt;EndNote&gt;&lt;Cite&gt;&lt;Author&gt;Li&lt;/Author&gt;&lt;Year&gt;2024&lt;/Year&gt;&lt;RecNum&gt;5&lt;/RecNum&gt;&lt;DisplayText&gt;[26]&lt;/DisplayText&gt;&lt;record&gt;&lt;rec-number&gt;5&lt;/rec-number&gt;&lt;foreign-keys&gt;&lt;key app="EN" db-id="59p9xtxpk0tdf1eazsbvrzzxdefprsfptpsv" timestamp="1764809070"&gt;5&lt;/key&gt;&lt;/foreign-keys&gt;&lt;ref-type name="Journal Article"&gt;17&lt;/ref-type&gt;&lt;contributors&gt;&lt;authors&gt;&lt;author&gt;Li, Molin&lt;/author&gt;&lt;author&gt;Luo, Ming Ronnier&lt;/author&gt;&lt;/authors&gt;&lt;/contributors&gt;&lt;titles&gt;&lt;title&gt;Two-dimensional Models to Predict a New Colour Appearance Dataset&lt;/title&gt;&lt;secondary-title&gt;Color and Imaging Conference&lt;/secondary-title&gt;&lt;/titles&gt;&lt;periodical&gt;&lt;full-title&gt;Color and Imaging Conference&lt;/full-title&gt;&lt;/periodical&gt;&lt;pages&gt;148-148&lt;/pages&gt;&lt;volume&gt;32&lt;/volume&gt;&lt;number&gt;1&lt;/number&gt;&lt;keywords&gt;&lt;keyword&gt;Color Appearance Model&lt;/keyword&gt;&lt;keyword&gt;2-d scales&lt;/keyword&gt;&lt;keyword&gt;Vividness&lt;/keyword&gt;&lt;keyword&gt;Depth&lt;/keyword&gt;&lt;/keywords&gt;&lt;dates&gt;&lt;year&gt;2024&lt;/year&gt;&lt;/dates&gt;&lt;urls&gt;&lt;related-urls&gt;&lt;url&gt;https://library.imaging.org/cic/articles/32/1/26&lt;/url&gt;&lt;/related-urls&gt;&lt;/urls&gt;&lt;electronic-resource-num&gt;10.2352/CIC.2024.32.1.26&lt;/electronic-resource-num&gt;&lt;/record&gt;&lt;/Cite&gt;&lt;/EndNote&gt;</w:instrText>
        </w:r>
        <w:r w:rsidR="00454C57" w:rsidRPr="00805397">
          <w:rPr>
            <w:rFonts w:cs="Times New Roman"/>
            <w:bCs/>
          </w:rPr>
          <w:fldChar w:fldCharType="separate"/>
        </w:r>
        <w:r w:rsidR="00215BA5">
          <w:rPr>
            <w:rFonts w:cs="Times New Roman"/>
            <w:bCs/>
            <w:noProof/>
          </w:rPr>
          <w:t>[26]</w:t>
        </w:r>
        <w:r w:rsidR="00454C57" w:rsidRPr="00805397">
          <w:rPr>
            <w:rFonts w:cs="Times New Roman"/>
            <w:bCs/>
          </w:rPr>
          <w:fldChar w:fldCharType="end"/>
        </w:r>
      </w:ins>
      <w:r w:rsidR="00454C57" w:rsidRPr="00805397">
        <w:rPr>
          <w:rFonts w:cs="Times New Roman"/>
          <w:bCs/>
        </w:rPr>
        <w:t xml:space="preserve">, African skin tones follow the vividness-blackness scale, while Caucasian and Asian skin tones align with the depth-whiteness scale, </w:t>
      </w:r>
      <w:del w:id="481" w:author="秦蓓嘉" w:date="2026-04-12T19:27:00Z">
        <w:r w:rsidR="00454C57" w:rsidRPr="00794629">
          <w:rPr>
            <w:rFonts w:cs="Times New Roman"/>
            <w:bCs/>
          </w:rPr>
          <w:delText>characterized</w:delText>
        </w:r>
      </w:del>
      <w:ins w:id="482" w:author="秦蓓嘉" w:date="2026-04-12T19:27:00Z">
        <w:r w:rsidR="00A30BA1" w:rsidRPr="00805397">
          <w:rPr>
            <w:rFonts w:cs="Times New Roman"/>
            <w:bCs/>
          </w:rPr>
          <w:t>described</w:t>
        </w:r>
      </w:ins>
      <w:r w:rsidR="00513BCD" w:rsidRPr="00805397">
        <w:rPr>
          <w:rFonts w:cs="Times New Roman"/>
          <w:bCs/>
        </w:rPr>
        <w:t xml:space="preserve"> </w:t>
      </w:r>
      <w:r w:rsidR="00454C57" w:rsidRPr="00805397">
        <w:rPr>
          <w:rFonts w:cs="Times New Roman"/>
          <w:bCs/>
        </w:rPr>
        <w:t xml:space="preserve">as pale-deep. In </w:t>
      </w:r>
      <w:del w:id="483" w:author="秦蓓嘉" w:date="2026-04-12T19:27:00Z">
        <w:r w:rsidRPr="006F2F64">
          <w:rPr>
            <w:rFonts w:cs="Times New Roman"/>
            <w:bCs/>
          </w:rPr>
          <w:fldChar w:fldCharType="begin"/>
        </w:r>
        <w:r w:rsidRPr="00794629">
          <w:rPr>
            <w:rFonts w:cs="Times New Roman"/>
            <w:bCs/>
          </w:rPr>
          <w:delInstrText xml:space="preserve"> REF _Ref216944851 \h </w:delInstrText>
        </w:r>
        <w:r w:rsidR="00794629">
          <w:rPr>
            <w:rFonts w:cs="Times New Roman"/>
            <w:bCs/>
          </w:rPr>
          <w:delInstrText xml:space="preserve"> \* MERGEFORMAT </w:delInstrText>
        </w:r>
        <w:r w:rsidRPr="006F2F64">
          <w:rPr>
            <w:rFonts w:cs="Times New Roman"/>
            <w:bCs/>
          </w:rPr>
        </w:r>
        <w:r w:rsidRPr="006F2F64">
          <w:rPr>
            <w:rFonts w:cs="Times New Roman"/>
            <w:bCs/>
          </w:rPr>
          <w:fldChar w:fldCharType="separate"/>
        </w:r>
        <w:r w:rsidR="00794629" w:rsidRPr="00794629">
          <w:delText xml:space="preserve">Figure </w:delText>
        </w:r>
        <w:r w:rsidR="00794629" w:rsidRPr="00794629">
          <w:rPr>
            <w:noProof/>
          </w:rPr>
          <w:delText>1</w:delText>
        </w:r>
        <w:r w:rsidRPr="006F2F64">
          <w:rPr>
            <w:rFonts w:cs="Times New Roman"/>
            <w:bCs/>
          </w:rPr>
          <w:fldChar w:fldCharType="end"/>
        </w:r>
      </w:del>
      <w:ins w:id="484" w:author="秦蓓嘉" w:date="2026-04-12T19:27:00Z">
        <w:r w:rsidR="00054325">
          <w:rPr>
            <w:rFonts w:cs="Times New Roman"/>
            <w:bCs/>
          </w:rPr>
          <w:fldChar w:fldCharType="begin"/>
        </w:r>
        <w:r w:rsidR="00054325">
          <w:rPr>
            <w:rFonts w:cs="Times New Roman"/>
            <w:bCs/>
          </w:rPr>
          <w:instrText xml:space="preserve"> REF _Ref225255894 \h  \* MERGEFORMAT </w:instrText>
        </w:r>
        <w:r w:rsidR="00054325">
          <w:rPr>
            <w:rFonts w:cs="Times New Roman"/>
            <w:bCs/>
          </w:rPr>
        </w:r>
        <w:r w:rsidR="00054325">
          <w:rPr>
            <w:rFonts w:cs="Times New Roman"/>
            <w:bCs/>
          </w:rPr>
          <w:fldChar w:fldCharType="separate"/>
        </w:r>
        <w:r w:rsidR="00054325" w:rsidRPr="0092682B">
          <w:rPr>
            <w:rFonts w:cs="Times New Roman"/>
            <w:bCs/>
          </w:rPr>
          <w:t>Figure 1</w:t>
        </w:r>
        <w:r w:rsidR="00054325">
          <w:rPr>
            <w:rFonts w:cs="Times New Roman"/>
            <w:bCs/>
          </w:rPr>
          <w:fldChar w:fldCharType="end"/>
        </w:r>
      </w:ins>
      <w:r w:rsidR="00454C57" w:rsidRPr="00805397">
        <w:rPr>
          <w:rFonts w:cs="Times New Roman"/>
          <w:bCs/>
        </w:rPr>
        <w:t>(d), it can be observed that all skin tones fall within the 47° to 64° hue angle range, with an average of 57°, which is above the 45° hue degree line.</w:t>
      </w:r>
      <w:ins w:id="485" w:author="秦蓓嘉" w:date="2026-04-12T19:27:00Z">
        <w:r w:rsidR="00371497" w:rsidRPr="00805397">
          <w:rPr>
            <w:rFonts w:cs="Times New Roman"/>
            <w:bCs/>
          </w:rPr>
          <w:t xml:space="preserve"> Note </w:t>
        </w:r>
        <w:r w:rsidR="00915A23">
          <w:rPr>
            <w:rFonts w:cs="Times New Roman"/>
            <w:bCs/>
          </w:rPr>
          <w:t xml:space="preserve">that </w:t>
        </w:r>
        <w:r w:rsidR="00371497" w:rsidRPr="00805397">
          <w:rPr>
            <w:rFonts w:cs="Times New Roman"/>
            <w:bCs/>
          </w:rPr>
          <w:t xml:space="preserve">in this </w:t>
        </w:r>
        <w:r w:rsidR="00E54901" w:rsidRPr="00805397">
          <w:rPr>
            <w:rFonts w:cs="Times New Roman"/>
            <w:bCs/>
          </w:rPr>
          <w:t>article</w:t>
        </w:r>
        <w:r w:rsidR="00371497" w:rsidRPr="00805397">
          <w:rPr>
            <w:rFonts w:cs="Times New Roman"/>
            <w:bCs/>
          </w:rPr>
          <w:t xml:space="preserve">, when plotting data in </w:t>
        </w:r>
        <w:r w:rsidR="00371497" w:rsidRPr="0092682B">
          <w:rPr>
            <w:rFonts w:cs="Times New Roman"/>
            <w:bCs/>
            <w:i/>
          </w:rPr>
          <w:t>a</w:t>
        </w:r>
        <w:r w:rsidR="00371497" w:rsidRPr="0092682B">
          <w:rPr>
            <w:rFonts w:cs="Times New Roman"/>
            <w:bCs/>
            <w:vertAlign w:val="superscript"/>
          </w:rPr>
          <w:t>*</w:t>
        </w:r>
        <w:r w:rsidR="00371497" w:rsidRPr="0092682B">
          <w:rPr>
            <w:rFonts w:cs="Times New Roman"/>
            <w:bCs/>
            <w:i/>
          </w:rPr>
          <w:t>b</w:t>
        </w:r>
        <w:r w:rsidR="00371497" w:rsidRPr="0092682B">
          <w:rPr>
            <w:rFonts w:cs="Times New Roman"/>
            <w:bCs/>
            <w:vertAlign w:val="superscript"/>
          </w:rPr>
          <w:t>*</w:t>
        </w:r>
        <w:r w:rsidR="00371497" w:rsidRPr="00805397">
          <w:rPr>
            <w:rFonts w:cs="Times New Roman"/>
            <w:bCs/>
          </w:rPr>
          <w:t xml:space="preserve"> plane, a 45</w:t>
        </w:r>
        <w:r w:rsidR="00371497" w:rsidRPr="00805397">
          <w:rPr>
            <w:rFonts w:cs="Times New Roman"/>
            <w:bCs/>
            <w:vertAlign w:val="superscript"/>
          </w:rPr>
          <w:t>o</w:t>
        </w:r>
        <w:r w:rsidR="00371497" w:rsidRPr="00805397">
          <w:rPr>
            <w:rFonts w:cs="Times New Roman"/>
            <w:bCs/>
          </w:rPr>
          <w:t xml:space="preserve"> line is plotted to </w:t>
        </w:r>
        <w:r w:rsidR="00A30BA1" w:rsidRPr="00805397">
          <w:rPr>
            <w:rFonts w:cs="Times New Roman"/>
            <w:bCs/>
          </w:rPr>
          <w:t>indicate</w:t>
        </w:r>
        <w:r w:rsidR="00371497" w:rsidRPr="00805397">
          <w:rPr>
            <w:rFonts w:cs="Times New Roman"/>
            <w:bCs/>
          </w:rPr>
          <w:t xml:space="preserve"> the </w:t>
        </w:r>
        <w:r w:rsidR="00236E1A" w:rsidRPr="00805397">
          <w:rPr>
            <w:rFonts w:cs="Times New Roman"/>
            <w:bCs/>
          </w:rPr>
          <w:t xml:space="preserve">skin </w:t>
        </w:r>
        <w:r w:rsidR="00001EF1" w:rsidRPr="00805397">
          <w:rPr>
            <w:rFonts w:cs="Times New Roman"/>
            <w:bCs/>
          </w:rPr>
          <w:t>color</w:t>
        </w:r>
        <w:r w:rsidR="00371497" w:rsidRPr="00805397">
          <w:rPr>
            <w:rFonts w:cs="Times New Roman"/>
            <w:bCs/>
          </w:rPr>
          <w:t xml:space="preserve"> to be redd</w:t>
        </w:r>
        <w:r w:rsidR="00236E1A" w:rsidRPr="00805397">
          <w:rPr>
            <w:rFonts w:cs="Times New Roman"/>
            <w:bCs/>
          </w:rPr>
          <w:t>ish</w:t>
        </w:r>
        <w:r w:rsidR="00371497" w:rsidRPr="00805397">
          <w:rPr>
            <w:rFonts w:cs="Times New Roman"/>
            <w:bCs/>
          </w:rPr>
          <w:t xml:space="preserve"> or yellow</w:t>
        </w:r>
        <w:r w:rsidR="00236E1A" w:rsidRPr="00805397">
          <w:rPr>
            <w:rFonts w:cs="Times New Roman"/>
            <w:bCs/>
          </w:rPr>
          <w:t>ish</w:t>
        </w:r>
        <w:r w:rsidR="00371497" w:rsidRPr="00805397">
          <w:rPr>
            <w:rFonts w:cs="Times New Roman"/>
            <w:bCs/>
          </w:rPr>
          <w:t xml:space="preserve">. </w:t>
        </w:r>
      </w:ins>
    </w:p>
    <w:p w14:paraId="1BA8A6E7" w14:textId="40DCFAF3" w:rsidR="00454C57" w:rsidRPr="00805397" w:rsidRDefault="00454C57" w:rsidP="00454C57">
      <w:pPr>
        <w:pStyle w:val="09BodyFirstParagraph"/>
        <w:rPr>
          <w:color w:val="auto"/>
          <w:rPrChange w:id="486" w:author="秦蓓嘉" w:date="2026-04-12T19:27:00Z">
            <w:rPr/>
          </w:rPrChange>
        </w:rPr>
      </w:pPr>
      <w:r w:rsidRPr="00805397">
        <w:rPr>
          <w:rFonts w:cs="Times New Roman"/>
          <w:bCs/>
        </w:rPr>
        <w:t xml:space="preserve">Each </w:t>
      </w:r>
      <w:del w:id="487" w:author="秦蓓嘉" w:date="2026-04-12T19:27:00Z">
        <w:r w:rsidRPr="00794629">
          <w:rPr>
            <w:rFonts w:cs="Times New Roman"/>
            <w:bCs/>
          </w:rPr>
          <w:delText>model's</w:delText>
        </w:r>
      </w:del>
      <w:ins w:id="488" w:author="秦蓓嘉" w:date="2026-04-12T19:27:00Z">
        <w:r w:rsidRPr="00805397">
          <w:rPr>
            <w:rFonts w:cs="Times New Roman"/>
            <w:bCs/>
          </w:rPr>
          <w:t>model</w:t>
        </w:r>
        <w:r w:rsidR="00915A23">
          <w:rPr>
            <w:rFonts w:cs="Times New Roman"/>
            <w:bCs/>
          </w:rPr>
          <w:t>’</w:t>
        </w:r>
        <w:r w:rsidRPr="00805397">
          <w:rPr>
            <w:rFonts w:cs="Times New Roman"/>
            <w:bCs/>
          </w:rPr>
          <w:t>s</w:t>
        </w:r>
      </w:ins>
      <w:r w:rsidRPr="00805397">
        <w:rPr>
          <w:rFonts w:cs="Times New Roman"/>
          <w:bCs/>
        </w:rPr>
        <w:t xml:space="preserve"> image was captured under two</w:t>
      </w:r>
      <w:r w:rsidR="00E54901" w:rsidRPr="00805397">
        <w:rPr>
          <w:rFonts w:cs="Times New Roman"/>
          <w:bCs/>
        </w:rPr>
        <w:t xml:space="preserve"> </w:t>
      </w:r>
      <w:ins w:id="489" w:author="秦蓓嘉" w:date="2026-04-12T19:27:00Z">
        <w:r w:rsidR="00E54901" w:rsidRPr="00805397">
          <w:rPr>
            <w:rFonts w:cs="Times New Roman"/>
            <w:bCs/>
          </w:rPr>
          <w:t xml:space="preserve">types of </w:t>
        </w:r>
      </w:ins>
      <w:r w:rsidRPr="00805397">
        <w:rPr>
          <w:rFonts w:cs="Times New Roman"/>
          <w:bCs/>
        </w:rPr>
        <w:t>environmental conditions: in-lab and real-scene. For</w:t>
      </w:r>
      <w:del w:id="490" w:author="秦蓓嘉" w:date="2026-04-12T19:27:00Z">
        <w:r w:rsidRPr="00794629">
          <w:rPr>
            <w:rFonts w:cs="Times New Roman"/>
            <w:bCs/>
          </w:rPr>
          <w:delText xml:space="preserve"> the</w:delText>
        </w:r>
      </w:del>
      <w:r w:rsidRPr="00805397">
        <w:rPr>
          <w:rFonts w:cs="Times New Roman"/>
          <w:bCs/>
        </w:rPr>
        <w:t xml:space="preserve"> in-lab condition, images were captured in a </w:t>
      </w:r>
      <w:ins w:id="491" w:author="秦蓓嘉" w:date="2026-04-12T19:27:00Z">
        <w:r w:rsidR="00E54901" w:rsidRPr="00805397">
          <w:rPr>
            <w:rFonts w:cs="Times New Roman" w:hint="eastAsia"/>
            <w:bCs/>
            <w:lang w:eastAsia="zh-CN"/>
          </w:rPr>
          <w:t>studio</w:t>
        </w:r>
        <w:r w:rsidR="00E54901" w:rsidRPr="00805397">
          <w:rPr>
            <w:rFonts w:cs="Times New Roman"/>
            <w:bCs/>
          </w:rPr>
          <w:t xml:space="preserve"> with </w:t>
        </w:r>
      </w:ins>
      <w:r w:rsidRPr="00805397">
        <w:rPr>
          <w:rFonts w:cs="Times New Roman"/>
          <w:bCs/>
        </w:rPr>
        <w:t xml:space="preserve">precisely controlled </w:t>
      </w:r>
      <w:del w:id="492" w:author="秦蓓嘉" w:date="2026-04-12T19:27:00Z">
        <w:r w:rsidRPr="00794629">
          <w:rPr>
            <w:rFonts w:cs="Times New Roman"/>
            <w:bCs/>
          </w:rPr>
          <w:delText>lighting studio,</w:delText>
        </w:r>
      </w:del>
      <w:ins w:id="493" w:author="秦蓓嘉" w:date="2026-04-12T19:27:00Z">
        <w:r w:rsidRPr="00805397">
          <w:rPr>
            <w:rFonts w:cs="Times New Roman"/>
            <w:bCs/>
          </w:rPr>
          <w:t>lighting</w:t>
        </w:r>
        <w:r w:rsidR="00E54901" w:rsidRPr="00805397">
          <w:rPr>
            <w:rFonts w:cs="Times New Roman"/>
            <w:bCs/>
          </w:rPr>
          <w:t>s</w:t>
        </w:r>
        <w:r w:rsidRPr="00805397">
          <w:rPr>
            <w:rFonts w:cs="Times New Roman"/>
            <w:bCs/>
          </w:rPr>
          <w:t xml:space="preserve">, </w:t>
        </w:r>
        <w:r w:rsidR="00E54901" w:rsidRPr="00805397">
          <w:rPr>
            <w:rFonts w:cs="Times New Roman"/>
            <w:bCs/>
          </w:rPr>
          <w:t>which is</w:t>
        </w:r>
      </w:ins>
      <w:r w:rsidR="00E54901" w:rsidRPr="00805397">
        <w:rPr>
          <w:rFonts w:cs="Times New Roman"/>
          <w:bCs/>
        </w:rPr>
        <w:t xml:space="preserve"> </w:t>
      </w:r>
      <w:r w:rsidRPr="00805397">
        <w:rPr>
          <w:rFonts w:cs="Times New Roman"/>
          <w:bCs/>
        </w:rPr>
        <w:t>illuminated by 6 LEDCube units with spectrum-tunable lighting provided by Thouslite</w:t>
      </w:r>
      <w:del w:id="494" w:author="秦蓓嘉" w:date="2026-04-12T19:27:00Z">
        <w:r w:rsidRPr="00794629">
          <w:rPr>
            <w:rFonts w:cs="Times New Roman"/>
            <w:bCs/>
          </w:rPr>
          <w:delText xml:space="preserve">®. </w:delText>
        </w:r>
        <w:r w:rsidR="00C16782" w:rsidRPr="006F2F64">
          <w:rPr>
            <w:rFonts w:cs="Times New Roman"/>
            <w:bCs/>
          </w:rPr>
          <w:fldChar w:fldCharType="begin"/>
        </w:r>
        <w:r w:rsidR="00C16782" w:rsidRPr="00794629">
          <w:rPr>
            <w:rFonts w:cs="Times New Roman"/>
            <w:bCs/>
          </w:rPr>
          <w:delInstrText xml:space="preserve"> REF _Ref216945049 \h </w:delInstrText>
        </w:r>
        <w:r w:rsidR="00794629">
          <w:rPr>
            <w:rFonts w:cs="Times New Roman"/>
            <w:bCs/>
          </w:rPr>
          <w:delInstrText xml:space="preserve"> \* MERGEFORMAT </w:delInstrText>
        </w:r>
        <w:r w:rsidR="00C16782" w:rsidRPr="006F2F64">
          <w:rPr>
            <w:rFonts w:cs="Times New Roman"/>
            <w:bCs/>
          </w:rPr>
        </w:r>
        <w:r w:rsidR="00C16782" w:rsidRPr="006F2F64">
          <w:rPr>
            <w:rFonts w:cs="Times New Roman"/>
            <w:bCs/>
          </w:rPr>
          <w:fldChar w:fldCharType="separate"/>
        </w:r>
        <w:r w:rsidR="00794629" w:rsidRPr="00794629">
          <w:delText xml:space="preserve">Figure </w:delText>
        </w:r>
        <w:r w:rsidR="00794629" w:rsidRPr="00794629">
          <w:rPr>
            <w:noProof/>
          </w:rPr>
          <w:delText>2</w:delText>
        </w:r>
        <w:r w:rsidR="00C16782" w:rsidRPr="006F2F64">
          <w:rPr>
            <w:rFonts w:cs="Times New Roman"/>
            <w:bCs/>
          </w:rPr>
          <w:fldChar w:fldCharType="end"/>
        </w:r>
        <w:r w:rsidRPr="00794629">
          <w:rPr>
            <w:rFonts w:cs="Times New Roman"/>
            <w:bCs/>
          </w:rPr>
          <w:delText xml:space="preserve"> displays the lighting studio setup</w:delText>
        </w:r>
      </w:del>
      <w:ins w:id="495" w:author="秦蓓嘉" w:date="2026-04-12T19:27:00Z">
        <w:r w:rsidRPr="00805397">
          <w:rPr>
            <w:rFonts w:cs="Times New Roman"/>
            <w:bCs/>
          </w:rPr>
          <w:t>®</w:t>
        </w:r>
        <w:r w:rsidR="007964BA" w:rsidRPr="00805397">
          <w:rPr>
            <w:rFonts w:cs="Times New Roman"/>
            <w:bCs/>
          </w:rPr>
          <w:t xml:space="preserve"> as shown in Figure 2</w:t>
        </w:r>
      </w:ins>
      <w:r w:rsidRPr="00805397">
        <w:rPr>
          <w:rFonts w:cs="Times New Roman"/>
          <w:bCs/>
        </w:rPr>
        <w:t>. Each model</w:t>
      </w:r>
      <w:r w:rsidR="00CF1585" w:rsidRPr="00805397">
        <w:rPr>
          <w:rFonts w:cs="Times New Roman"/>
          <w:bCs/>
        </w:rPr>
        <w:t>’</w:t>
      </w:r>
      <w:r w:rsidRPr="00805397">
        <w:rPr>
          <w:rFonts w:cs="Times New Roman"/>
          <w:bCs/>
        </w:rPr>
        <w:t xml:space="preserve">s image was taken under seven correlated color temperatures (CCTs): </w:t>
      </w:r>
      <w:r w:rsidRPr="00805397">
        <w:rPr>
          <w:color w:val="auto"/>
          <w:rPrChange w:id="496" w:author="秦蓓嘉" w:date="2026-04-12T19:27:00Z">
            <w:rPr/>
          </w:rPrChange>
        </w:rPr>
        <w:t>3000, 4000, 5000, 6000, 6500, 7000, and 8000K, across three illuminance levels: 100, 500, and 1000 lux.</w:t>
      </w:r>
      <w:ins w:id="497" w:author="秦蓓嘉" w:date="2026-04-12T19:27:00Z">
        <w:r w:rsidR="004956C8" w:rsidRPr="00805397">
          <w:rPr>
            <w:rFonts w:cs="Times New Roman"/>
            <w:bCs/>
            <w:color w:val="auto"/>
          </w:rPr>
          <w:t xml:space="preserve"> </w:t>
        </w:r>
        <w:r w:rsidR="00E54901" w:rsidRPr="00805397">
          <w:rPr>
            <w:rFonts w:cs="Times New Roman"/>
            <w:bCs/>
            <w:color w:val="auto"/>
          </w:rPr>
          <w:t xml:space="preserve">The CCT, Lux and Duv were controlled </w:t>
        </w:r>
        <w:r w:rsidR="004956C8" w:rsidRPr="00805397">
          <w:rPr>
            <w:rFonts w:cs="Times New Roman"/>
            <w:bCs/>
            <w:color w:val="auto"/>
          </w:rPr>
          <w:t>within</w:t>
        </w:r>
        <w:r w:rsidR="00E54901" w:rsidRPr="00805397">
          <w:rPr>
            <w:rFonts w:cs="Times New Roman"/>
            <w:bCs/>
            <w:color w:val="auto"/>
          </w:rPr>
          <w:t xml:space="preserve"> ±50</w:t>
        </w:r>
        <w:r w:rsidR="00E54901" w:rsidRPr="00805397">
          <w:rPr>
            <w:rFonts w:cs="Times New Roman"/>
            <w:bCs/>
            <w:color w:val="auto"/>
            <w:lang w:eastAsia="zh-CN"/>
          </w:rPr>
          <w:t xml:space="preserve">, ±1% </w:t>
        </w:r>
        <w:r w:rsidR="00E54901" w:rsidRPr="00805397">
          <w:rPr>
            <w:rFonts w:cs="Times New Roman"/>
            <w:bCs/>
            <w:color w:val="auto"/>
          </w:rPr>
          <w:t>and ±0.004, respectively</w:t>
        </w:r>
        <w:r w:rsidR="004956C8" w:rsidRPr="00805397">
          <w:rPr>
            <w:rFonts w:cs="Times New Roman"/>
            <w:bCs/>
            <w:color w:val="auto"/>
          </w:rPr>
          <w:t>.</w:t>
        </w:r>
      </w:ins>
    </w:p>
    <w:p w14:paraId="31BAB0F9" w14:textId="78940508" w:rsidR="00FF27FA" w:rsidRPr="00805397" w:rsidRDefault="00A05C6E" w:rsidP="00EC36CB">
      <w:pPr>
        <w:pStyle w:val="10BodySubsequentParagraph"/>
        <w:rPr>
          <w:ins w:id="498" w:author="秦蓓嘉" w:date="2026-04-12T19:27:00Z"/>
        </w:rPr>
      </w:pPr>
      <w:del w:id="499" w:author="秦蓓嘉" w:date="2026-04-12T19:27:00Z">
        <w:r w:rsidRPr="006F2F64">
          <w:rPr>
            <w:rFonts w:cs="Times New Roman"/>
            <w:bCs/>
          </w:rPr>
          <w:fldChar w:fldCharType="begin"/>
        </w:r>
        <w:r w:rsidRPr="00794629">
          <w:rPr>
            <w:rFonts w:cs="Times New Roman"/>
            <w:bCs/>
          </w:rPr>
          <w:delInstrText xml:space="preserve"> REF _Ref216967251 \h </w:delInstrText>
        </w:r>
        <w:r w:rsidR="00794629">
          <w:rPr>
            <w:rFonts w:cs="Times New Roman"/>
            <w:bCs/>
          </w:rPr>
          <w:delInstrText xml:space="preserve"> \* MERGEFORMAT </w:delInstrText>
        </w:r>
        <w:r w:rsidRPr="006F2F64">
          <w:rPr>
            <w:rFonts w:cs="Times New Roman"/>
            <w:bCs/>
          </w:rPr>
        </w:r>
        <w:r w:rsidRPr="006F2F64">
          <w:rPr>
            <w:rFonts w:cs="Times New Roman"/>
            <w:bCs/>
          </w:rPr>
          <w:fldChar w:fldCharType="separate"/>
        </w:r>
        <w:r w:rsidR="00794629" w:rsidRPr="00794629">
          <w:delText xml:space="preserve">Figure </w:delText>
        </w:r>
        <w:r w:rsidR="00794629" w:rsidRPr="00794629">
          <w:rPr>
            <w:noProof/>
          </w:rPr>
          <w:delText>3</w:delText>
        </w:r>
        <w:r w:rsidRPr="006F2F64">
          <w:rPr>
            <w:rFonts w:cs="Times New Roman"/>
            <w:bCs/>
          </w:rPr>
          <w:fldChar w:fldCharType="end"/>
        </w:r>
      </w:del>
    </w:p>
    <w:p w14:paraId="38F34CA7" w14:textId="0BC9FC35" w:rsidR="0027685B" w:rsidRPr="00805397" w:rsidRDefault="0027685B" w:rsidP="0027685B">
      <w:pPr>
        <w:pStyle w:val="10BodySubsequentParagraph"/>
        <w:jc w:val="center"/>
        <w:rPr>
          <w:ins w:id="500" w:author="秦蓓嘉" w:date="2026-04-12T19:27:00Z"/>
        </w:rPr>
      </w:pPr>
      <w:ins w:id="501" w:author="秦蓓嘉" w:date="2026-04-12T19:27:00Z">
        <w:r w:rsidRPr="00805397">
          <w:rPr>
            <w:noProof/>
          </w:rPr>
          <w:drawing>
            <wp:inline distT="0" distB="0" distL="0" distR="0" wp14:anchorId="1DC48140" wp14:editId="169F3B0F">
              <wp:extent cx="2204720" cy="1650365"/>
              <wp:effectExtent l="0" t="0" r="0" b="0"/>
              <wp:docPr id="46"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2205283" cy="1650873"/>
                      </a:xfrm>
                      <a:prstGeom prst="rect">
                        <a:avLst/>
                      </a:prstGeom>
                    </pic:spPr>
                  </pic:pic>
                </a:graphicData>
              </a:graphic>
            </wp:inline>
          </w:drawing>
        </w:r>
      </w:ins>
    </w:p>
    <w:p w14:paraId="68D06521" w14:textId="45F21238" w:rsidR="0027685B" w:rsidRPr="00805397" w:rsidRDefault="0027685B" w:rsidP="0027685B">
      <w:pPr>
        <w:spacing w:before="120" w:after="120"/>
        <w:ind w:left="720" w:right="720"/>
        <w:jc w:val="center"/>
        <w:rPr>
          <w:ins w:id="502" w:author="秦蓓嘉" w:date="2026-04-12T19:27:00Z"/>
          <w:color w:val="000000" w:themeColor="text1"/>
          <w:sz w:val="16"/>
        </w:rPr>
      </w:pPr>
      <w:ins w:id="503" w:author="秦蓓嘉" w:date="2026-04-12T19:27:00Z">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2</w:t>
        </w:r>
        <w:r w:rsidRPr="00805397">
          <w:rPr>
            <w:rFonts w:ascii="Times New Roman" w:hAnsi="Times New Roman"/>
            <w:color w:val="000000" w:themeColor="text1"/>
            <w:sz w:val="16"/>
          </w:rPr>
          <w:fldChar w:fldCharType="end"/>
        </w:r>
        <w:r w:rsidRPr="00805397">
          <w:rPr>
            <w:rFonts w:ascii="Times New Roman" w:hAnsi="Times New Roman"/>
            <w:color w:val="000000" w:themeColor="text1"/>
            <w:sz w:val="16"/>
          </w:rPr>
          <w:t>. The studio lighting in in-lab environment</w:t>
        </w:r>
      </w:ins>
    </w:p>
    <w:p w14:paraId="1DF16820" w14:textId="6B74E684" w:rsidR="002E247A" w:rsidRPr="00805397" w:rsidRDefault="004956C8" w:rsidP="002E247A">
      <w:pPr>
        <w:pStyle w:val="10BodySubsequentParagraph"/>
        <w:rPr>
          <w:ins w:id="504" w:author="秦蓓嘉" w:date="2026-04-12T19:27:00Z"/>
        </w:rPr>
      </w:pPr>
      <w:bookmarkStart w:id="505" w:name="_Hlk226184095"/>
      <w:ins w:id="506" w:author="秦蓓嘉" w:date="2026-04-12T19:27:00Z">
        <w:r w:rsidRPr="00805397">
          <w:t>For each model, t</w:t>
        </w:r>
        <w:r w:rsidR="002E247A" w:rsidRPr="00805397">
          <w:t xml:space="preserve">wo images </w:t>
        </w:r>
        <w:r w:rsidRPr="00805397">
          <w:t>were captured</w:t>
        </w:r>
        <w:r w:rsidR="002E247A" w:rsidRPr="00805397">
          <w:t xml:space="preserve"> for each scene, </w:t>
        </w:r>
        <w:r w:rsidR="00915A23">
          <w:t xml:space="preserve">with </w:t>
        </w:r>
        <w:r w:rsidRPr="00805397">
          <w:t>inclusion and exclusion</w:t>
        </w:r>
        <w:r w:rsidR="002E247A" w:rsidRPr="00805397">
          <w:t xml:space="preserve"> of PMC chart</w:t>
        </w:r>
        <w:r w:rsidRPr="00805397">
          <w:t xml:space="preserve"> [1</w:t>
        </w:r>
        <w:r w:rsidR="00107C36" w:rsidRPr="00805397">
          <w:t>4</w:t>
        </w:r>
        <w:r w:rsidRPr="00805397">
          <w:t>]</w:t>
        </w:r>
        <w:r w:rsidR="00513BCD" w:rsidRPr="00805397">
          <w:t xml:space="preserve"> respectively</w:t>
        </w:r>
        <w:r w:rsidR="002E247A" w:rsidRPr="00805397">
          <w:t xml:space="preserve">. The former </w:t>
        </w:r>
        <w:r w:rsidR="00E54901" w:rsidRPr="00805397">
          <w:t>was</w:t>
        </w:r>
        <w:r w:rsidR="002E247A" w:rsidRPr="00805397">
          <w:t xml:space="preserve"> used to evaluate </w:t>
        </w:r>
        <w:r w:rsidR="00513BCD" w:rsidRPr="00805397">
          <w:t>its</w:t>
        </w:r>
        <w:r w:rsidR="002E247A" w:rsidRPr="00805397">
          <w:t xml:space="preserve"> white point to perform white balance</w:t>
        </w:r>
        <w:r w:rsidR="009060E9" w:rsidRPr="00805397">
          <w:t xml:space="preserve"> and estimate the illuminance to serve as a reference when normalizing the skin color lightness</w:t>
        </w:r>
        <w:r w:rsidR="002E247A" w:rsidRPr="00805397">
          <w:t xml:space="preserve"> for image rendering in the later stage. The latter </w:t>
        </w:r>
        <w:r w:rsidR="00E54901" w:rsidRPr="00805397">
          <w:t>was</w:t>
        </w:r>
        <w:r w:rsidR="002E247A" w:rsidRPr="00805397">
          <w:t xml:space="preserve"> used in the real experiment. </w:t>
        </w:r>
      </w:ins>
    </w:p>
    <w:bookmarkEnd w:id="505"/>
    <w:p w14:paraId="3EB76D85" w14:textId="77777777" w:rsidR="002E247A" w:rsidRPr="00805397" w:rsidRDefault="002E247A" w:rsidP="0004798C">
      <w:pPr>
        <w:pStyle w:val="10BodySubsequentParagraph"/>
        <w:rPr>
          <w:ins w:id="507" w:author="秦蓓嘉" w:date="2026-04-12T19:27:00Z"/>
          <w:szCs w:val="20"/>
        </w:rPr>
      </w:pPr>
    </w:p>
    <w:p w14:paraId="1883B240" w14:textId="15216BB3" w:rsidR="00454C57" w:rsidRPr="00805397" w:rsidRDefault="00897EB6" w:rsidP="00454C57">
      <w:pPr>
        <w:pStyle w:val="09BodyFirstParagraph"/>
        <w:rPr>
          <w:rFonts w:cs="Times New Roman"/>
          <w:bCs/>
          <w:szCs w:val="20"/>
        </w:rPr>
      </w:pPr>
      <w:ins w:id="508" w:author="秦蓓嘉" w:date="2026-04-12T19:27:00Z">
        <w:r w:rsidRPr="00805397">
          <w:rPr>
            <w:rFonts w:cs="Times New Roman"/>
            <w:bCs/>
            <w:szCs w:val="20"/>
          </w:rPr>
          <w:fldChar w:fldCharType="begin"/>
        </w:r>
        <w:r w:rsidRPr="00805397">
          <w:rPr>
            <w:rFonts w:cs="Times New Roman"/>
            <w:bCs/>
            <w:szCs w:val="20"/>
          </w:rPr>
          <w:instrText xml:space="preserve"> REF _Ref225256098 \h </w:instrText>
        </w:r>
        <w:r w:rsidR="00513BCD" w:rsidRPr="00805397">
          <w:rPr>
            <w:rFonts w:cs="Times New Roman"/>
            <w:bCs/>
            <w:szCs w:val="20"/>
          </w:rPr>
          <w:instrText xml:space="preserve"> \* MERGEFORMAT </w:instrText>
        </w:r>
        <w:r w:rsidRPr="00805397">
          <w:rPr>
            <w:rFonts w:cs="Times New Roman"/>
            <w:bCs/>
            <w:szCs w:val="20"/>
          </w:rPr>
        </w:r>
        <w:r w:rsidRPr="00805397">
          <w:rPr>
            <w:rFonts w:cs="Times New Roman"/>
            <w:bCs/>
            <w:szCs w:val="20"/>
          </w:rPr>
          <w:fldChar w:fldCharType="separate"/>
        </w:r>
        <w:r w:rsidR="00355FDE" w:rsidRPr="00355FDE">
          <w:rPr>
            <w:szCs w:val="20"/>
          </w:rPr>
          <w:t xml:space="preserve">Figure </w:t>
        </w:r>
        <w:r w:rsidR="00355FDE" w:rsidRPr="00355FDE">
          <w:rPr>
            <w:noProof/>
            <w:szCs w:val="20"/>
          </w:rPr>
          <w:t>3</w:t>
        </w:r>
        <w:r w:rsidRPr="00805397">
          <w:rPr>
            <w:rFonts w:cs="Times New Roman"/>
            <w:bCs/>
            <w:szCs w:val="20"/>
          </w:rPr>
          <w:fldChar w:fldCharType="end"/>
        </w:r>
      </w:ins>
      <w:r w:rsidR="00454C57" w:rsidRPr="00805397">
        <w:rPr>
          <w:rFonts w:cs="Times New Roman"/>
          <w:bCs/>
          <w:szCs w:val="20"/>
        </w:rPr>
        <w:t xml:space="preserve"> presents example images of the 20 models captured under the D65 lighting </w:t>
      </w:r>
      <w:del w:id="509" w:author="秦蓓嘉" w:date="2026-04-12T19:27:00Z">
        <w:r w:rsidR="00454C57" w:rsidRPr="00794629">
          <w:rPr>
            <w:rFonts w:cs="Times New Roman"/>
            <w:bCs/>
          </w:rPr>
          <w:delText>of</w:delText>
        </w:r>
      </w:del>
      <w:ins w:id="510" w:author="秦蓓嘉" w:date="2026-04-12T19:27:00Z">
        <w:r w:rsidR="00513BCD" w:rsidRPr="00805397">
          <w:rPr>
            <w:rFonts w:cs="Times New Roman"/>
            <w:bCs/>
            <w:szCs w:val="20"/>
          </w:rPr>
          <w:t>under</w:t>
        </w:r>
      </w:ins>
      <w:r w:rsidR="00513BCD" w:rsidRPr="00805397">
        <w:rPr>
          <w:rFonts w:cs="Times New Roman"/>
          <w:bCs/>
          <w:szCs w:val="20"/>
        </w:rPr>
        <w:t xml:space="preserve"> the</w:t>
      </w:r>
      <w:r w:rsidR="00454C57" w:rsidRPr="00805397">
        <w:rPr>
          <w:rFonts w:cs="Times New Roman"/>
          <w:bCs/>
          <w:szCs w:val="20"/>
        </w:rPr>
        <w:t xml:space="preserve"> in-lab condition</w:t>
      </w:r>
      <w:r w:rsidR="00C257F1" w:rsidRPr="00805397">
        <w:rPr>
          <w:rFonts w:cs="Times New Roman"/>
          <w:bCs/>
          <w:szCs w:val="20"/>
        </w:rPr>
        <w:t>. Each model</w:t>
      </w:r>
      <w:r w:rsidR="00513BCD" w:rsidRPr="00805397">
        <w:rPr>
          <w:rFonts w:cs="Times New Roman"/>
          <w:bCs/>
          <w:szCs w:val="20"/>
        </w:rPr>
        <w:t xml:space="preserve"> </w:t>
      </w:r>
      <w:ins w:id="511" w:author="秦蓓嘉" w:date="2026-04-12T19:27:00Z">
        <w:r w:rsidR="00513BCD" w:rsidRPr="00805397">
          <w:rPr>
            <w:rFonts w:cs="Times New Roman"/>
            <w:bCs/>
            <w:szCs w:val="20"/>
          </w:rPr>
          <w:t>number</w:t>
        </w:r>
        <w:r w:rsidR="00C257F1" w:rsidRPr="00805397">
          <w:rPr>
            <w:rFonts w:cs="Times New Roman"/>
            <w:bCs/>
            <w:szCs w:val="20"/>
          </w:rPr>
          <w:t xml:space="preserve"> </w:t>
        </w:r>
      </w:ins>
      <w:r w:rsidR="00C257F1" w:rsidRPr="00805397">
        <w:rPr>
          <w:rFonts w:cs="Times New Roman"/>
          <w:bCs/>
          <w:szCs w:val="20"/>
        </w:rPr>
        <w:t xml:space="preserve">is </w:t>
      </w:r>
      <w:del w:id="512" w:author="秦蓓嘉" w:date="2026-04-12T19:27:00Z">
        <w:r w:rsidR="00454C57" w:rsidRPr="00794629">
          <w:rPr>
            <w:rFonts w:cs="Times New Roman"/>
            <w:bCs/>
          </w:rPr>
          <w:delText xml:space="preserve">labeled with </w:delText>
        </w:r>
        <w:r w:rsidR="00CF1585" w:rsidRPr="00794629">
          <w:rPr>
            <w:rFonts w:cs="Times New Roman"/>
            <w:bCs/>
          </w:rPr>
          <w:delText>‘</w:delText>
        </w:r>
        <w:r w:rsidR="00454C57" w:rsidRPr="00794629">
          <w:rPr>
            <w:rFonts w:cs="Times New Roman"/>
            <w:bCs/>
          </w:rPr>
          <w:delText>f</w:delText>
        </w:r>
        <w:r w:rsidR="00CF1585" w:rsidRPr="00794629">
          <w:rPr>
            <w:rFonts w:cs="Times New Roman"/>
            <w:bCs/>
          </w:rPr>
          <w:delText>’</w:delText>
        </w:r>
        <w:r w:rsidR="00454C57" w:rsidRPr="00794629">
          <w:rPr>
            <w:rFonts w:cs="Times New Roman"/>
            <w:bCs/>
          </w:rPr>
          <w:delText xml:space="preserve"> or </w:delText>
        </w:r>
        <w:r w:rsidR="00CF1585" w:rsidRPr="00794629">
          <w:rPr>
            <w:rFonts w:cs="Times New Roman"/>
            <w:bCs/>
          </w:rPr>
          <w:delText>‘</w:delText>
        </w:r>
        <w:r w:rsidR="00454C57" w:rsidRPr="00794629">
          <w:rPr>
            <w:rFonts w:cs="Times New Roman"/>
            <w:bCs/>
          </w:rPr>
          <w:delText>m</w:delText>
        </w:r>
        <w:r w:rsidR="00CF1585" w:rsidRPr="00794629">
          <w:rPr>
            <w:rFonts w:cs="Times New Roman"/>
            <w:bCs/>
          </w:rPr>
          <w:delText>’</w:delText>
        </w:r>
        <w:r w:rsidR="00454C57" w:rsidRPr="00794629">
          <w:rPr>
            <w:rFonts w:cs="Times New Roman"/>
            <w:bCs/>
          </w:rPr>
          <w:delText xml:space="preserve"> for female or male, followed by a digit from 1 to 10 based on their lightness ranges and ethnicities as detailed</w:delText>
        </w:r>
      </w:del>
      <w:ins w:id="513" w:author="秦蓓嘉" w:date="2026-04-12T19:27:00Z">
        <w:r w:rsidR="00513BCD" w:rsidRPr="00805397">
          <w:rPr>
            <w:rFonts w:cs="Times New Roman"/>
            <w:bCs/>
            <w:szCs w:val="20"/>
          </w:rPr>
          <w:t>given</w:t>
        </w:r>
      </w:ins>
      <w:r w:rsidR="00C257F1" w:rsidRPr="00805397">
        <w:rPr>
          <w:rFonts w:cs="Times New Roman"/>
          <w:bCs/>
          <w:szCs w:val="20"/>
        </w:rPr>
        <w:t xml:space="preserve"> in </w:t>
      </w:r>
      <w:del w:id="514" w:author="秦蓓嘉" w:date="2026-04-12T19:27:00Z">
        <w:r w:rsidR="00454C57" w:rsidRPr="00794629">
          <w:rPr>
            <w:rFonts w:cs="Times New Roman"/>
            <w:bCs/>
          </w:rPr>
          <w:delText>Table 1.</w:delText>
        </w:r>
      </w:del>
      <w:ins w:id="515" w:author="秦蓓嘉" w:date="2026-04-12T19:27:00Z">
        <w:r w:rsidR="00C257F1" w:rsidRPr="00805397">
          <w:rPr>
            <w:rFonts w:cs="Times New Roman"/>
            <w:bCs/>
            <w:szCs w:val="20"/>
          </w:rPr>
          <w:t xml:space="preserve">each image. </w:t>
        </w:r>
      </w:ins>
    </w:p>
    <w:p w14:paraId="5682573C" w14:textId="3E2D72D7" w:rsidR="00FF27FA" w:rsidRPr="00805397" w:rsidRDefault="00A05C6E" w:rsidP="00EC36CB">
      <w:pPr>
        <w:pStyle w:val="10BodySubsequentParagraph"/>
        <w:jc w:val="center"/>
        <w:rPr>
          <w:ins w:id="516" w:author="秦蓓嘉" w:date="2026-04-12T19:27:00Z"/>
        </w:rPr>
      </w:pPr>
      <w:del w:id="517" w:author="秦蓓嘉" w:date="2026-04-12T19:27:00Z">
        <w:r w:rsidRPr="006F2F64">
          <w:rPr>
            <w:rFonts w:cs="Times New Roman"/>
            <w:bCs/>
          </w:rPr>
          <w:fldChar w:fldCharType="begin"/>
        </w:r>
        <w:r w:rsidRPr="00794629">
          <w:rPr>
            <w:rFonts w:cs="Times New Roman"/>
            <w:bCs/>
          </w:rPr>
          <w:delInstrText xml:space="preserve"> REF _Ref216967293 \h </w:delInstrText>
        </w:r>
        <w:r w:rsidR="00794629">
          <w:rPr>
            <w:rFonts w:cs="Times New Roman"/>
            <w:bCs/>
          </w:rPr>
          <w:delInstrText xml:space="preserve"> \* MERGEFORMAT </w:delInstrText>
        </w:r>
        <w:r w:rsidRPr="006F2F64">
          <w:rPr>
            <w:rFonts w:cs="Times New Roman"/>
            <w:bCs/>
          </w:rPr>
        </w:r>
        <w:r w:rsidRPr="006F2F64">
          <w:rPr>
            <w:rFonts w:cs="Times New Roman"/>
            <w:bCs/>
          </w:rPr>
          <w:fldChar w:fldCharType="separate"/>
        </w:r>
        <w:r w:rsidR="00794629" w:rsidRPr="00794629">
          <w:delText xml:space="preserve">Figure </w:delText>
        </w:r>
        <w:r w:rsidR="00794629" w:rsidRPr="00794629">
          <w:rPr>
            <w:noProof/>
          </w:rPr>
          <w:delText>4</w:delText>
        </w:r>
        <w:r w:rsidRPr="006F2F64">
          <w:rPr>
            <w:rFonts w:cs="Times New Roman"/>
            <w:bCs/>
          </w:rPr>
          <w:fldChar w:fldCharType="end"/>
        </w:r>
      </w:del>
    </w:p>
    <w:p w14:paraId="34ACD151" w14:textId="77777777" w:rsidR="0027685B" w:rsidRPr="00805397" w:rsidRDefault="0027685B" w:rsidP="003C6C64">
      <w:pPr>
        <w:pStyle w:val="10BodySubsequentParagraph"/>
        <w:ind w:firstLine="0"/>
        <w:jc w:val="center"/>
        <w:rPr>
          <w:ins w:id="518" w:author="秦蓓嘉" w:date="2026-04-12T19:27:00Z"/>
        </w:rPr>
      </w:pPr>
      <w:bookmarkStart w:id="519" w:name="_Hlk225090030"/>
      <w:ins w:id="520" w:author="秦蓓嘉" w:date="2026-04-12T19:27:00Z">
        <w:r w:rsidRPr="00805397">
          <w:rPr>
            <w:noProof/>
          </w:rPr>
          <w:drawing>
            <wp:inline distT="0" distB="0" distL="0" distR="0" wp14:anchorId="0557D6B0" wp14:editId="64F9893B">
              <wp:extent cx="4584983" cy="122555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untitled.png"/>
                      <pic:cNvPicPr/>
                    </pic:nvPicPr>
                    <pic:blipFill rotWithShape="1">
                      <a:blip r:embed="rId12" cstate="print">
                        <a:extLst>
                          <a:ext uri="{28A0092B-C50C-407E-A947-70E740481C1C}">
                            <a14:useLocalDpi xmlns:a14="http://schemas.microsoft.com/office/drawing/2010/main" val="0"/>
                          </a:ext>
                        </a:extLst>
                      </a:blip>
                      <a:srcRect l="6286" t="6438" r="6286" b="17485"/>
                      <a:stretch/>
                    </pic:blipFill>
                    <pic:spPr bwMode="auto">
                      <a:xfrm>
                        <a:off x="0" y="0"/>
                        <a:ext cx="4610967" cy="1232495"/>
                      </a:xfrm>
                      <a:prstGeom prst="rect">
                        <a:avLst/>
                      </a:prstGeom>
                      <a:ln>
                        <a:noFill/>
                      </a:ln>
                      <a:extLst>
                        <a:ext uri="{53640926-AAD7-44D8-BBD7-CCE9431645EC}">
                          <a14:shadowObscured xmlns:a14="http://schemas.microsoft.com/office/drawing/2010/main"/>
                        </a:ext>
                      </a:extLst>
                    </pic:spPr>
                  </pic:pic>
                </a:graphicData>
              </a:graphic>
            </wp:inline>
          </w:drawing>
        </w:r>
      </w:ins>
    </w:p>
    <w:p w14:paraId="64E6CD1E" w14:textId="006288DF" w:rsidR="0027685B" w:rsidRPr="00805397" w:rsidRDefault="0027685B" w:rsidP="0027685B">
      <w:pPr>
        <w:spacing w:before="120" w:after="120"/>
        <w:ind w:left="720" w:right="720"/>
        <w:jc w:val="center"/>
        <w:rPr>
          <w:ins w:id="521" w:author="秦蓓嘉" w:date="2026-04-12T19:27:00Z"/>
          <w:rFonts w:ascii="Times New Roman" w:hAnsi="Times New Roman"/>
          <w:color w:val="000000" w:themeColor="text1"/>
          <w:sz w:val="16"/>
        </w:rPr>
      </w:pPr>
      <w:bookmarkStart w:id="522" w:name="_Ref225256098"/>
      <w:bookmarkStart w:id="523" w:name="_Hlk225177132"/>
      <w:bookmarkEnd w:id="519"/>
      <w:ins w:id="524" w:author="秦蓓嘉" w:date="2026-04-12T19:27:00Z">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3</w:t>
        </w:r>
        <w:r w:rsidRPr="00805397">
          <w:rPr>
            <w:rFonts w:ascii="Times New Roman" w:hAnsi="Times New Roman"/>
            <w:color w:val="000000" w:themeColor="text1"/>
            <w:sz w:val="16"/>
          </w:rPr>
          <w:fldChar w:fldCharType="end"/>
        </w:r>
        <w:bookmarkEnd w:id="522"/>
        <w:r w:rsidRPr="00805397">
          <w:rPr>
            <w:rFonts w:ascii="Times New Roman" w:hAnsi="Times New Roman"/>
            <w:color w:val="000000" w:themeColor="text1"/>
            <w:sz w:val="16"/>
          </w:rPr>
          <w:t>. The images of the 20 models under the 6500K lighting of i</w:t>
        </w:r>
        <w:r w:rsidR="00480A99" w:rsidRPr="00805397">
          <w:rPr>
            <w:rFonts w:ascii="Times New Roman" w:hAnsi="Times New Roman"/>
            <w:color w:val="000000" w:themeColor="text1"/>
            <w:sz w:val="16"/>
          </w:rPr>
          <w:t>n-lab</w:t>
        </w:r>
        <w:r w:rsidRPr="00805397">
          <w:rPr>
            <w:rFonts w:ascii="Times New Roman" w:hAnsi="Times New Roman"/>
            <w:color w:val="000000" w:themeColor="text1"/>
            <w:sz w:val="16"/>
          </w:rPr>
          <w:t xml:space="preserve"> environment.</w:t>
        </w:r>
        <w:r w:rsidR="00480A99" w:rsidRPr="00805397">
          <w:rPr>
            <w:rFonts w:ascii="Times New Roman" w:hAnsi="Times New Roman"/>
            <w:color w:val="000000" w:themeColor="text1"/>
            <w:sz w:val="16"/>
          </w:rPr>
          <w:t xml:space="preserve"> They all wear the same black T-shirt. </w:t>
        </w:r>
      </w:ins>
    </w:p>
    <w:bookmarkEnd w:id="523"/>
    <w:p w14:paraId="015EA160" w14:textId="47FC98AB" w:rsidR="00454C57" w:rsidRPr="00805397" w:rsidRDefault="00C774E0">
      <w:pPr>
        <w:pStyle w:val="09BodyFirstParagraph"/>
        <w:rPr>
          <w:rFonts w:cs="Times New Roman"/>
          <w:bCs/>
        </w:rPr>
      </w:pPr>
      <w:ins w:id="525" w:author="秦蓓嘉" w:date="2026-04-12T19:27:00Z">
        <w:r w:rsidRPr="00805397">
          <w:rPr>
            <w:szCs w:val="20"/>
          </w:rPr>
          <w:fldChar w:fldCharType="begin"/>
        </w:r>
        <w:r w:rsidRPr="00805397">
          <w:rPr>
            <w:szCs w:val="20"/>
          </w:rPr>
          <w:instrText xml:space="preserve"> REF _Ref224739301 \h </w:instrText>
        </w:r>
        <w:r w:rsidR="003C6C64" w:rsidRPr="00805397">
          <w:rPr>
            <w:szCs w:val="20"/>
          </w:rPr>
          <w:instrText xml:space="preserve"> \* MERGEFORMAT </w:instrText>
        </w:r>
        <w:r w:rsidRPr="00805397">
          <w:rPr>
            <w:szCs w:val="20"/>
          </w:rPr>
        </w:r>
        <w:r w:rsidRPr="00805397">
          <w:rPr>
            <w:szCs w:val="20"/>
          </w:rPr>
          <w:fldChar w:fldCharType="separate"/>
        </w:r>
        <w:r w:rsidR="00355FDE" w:rsidRPr="00355FDE">
          <w:rPr>
            <w:szCs w:val="20"/>
          </w:rPr>
          <w:t xml:space="preserve">Figure </w:t>
        </w:r>
        <w:r w:rsidR="00355FDE" w:rsidRPr="00355FDE">
          <w:rPr>
            <w:noProof/>
            <w:szCs w:val="20"/>
          </w:rPr>
          <w:t>4</w:t>
        </w:r>
        <w:r w:rsidRPr="00805397">
          <w:rPr>
            <w:szCs w:val="20"/>
          </w:rPr>
          <w:fldChar w:fldCharType="end"/>
        </w:r>
      </w:ins>
      <w:r w:rsidRPr="00805397">
        <w:t xml:space="preserve"> </w:t>
      </w:r>
      <w:r w:rsidR="00454C57" w:rsidRPr="00805397">
        <w:rPr>
          <w:rFonts w:cs="Times New Roman"/>
          <w:bCs/>
        </w:rPr>
        <w:t xml:space="preserve">shows the </w:t>
      </w:r>
      <w:ins w:id="526" w:author="秦蓓嘉" w:date="2026-04-12T19:27:00Z">
        <w:r w:rsidR="003C6C64" w:rsidRPr="00805397">
          <w:rPr>
            <w:rFonts w:cs="Times New Roman"/>
            <w:bCs/>
          </w:rPr>
          <w:t xml:space="preserve">f05 model </w:t>
        </w:r>
      </w:ins>
      <w:r w:rsidR="00454C57" w:rsidRPr="00805397">
        <w:rPr>
          <w:rFonts w:cs="Times New Roman"/>
          <w:bCs/>
        </w:rPr>
        <w:t>real-scene images</w:t>
      </w:r>
      <w:del w:id="527" w:author="秦蓓嘉" w:date="2026-04-12T19:27:00Z">
        <w:r w:rsidR="00454C57" w:rsidRPr="00794629">
          <w:rPr>
            <w:rFonts w:cs="Times New Roman"/>
            <w:bCs/>
          </w:rPr>
          <w:delText>, using the f05 model as an example</w:delText>
        </w:r>
      </w:del>
      <w:r w:rsidR="00513BCD" w:rsidRPr="00805397">
        <w:rPr>
          <w:rFonts w:cs="Times New Roman"/>
          <w:bCs/>
        </w:rPr>
        <w:t>.</w:t>
      </w:r>
      <w:r w:rsidR="003C6C64" w:rsidRPr="00805397">
        <w:rPr>
          <w:rFonts w:cs="Times New Roman"/>
          <w:bCs/>
        </w:rPr>
        <w:t xml:space="preserve"> </w:t>
      </w:r>
      <w:r w:rsidR="00454C57" w:rsidRPr="00805397">
        <w:rPr>
          <w:rFonts w:cs="Times New Roman"/>
          <w:bCs/>
        </w:rPr>
        <w:t>These include five indoor scenes (1: Basement mall, 2: Basement store, 4: School cafeteria, 5: School canteen, 6: School Starbucks) and seven outdoor scenes (3: Sunken plaza, 7: Grassland with front lighting, 8: Grassland with side lighting, 9: Grassland with back lighting, 10: Overcast scene, 11: Grassland with back lighting at sunset, 12: Grassland with side lighting at sunset), as well as two night scenes (13: Night scene, 14: Extreme night scene). Among the outdoor scenes, two</w:t>
      </w:r>
      <w:r w:rsidR="006F3DFF" w:rsidRPr="00805397">
        <w:rPr>
          <w:rFonts w:cs="Times New Roman"/>
          <w:bCs/>
        </w:rPr>
        <w:t xml:space="preserve"> </w:t>
      </w:r>
      <w:r w:rsidR="00454C57" w:rsidRPr="00805397">
        <w:rPr>
          <w:rFonts w:cs="Times New Roman"/>
          <w:bCs/>
        </w:rPr>
        <w:t xml:space="preserve">are </w:t>
      </w:r>
      <w:del w:id="528" w:author="秦蓓嘉" w:date="2026-04-12T19:27:00Z">
        <w:r w:rsidR="00454C57" w:rsidRPr="00794629">
          <w:rPr>
            <w:rFonts w:cs="Times New Roman"/>
            <w:bCs/>
          </w:rPr>
          <w:delText>set</w:delText>
        </w:r>
      </w:del>
      <w:ins w:id="529" w:author="秦蓓嘉" w:date="2026-04-12T19:27:00Z">
        <w:r w:rsidR="00513BCD" w:rsidRPr="00805397">
          <w:rPr>
            <w:rFonts w:cs="Times New Roman"/>
            <w:bCs/>
          </w:rPr>
          <w:t>taken</w:t>
        </w:r>
      </w:ins>
      <w:r w:rsidR="00454C57" w:rsidRPr="00805397">
        <w:rPr>
          <w:rFonts w:cs="Times New Roman"/>
          <w:bCs/>
        </w:rPr>
        <w:t xml:space="preserve"> at sunset (11 and 12). </w:t>
      </w:r>
      <w:del w:id="530" w:author="秦蓓嘉" w:date="2026-04-12T19:27:00Z">
        <w:r w:rsidR="00454C57" w:rsidRPr="00794629">
          <w:rPr>
            <w:rFonts w:cs="Times New Roman"/>
            <w:bCs/>
          </w:rPr>
          <w:delText>The scene conditions, including</w:delText>
        </w:r>
      </w:del>
      <w:ins w:id="531" w:author="秦蓓嘉" w:date="2026-04-12T19:27:00Z">
        <w:r w:rsidR="003C6C64" w:rsidRPr="00805397">
          <w:rPr>
            <w:rFonts w:cs="Times New Roman"/>
            <w:bCs/>
          </w:rPr>
          <w:t xml:space="preserve">Table 2 lists </w:t>
        </w:r>
        <w:r w:rsidR="003C6C64" w:rsidRPr="00805397">
          <w:rPr>
            <w:rFonts w:cs="Times New Roman" w:hint="eastAsia"/>
            <w:bCs/>
            <w:lang w:eastAsia="zh-CN"/>
          </w:rPr>
          <w:t>t</w:t>
        </w:r>
        <w:r w:rsidR="003C6C64" w:rsidRPr="00805397">
          <w:rPr>
            <w:rFonts w:cs="Times New Roman"/>
            <w:bCs/>
            <w:lang w:eastAsia="zh-CN"/>
          </w:rPr>
          <w:t>he name,</w:t>
        </w:r>
        <w:r w:rsidR="00454C57" w:rsidRPr="00805397">
          <w:rPr>
            <w:rFonts w:cs="Times New Roman"/>
            <w:bCs/>
          </w:rPr>
          <w:t xml:space="preserve"> </w:t>
        </w:r>
        <w:r w:rsidR="003C6C64" w:rsidRPr="00805397">
          <w:rPr>
            <w:rFonts w:cs="Times New Roman"/>
            <w:bCs/>
          </w:rPr>
          <w:t>the</w:t>
        </w:r>
        <w:r w:rsidR="009B4A30">
          <w:rPr>
            <w:rFonts w:cs="Times New Roman"/>
            <w:bCs/>
          </w:rPr>
          <w:t xml:space="preserve"> average</w:t>
        </w:r>
      </w:ins>
      <w:r w:rsidR="003C6C64" w:rsidRPr="00805397">
        <w:rPr>
          <w:rFonts w:cs="Times New Roman"/>
          <w:bCs/>
        </w:rPr>
        <w:t xml:space="preserve"> </w:t>
      </w:r>
      <w:r w:rsidR="00454C57" w:rsidRPr="00805397">
        <w:rPr>
          <w:rFonts w:cs="Times New Roman"/>
          <w:bCs/>
        </w:rPr>
        <w:t>CCT and illuminance levels</w:t>
      </w:r>
      <w:del w:id="532" w:author="秦蓓嘉" w:date="2026-04-12T19:27:00Z">
        <w:r w:rsidR="00454C57" w:rsidRPr="00794629">
          <w:rPr>
            <w:rFonts w:cs="Times New Roman"/>
            <w:bCs/>
          </w:rPr>
          <w:delText>, are provided</w:delText>
        </w:r>
      </w:del>
      <w:ins w:id="533" w:author="秦蓓嘉" w:date="2026-04-12T19:27:00Z">
        <w:r w:rsidR="007964BA" w:rsidRPr="00805397">
          <w:rPr>
            <w:rFonts w:cs="Times New Roman"/>
            <w:bCs/>
          </w:rPr>
          <w:t xml:space="preserve"> for each scene, </w:t>
        </w:r>
        <w:r w:rsidR="003C6C64" w:rsidRPr="00805397">
          <w:rPr>
            <w:rFonts w:cs="Times New Roman"/>
            <w:bCs/>
          </w:rPr>
          <w:t>which were measured using a Konica-Minolta CL500A spectroradiometer</w:t>
        </w:r>
      </w:ins>
      <w:r w:rsidR="003C6C64" w:rsidRPr="00805397">
        <w:rPr>
          <w:rFonts w:cs="Times New Roman"/>
          <w:bCs/>
        </w:rPr>
        <w:t xml:space="preserve"> in </w:t>
      </w:r>
      <w:del w:id="534" w:author="秦蓓嘉" w:date="2026-04-12T19:27:00Z">
        <w:r w:rsidR="00A05C6E" w:rsidRPr="006F2F64">
          <w:rPr>
            <w:rFonts w:cs="Times New Roman"/>
            <w:bCs/>
          </w:rPr>
          <w:fldChar w:fldCharType="begin"/>
        </w:r>
        <w:r w:rsidR="00A05C6E" w:rsidRPr="00794629">
          <w:rPr>
            <w:rFonts w:cs="Times New Roman"/>
            <w:bCs/>
          </w:rPr>
          <w:delInstrText xml:space="preserve"> REF _Ref216967333 \h </w:delInstrText>
        </w:r>
        <w:r w:rsidR="00794629">
          <w:rPr>
            <w:rFonts w:cs="Times New Roman"/>
            <w:bCs/>
          </w:rPr>
          <w:delInstrText xml:space="preserve"> \* MERGEFORMAT </w:delInstrText>
        </w:r>
        <w:r w:rsidR="00A05C6E" w:rsidRPr="006F2F64">
          <w:rPr>
            <w:rFonts w:cs="Times New Roman"/>
            <w:bCs/>
          </w:rPr>
        </w:r>
        <w:r w:rsidR="00A05C6E" w:rsidRPr="006F2F64">
          <w:rPr>
            <w:rFonts w:cs="Times New Roman"/>
            <w:bCs/>
          </w:rPr>
          <w:fldChar w:fldCharType="separate"/>
        </w:r>
        <w:r w:rsidR="00794629" w:rsidRPr="00794629">
          <w:delText xml:space="preserve">Table </w:delText>
        </w:r>
        <w:r w:rsidR="00794629" w:rsidRPr="00794629">
          <w:rPr>
            <w:noProof/>
          </w:rPr>
          <w:delText>2</w:delText>
        </w:r>
        <w:r w:rsidR="00A05C6E" w:rsidRPr="006F2F64">
          <w:rPr>
            <w:rFonts w:cs="Times New Roman"/>
            <w:bCs/>
          </w:rPr>
          <w:fldChar w:fldCharType="end"/>
        </w:r>
        <w:r w:rsidR="00454C57" w:rsidRPr="00794629">
          <w:rPr>
            <w:rFonts w:cs="Times New Roman"/>
            <w:bCs/>
          </w:rPr>
          <w:delText>.</w:delText>
        </w:r>
      </w:del>
      <w:ins w:id="535" w:author="秦蓓嘉" w:date="2026-04-12T19:27:00Z">
        <w:r w:rsidR="003C6C64" w:rsidRPr="00805397">
          <w:rPr>
            <w:rFonts w:cs="Times New Roman"/>
            <w:bCs/>
          </w:rPr>
          <w:t>situ</w:t>
        </w:r>
        <w:r w:rsidR="00454C57" w:rsidRPr="00805397">
          <w:rPr>
            <w:rFonts w:cs="Times New Roman"/>
            <w:bCs/>
          </w:rPr>
          <w:t>.</w:t>
        </w:r>
      </w:ins>
    </w:p>
    <w:p w14:paraId="355B089D" w14:textId="4079AD8A" w:rsidR="004B3E89" w:rsidRPr="00805397" w:rsidRDefault="005F3FBA" w:rsidP="004B3E89">
      <w:pPr>
        <w:pStyle w:val="10BodySubsequentParagraph"/>
        <w:rPr>
          <w:ins w:id="536" w:author="秦蓓嘉" w:date="2026-04-12T19:27:00Z"/>
        </w:rPr>
      </w:pPr>
      <w:del w:id="537" w:author="秦蓓嘉" w:date="2026-04-12T19:27:00Z">
        <w:r w:rsidRPr="00794629">
          <w:rPr>
            <w:spacing w:val="-5"/>
          </w:rPr>
          <w:delText>In</w:delText>
        </w:r>
      </w:del>
    </w:p>
    <w:p w14:paraId="64632323" w14:textId="28653C2C" w:rsidR="0027685B" w:rsidRPr="00805397" w:rsidRDefault="0027685B" w:rsidP="0027685B">
      <w:pPr>
        <w:jc w:val="center"/>
        <w:rPr>
          <w:ins w:id="538" w:author="秦蓓嘉" w:date="2026-04-12T19:27:00Z"/>
        </w:rPr>
      </w:pPr>
      <w:ins w:id="539" w:author="秦蓓嘉" w:date="2026-04-12T19:27:00Z">
        <w:r w:rsidRPr="00805397">
          <w:rPr>
            <w:noProof/>
          </w:rPr>
          <w:drawing>
            <wp:inline distT="0" distB="0" distL="0" distR="0" wp14:anchorId="43EBDE7A" wp14:editId="4AC2C6A9">
              <wp:extent cx="4327525" cy="1629071"/>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png"/>
                      <pic:cNvPicPr/>
                    </pic:nvPicPr>
                    <pic:blipFill rotWithShape="1">
                      <a:blip r:embed="rId13" cstate="print">
                        <a:extLst>
                          <a:ext uri="{28A0092B-C50C-407E-A947-70E740481C1C}">
                            <a14:useLocalDpi xmlns:a14="http://schemas.microsoft.com/office/drawing/2010/main" val="0"/>
                          </a:ext>
                        </a:extLst>
                      </a:blip>
                      <a:srcRect l="4956" t="4926" r="5109" b="10940"/>
                      <a:stretch/>
                    </pic:blipFill>
                    <pic:spPr bwMode="auto">
                      <a:xfrm>
                        <a:off x="0" y="0"/>
                        <a:ext cx="4329970" cy="1629991"/>
                      </a:xfrm>
                      <a:prstGeom prst="rect">
                        <a:avLst/>
                      </a:prstGeom>
                      <a:ln>
                        <a:noFill/>
                      </a:ln>
                      <a:extLst>
                        <a:ext uri="{53640926-AAD7-44D8-BBD7-CCE9431645EC}">
                          <a14:shadowObscured xmlns:a14="http://schemas.microsoft.com/office/drawing/2010/main"/>
                        </a:ext>
                      </a:extLst>
                    </pic:spPr>
                  </pic:pic>
                </a:graphicData>
              </a:graphic>
            </wp:inline>
          </w:drawing>
        </w:r>
      </w:ins>
    </w:p>
    <w:p w14:paraId="4A47EA14" w14:textId="52392253" w:rsidR="0027685B" w:rsidRPr="00805397" w:rsidRDefault="0027685B" w:rsidP="00513BCD">
      <w:pPr>
        <w:spacing w:before="120" w:after="120"/>
        <w:ind w:left="993" w:right="720" w:hanging="709"/>
        <w:rPr>
          <w:ins w:id="540" w:author="秦蓓嘉" w:date="2026-04-12T19:27:00Z"/>
          <w:color w:val="000000" w:themeColor="text1"/>
          <w:sz w:val="16"/>
        </w:rPr>
      </w:pPr>
      <w:bookmarkStart w:id="541" w:name="_Ref224739301"/>
      <w:ins w:id="542" w:author="秦蓓嘉" w:date="2026-04-12T19:27:00Z">
        <w:r w:rsidRPr="00805397">
          <w:rPr>
            <w:rFonts w:ascii="Times New Roman" w:hAnsi="Times New Roman"/>
            <w:color w:val="000000" w:themeColor="text1"/>
            <w:sz w:val="16"/>
          </w:rPr>
          <w:t xml:space="preserve">Figure </w:t>
        </w:r>
        <w:r w:rsidRPr="00805397">
          <w:rPr>
            <w:rFonts w:ascii="Times New Roman" w:hAnsi="Times New Roman"/>
            <w:color w:val="000000" w:themeColor="text1"/>
            <w:sz w:val="16"/>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
          <w:fldChar w:fldCharType="separate"/>
        </w:r>
        <w:r w:rsidR="000F0DF1">
          <w:rPr>
            <w:rFonts w:ascii="Times New Roman" w:hAnsi="Times New Roman"/>
            <w:noProof/>
            <w:color w:val="000000" w:themeColor="text1"/>
            <w:sz w:val="16"/>
          </w:rPr>
          <w:t>4</w:t>
        </w:r>
        <w:r w:rsidRPr="00805397">
          <w:rPr>
            <w:rFonts w:ascii="Times New Roman" w:hAnsi="Times New Roman"/>
            <w:color w:val="000000" w:themeColor="text1"/>
            <w:sz w:val="16"/>
          </w:rPr>
          <w:fldChar w:fldCharType="end"/>
        </w:r>
        <w:bookmarkEnd w:id="541"/>
        <w:r w:rsidRPr="00805397">
          <w:rPr>
            <w:rFonts w:ascii="Times New Roman" w:hAnsi="Times New Roman"/>
            <w:color w:val="000000" w:themeColor="text1"/>
            <w:sz w:val="16"/>
          </w:rPr>
          <w:t>. The images of the model</w:t>
        </w:r>
        <w:r w:rsidR="00557DFD" w:rsidRPr="00805397">
          <w:rPr>
            <w:rFonts w:ascii="Times New Roman" w:hAnsi="Times New Roman"/>
            <w:color w:val="000000" w:themeColor="text1"/>
            <w:sz w:val="16"/>
          </w:rPr>
          <w:t xml:space="preserve"> </w:t>
        </w:r>
        <w:r w:rsidRPr="00805397">
          <w:rPr>
            <w:rFonts w:ascii="Times New Roman" w:hAnsi="Times New Roman"/>
            <w:color w:val="000000" w:themeColor="text1"/>
            <w:sz w:val="16"/>
          </w:rPr>
          <w:t>f05</w:t>
        </w:r>
        <w:r w:rsidR="00557DFD" w:rsidRPr="00805397">
          <w:rPr>
            <w:rFonts w:ascii="Times New Roman" w:hAnsi="Times New Roman"/>
            <w:color w:val="000000" w:themeColor="text1"/>
            <w:sz w:val="16"/>
          </w:rPr>
          <w:t xml:space="preserve"> taken</w:t>
        </w:r>
        <w:r w:rsidRPr="00805397">
          <w:rPr>
            <w:rFonts w:ascii="Times New Roman" w:hAnsi="Times New Roman"/>
            <w:color w:val="000000" w:themeColor="text1"/>
            <w:sz w:val="16"/>
          </w:rPr>
          <w:t xml:space="preserve"> in </w:t>
        </w:r>
        <w:r w:rsidR="007964BA" w:rsidRPr="00805397">
          <w:rPr>
            <w:rFonts w:ascii="Times New Roman" w:hAnsi="Times New Roman"/>
            <w:color w:val="000000" w:themeColor="text1"/>
            <w:sz w:val="16"/>
          </w:rPr>
          <w:t xml:space="preserve">14 </w:t>
        </w:r>
        <w:r w:rsidRPr="00805397">
          <w:rPr>
            <w:rFonts w:ascii="Times New Roman" w:hAnsi="Times New Roman"/>
            <w:color w:val="000000" w:themeColor="text1"/>
            <w:sz w:val="16"/>
          </w:rPr>
          <w:t>real scenes</w:t>
        </w:r>
        <w:r w:rsidR="007964BA" w:rsidRPr="00805397">
          <w:rPr>
            <w:rFonts w:ascii="Times New Roman" w:hAnsi="Times New Roman"/>
            <w:color w:val="000000" w:themeColor="text1"/>
            <w:sz w:val="16"/>
          </w:rPr>
          <w:t xml:space="preserve"> conditions,</w:t>
        </w:r>
        <w:r w:rsidRPr="00805397">
          <w:rPr>
            <w:rFonts w:ascii="Times New Roman" w:hAnsi="Times New Roman"/>
            <w:color w:val="000000" w:themeColor="text1"/>
            <w:sz w:val="16"/>
          </w:rPr>
          <w:t>1: Basement mall, 2: Basement store, 3: Sunken plaza, 4: School cafeteria, 5: School canteen, 6: School Starbucks, 7: Grassland with front lighting, 8: Grassland with side lighting, 9: Grassland with back lighting, 10: Overcast scene, 11: Grassland with back lighting at sunset, 12: Grassland with side lighting at sunset, 13: Night scene, 14: Extreme night scene.</w:t>
        </w:r>
      </w:ins>
    </w:p>
    <w:p w14:paraId="18A857FF" w14:textId="3D05C097" w:rsidR="004B3E89" w:rsidRPr="00805397" w:rsidRDefault="004B3E89" w:rsidP="004B3E89">
      <w:pPr>
        <w:pStyle w:val="a5"/>
        <w:spacing w:before="182" w:line="271" w:lineRule="auto"/>
        <w:ind w:left="102"/>
        <w:rPr>
          <w:ins w:id="543" w:author="秦蓓嘉" w:date="2026-04-12T19:27:00Z"/>
        </w:rPr>
      </w:pPr>
    </w:p>
    <w:p w14:paraId="1B8EC4AF" w14:textId="77777777" w:rsidR="00805397" w:rsidRDefault="00805397">
      <w:pPr>
        <w:rPr>
          <w:ins w:id="544" w:author="秦蓓嘉" w:date="2026-04-12T19:27:00Z"/>
          <w:rFonts w:ascii="Times New Roman" w:hAnsi="Times New Roman"/>
          <w:b/>
          <w:color w:val="000000" w:themeColor="text1"/>
          <w:sz w:val="16"/>
        </w:rPr>
      </w:pPr>
      <w:bookmarkStart w:id="545" w:name="_Ref225256119"/>
      <w:ins w:id="546" w:author="秦蓓嘉" w:date="2026-04-12T19:27:00Z">
        <w:r>
          <w:br w:type="page"/>
        </w:r>
      </w:ins>
    </w:p>
    <w:p w14:paraId="4DFBFDE8" w14:textId="4F01AB35" w:rsidR="0027685B" w:rsidRPr="00805397" w:rsidRDefault="0027685B" w:rsidP="0027685B">
      <w:pPr>
        <w:pStyle w:val="14TableCaption"/>
        <w:rPr>
          <w:ins w:id="547" w:author="秦蓓嘉" w:date="2026-04-12T19:27:00Z"/>
        </w:rPr>
      </w:pPr>
      <w:ins w:id="548" w:author="秦蓓嘉" w:date="2026-04-12T19:27:00Z">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r w:rsidR="00355FDE">
          <w:rPr>
            <w:noProof/>
          </w:rPr>
          <w:t>2</w:t>
        </w:r>
        <w:r w:rsidR="004C2DE1" w:rsidRPr="00805397">
          <w:rPr>
            <w:noProof/>
          </w:rPr>
          <w:fldChar w:fldCharType="end"/>
        </w:r>
        <w:bookmarkEnd w:id="545"/>
        <w:r w:rsidRPr="00805397">
          <w:t>. The CCT and luminance for</w:t>
        </w:r>
      </w:ins>
      <w:r w:rsidRPr="00805397">
        <w:rPr>
          <w:rPrChange w:id="549" w:author="秦蓓嘉" w:date="2026-04-12T19:27:00Z">
            <w:rPr>
              <w:spacing w:val="-5"/>
            </w:rPr>
          </w:rPrChange>
        </w:rPr>
        <w:t xml:space="preserve"> each </w:t>
      </w:r>
      <w:ins w:id="550" w:author="秦蓓嘉" w:date="2026-04-12T19:27:00Z">
        <w:r w:rsidRPr="00805397">
          <w:t>scene.</w:t>
        </w:r>
      </w:ins>
    </w:p>
    <w:tbl>
      <w:tblPr>
        <w:tblStyle w:val="af"/>
        <w:tblW w:w="0" w:type="auto"/>
        <w:tblLook w:val="04A0" w:firstRow="1" w:lastRow="0" w:firstColumn="1" w:lastColumn="0" w:noHBand="0" w:noVBand="1"/>
        <w:tblPrChange w:id="551" w:author="秦蓓嘉" w:date="2026-04-12T19:27:00Z">
          <w:tblPr>
            <w:tblStyle w:val="af"/>
            <w:tblW w:w="0" w:type="auto"/>
            <w:tblLook w:val="04A0" w:firstRow="1" w:lastRow="0" w:firstColumn="1" w:lastColumn="0" w:noHBand="0" w:noVBand="1"/>
          </w:tblPr>
        </w:tblPrChange>
      </w:tblPr>
      <w:tblGrid>
        <w:gridCol w:w="704"/>
        <w:gridCol w:w="2977"/>
        <w:gridCol w:w="1852"/>
        <w:gridCol w:w="2013"/>
        <w:tblGridChange w:id="552">
          <w:tblGrid>
            <w:gridCol w:w="1714"/>
            <w:gridCol w:w="1993"/>
            <w:gridCol w:w="1852"/>
            <w:gridCol w:w="2013"/>
          </w:tblGrid>
        </w:tblGridChange>
      </w:tblGrid>
      <w:tr w:rsidR="004B3E89" w:rsidRPr="00805397" w14:paraId="46F60DD3" w14:textId="77777777" w:rsidTr="00557DFD">
        <w:tc>
          <w:tcPr>
            <w:tcW w:w="704" w:type="dxa"/>
            <w:tcPrChange w:id="553" w:author="秦蓓嘉" w:date="2026-04-12T19:27:00Z">
              <w:tcPr>
                <w:tcW w:w="1714" w:type="dxa"/>
              </w:tcPr>
            </w:tcPrChange>
          </w:tcPr>
          <w:p w14:paraId="1ABEA3AC" w14:textId="77777777" w:rsidR="004B3E89" w:rsidRPr="00805397" w:rsidRDefault="004B3E89" w:rsidP="003B6BFB">
            <w:pPr>
              <w:pStyle w:val="10BodySubsequentParagraph"/>
              <w:ind w:firstLine="0"/>
              <w:rPr>
                <w:moveTo w:id="554" w:author="秦蓓嘉" w:date="2026-04-12T19:27:00Z"/>
                <w:sz w:val="18"/>
                <w:rPrChange w:id="555" w:author="秦蓓嘉" w:date="2026-04-12T19:27:00Z">
                  <w:rPr>
                    <w:moveTo w:id="556" w:author="秦蓓嘉" w:date="2026-04-12T19:27:00Z"/>
                  </w:rPr>
                </w:rPrChange>
              </w:rPr>
            </w:pPr>
            <w:moveToRangeStart w:id="557" w:author="秦蓓嘉" w:date="2026-04-12T19:27:00Z" w:name="move226914502"/>
            <w:moveTo w:id="558" w:author="秦蓓嘉" w:date="2026-04-12T19:27:00Z">
              <w:r w:rsidRPr="00805397">
                <w:rPr>
                  <w:sz w:val="18"/>
                  <w:rPrChange w:id="559" w:author="秦蓓嘉" w:date="2026-04-12T19:27:00Z">
                    <w:rPr/>
                  </w:rPrChange>
                </w:rPr>
                <w:t>Serial</w:t>
              </w:r>
            </w:moveTo>
          </w:p>
        </w:tc>
        <w:tc>
          <w:tcPr>
            <w:tcW w:w="2977" w:type="dxa"/>
            <w:tcPrChange w:id="560" w:author="秦蓓嘉" w:date="2026-04-12T19:27:00Z">
              <w:tcPr>
                <w:tcW w:w="1993" w:type="dxa"/>
              </w:tcPr>
            </w:tcPrChange>
          </w:tcPr>
          <w:p w14:paraId="1E99C1BF" w14:textId="77777777" w:rsidR="004B3E89" w:rsidRPr="00805397" w:rsidRDefault="004B3E89" w:rsidP="003B6BFB">
            <w:pPr>
              <w:pStyle w:val="10BodySubsequentParagraph"/>
              <w:ind w:firstLine="0"/>
              <w:rPr>
                <w:moveTo w:id="561" w:author="秦蓓嘉" w:date="2026-04-12T19:27:00Z"/>
                <w:sz w:val="18"/>
                <w:rPrChange w:id="562" w:author="秦蓓嘉" w:date="2026-04-12T19:27:00Z">
                  <w:rPr>
                    <w:moveTo w:id="563" w:author="秦蓓嘉" w:date="2026-04-12T19:27:00Z"/>
                  </w:rPr>
                </w:rPrChange>
              </w:rPr>
            </w:pPr>
            <w:moveTo w:id="564" w:author="秦蓓嘉" w:date="2026-04-12T19:27:00Z">
              <w:r w:rsidRPr="00805397">
                <w:rPr>
                  <w:sz w:val="18"/>
                  <w:rPrChange w:id="565" w:author="秦蓓嘉" w:date="2026-04-12T19:27:00Z">
                    <w:rPr/>
                  </w:rPrChange>
                </w:rPr>
                <w:t>Scene</w:t>
              </w:r>
            </w:moveTo>
          </w:p>
        </w:tc>
        <w:tc>
          <w:tcPr>
            <w:tcW w:w="1852" w:type="dxa"/>
            <w:tcPrChange w:id="566" w:author="秦蓓嘉" w:date="2026-04-12T19:27:00Z">
              <w:tcPr>
                <w:tcW w:w="1852" w:type="dxa"/>
              </w:tcPr>
            </w:tcPrChange>
          </w:tcPr>
          <w:p w14:paraId="0BAA8213" w14:textId="77777777" w:rsidR="004B3E89" w:rsidRPr="00805397" w:rsidRDefault="004B3E89" w:rsidP="00DE61FF">
            <w:pPr>
              <w:pStyle w:val="10BodySubsequentParagraph"/>
              <w:ind w:firstLine="0"/>
              <w:jc w:val="center"/>
              <w:rPr>
                <w:moveTo w:id="567" w:author="秦蓓嘉" w:date="2026-04-12T19:27:00Z"/>
                <w:sz w:val="18"/>
                <w:rPrChange w:id="568" w:author="秦蓓嘉" w:date="2026-04-12T19:27:00Z">
                  <w:rPr>
                    <w:moveTo w:id="569" w:author="秦蓓嘉" w:date="2026-04-12T19:27:00Z"/>
                  </w:rPr>
                </w:rPrChange>
              </w:rPr>
              <w:pPrChange w:id="570" w:author="秦蓓嘉" w:date="2026-04-12T19:27:00Z">
                <w:pPr>
                  <w:pStyle w:val="10BodySubsequentParagraph"/>
                  <w:ind w:firstLine="0"/>
                </w:pPr>
              </w:pPrChange>
            </w:pPr>
            <w:moveTo w:id="571" w:author="秦蓓嘉" w:date="2026-04-12T19:27:00Z">
              <w:r w:rsidRPr="00805397">
                <w:rPr>
                  <w:sz w:val="18"/>
                  <w:rPrChange w:id="572" w:author="秦蓓嘉" w:date="2026-04-12T19:27:00Z">
                    <w:rPr/>
                  </w:rPrChange>
                </w:rPr>
                <w:t>CCT (K)</w:t>
              </w:r>
            </w:moveTo>
          </w:p>
        </w:tc>
        <w:tc>
          <w:tcPr>
            <w:tcW w:w="2013" w:type="dxa"/>
            <w:tcPrChange w:id="573" w:author="秦蓓嘉" w:date="2026-04-12T19:27:00Z">
              <w:tcPr>
                <w:tcW w:w="2013" w:type="dxa"/>
              </w:tcPr>
            </w:tcPrChange>
          </w:tcPr>
          <w:p w14:paraId="274CC388" w14:textId="77777777" w:rsidR="004B3E89" w:rsidRPr="00805397" w:rsidRDefault="004B3E89" w:rsidP="00DE61FF">
            <w:pPr>
              <w:pStyle w:val="10BodySubsequentParagraph"/>
              <w:ind w:firstLine="0"/>
              <w:jc w:val="center"/>
              <w:rPr>
                <w:moveTo w:id="574" w:author="秦蓓嘉" w:date="2026-04-12T19:27:00Z"/>
                <w:sz w:val="18"/>
                <w:rPrChange w:id="575" w:author="秦蓓嘉" w:date="2026-04-12T19:27:00Z">
                  <w:rPr>
                    <w:moveTo w:id="576" w:author="秦蓓嘉" w:date="2026-04-12T19:27:00Z"/>
                  </w:rPr>
                </w:rPrChange>
              </w:rPr>
              <w:pPrChange w:id="577" w:author="秦蓓嘉" w:date="2026-04-12T19:27:00Z">
                <w:pPr>
                  <w:pStyle w:val="10BodySubsequentParagraph"/>
                  <w:ind w:firstLine="0"/>
                </w:pPr>
              </w:pPrChange>
            </w:pPr>
            <w:moveTo w:id="578" w:author="秦蓓嘉" w:date="2026-04-12T19:27:00Z">
              <w:r w:rsidRPr="00805397">
                <w:rPr>
                  <w:sz w:val="18"/>
                  <w:rPrChange w:id="579" w:author="秦蓓嘉" w:date="2026-04-12T19:27:00Z">
                    <w:rPr/>
                  </w:rPrChange>
                </w:rPr>
                <w:t>Luminance (cd/m</w:t>
              </w:r>
              <w:r w:rsidRPr="00805397">
                <w:rPr>
                  <w:sz w:val="18"/>
                  <w:vertAlign w:val="superscript"/>
                  <w:rPrChange w:id="580" w:author="秦蓓嘉" w:date="2026-04-12T19:27:00Z">
                    <w:rPr>
                      <w:vertAlign w:val="superscript"/>
                    </w:rPr>
                  </w:rPrChange>
                </w:rPr>
                <w:t>2</w:t>
              </w:r>
              <w:r w:rsidRPr="00805397">
                <w:rPr>
                  <w:sz w:val="18"/>
                  <w:rPrChange w:id="581" w:author="秦蓓嘉" w:date="2026-04-12T19:27:00Z">
                    <w:rPr/>
                  </w:rPrChange>
                </w:rPr>
                <w:t>)</w:t>
              </w:r>
            </w:moveTo>
          </w:p>
        </w:tc>
      </w:tr>
    </w:tbl>
    <w:moveToRangeEnd w:id="557"/>
    <w:p w14:paraId="1EC16972" w14:textId="77777777" w:rsidR="004B3E89" w:rsidRPr="00805397" w:rsidRDefault="005F3FBA" w:rsidP="003B6BFB">
      <w:pPr>
        <w:pStyle w:val="10BodySubsequentParagraph"/>
        <w:ind w:firstLine="0"/>
        <w:rPr>
          <w:del w:id="582" w:author="秦蓓嘉" w:date="2026-04-12T19:27:00Z"/>
          <w:rFonts w:cs="Times New Roman"/>
          <w:sz w:val="18"/>
        </w:rPr>
      </w:pPr>
      <w:del w:id="583" w:author="秦蓓嘉" w:date="2026-04-12T19:27:00Z">
        <w:r w:rsidRPr="00794629">
          <w:rPr>
            <w:spacing w:val="-5"/>
          </w:rPr>
          <w:delText xml:space="preserve">shot, a Preferred Memory Colour (PMC) chart was presented as reference colors. </w:delText>
        </w:r>
        <w:r w:rsidR="00DC04C1" w:rsidRPr="00794629">
          <w:rPr>
            <w:spacing w:val="-5"/>
          </w:rPr>
          <w:delText xml:space="preserve">Note </w:delText>
        </w:r>
        <w:r w:rsidR="00EC341E">
          <w:rPr>
            <w:spacing w:val="-5"/>
          </w:rPr>
          <w:delText xml:space="preserve">that </w:delText>
        </w:r>
        <w:r w:rsidR="00DC04C1" w:rsidRPr="00794629">
          <w:rPr>
            <w:spacing w:val="-5"/>
          </w:rPr>
          <w:delText xml:space="preserve">great effort was made to capture these images. The </w:delText>
        </w:r>
      </w:del>
    </w:p>
    <w:tbl>
      <w:tblPr>
        <w:tblStyle w:val="af"/>
        <w:tblW w:w="0" w:type="auto"/>
        <w:tblLook w:val="04A0" w:firstRow="1" w:lastRow="0" w:firstColumn="1" w:lastColumn="0" w:noHBand="0" w:noVBand="1"/>
      </w:tblPr>
      <w:tblGrid>
        <w:gridCol w:w="704"/>
        <w:gridCol w:w="2977"/>
        <w:gridCol w:w="1852"/>
        <w:gridCol w:w="2013"/>
      </w:tblGrid>
      <w:tr w:rsidR="004B3E89" w:rsidRPr="00805397" w14:paraId="7AD1B1D8" w14:textId="77777777" w:rsidTr="00557DFD">
        <w:trPr>
          <w:ins w:id="584" w:author="秦蓓嘉" w:date="2026-04-12T19:27:00Z"/>
        </w:trPr>
        <w:tc>
          <w:tcPr>
            <w:tcW w:w="704" w:type="dxa"/>
          </w:tcPr>
          <w:p w14:paraId="687D3430" w14:textId="78137D78" w:rsidR="004B3E89" w:rsidRPr="00805397" w:rsidRDefault="004B3E89" w:rsidP="003B6BFB">
            <w:pPr>
              <w:pStyle w:val="10BodySubsequentParagraph"/>
              <w:ind w:firstLine="0"/>
              <w:rPr>
                <w:ins w:id="585" w:author="秦蓓嘉" w:date="2026-04-12T19:27:00Z"/>
                <w:rFonts w:cs="Times New Roman"/>
                <w:sz w:val="18"/>
              </w:rPr>
            </w:pPr>
            <w:ins w:id="586" w:author="秦蓓嘉" w:date="2026-04-12T19:27:00Z">
              <w:r w:rsidRPr="00805397">
                <w:rPr>
                  <w:rFonts w:cs="Times New Roman"/>
                  <w:sz w:val="18"/>
                </w:rPr>
                <w:t>1</w:t>
              </w:r>
            </w:ins>
          </w:p>
        </w:tc>
        <w:tc>
          <w:tcPr>
            <w:tcW w:w="2977" w:type="dxa"/>
          </w:tcPr>
          <w:p w14:paraId="2647FBCB" w14:textId="77777777" w:rsidR="004B3E89" w:rsidRPr="00805397" w:rsidRDefault="004B3E89" w:rsidP="003B6BFB">
            <w:pPr>
              <w:pStyle w:val="10BodySubsequentParagraph"/>
              <w:ind w:firstLine="0"/>
              <w:rPr>
                <w:ins w:id="587" w:author="秦蓓嘉" w:date="2026-04-12T19:27:00Z"/>
                <w:rFonts w:cs="Times New Roman"/>
                <w:sz w:val="18"/>
              </w:rPr>
            </w:pPr>
            <w:ins w:id="588" w:author="秦蓓嘉" w:date="2026-04-12T19:27:00Z">
              <w:r w:rsidRPr="00805397">
                <w:rPr>
                  <w:rFonts w:cs="Times New Roman"/>
                  <w:sz w:val="18"/>
                </w:rPr>
                <w:t>Basement mall</w:t>
              </w:r>
            </w:ins>
          </w:p>
        </w:tc>
        <w:tc>
          <w:tcPr>
            <w:tcW w:w="1852" w:type="dxa"/>
          </w:tcPr>
          <w:p w14:paraId="329352DE" w14:textId="010A7A3D" w:rsidR="004B3E89" w:rsidRPr="00805397" w:rsidRDefault="004B3E89" w:rsidP="00DE61FF">
            <w:pPr>
              <w:pStyle w:val="10BodySubsequentParagraph"/>
              <w:ind w:firstLine="0"/>
              <w:jc w:val="center"/>
              <w:rPr>
                <w:ins w:id="589" w:author="秦蓓嘉" w:date="2026-04-12T19:27:00Z"/>
                <w:rFonts w:cs="Times New Roman"/>
                <w:sz w:val="18"/>
              </w:rPr>
            </w:pPr>
            <w:ins w:id="590" w:author="秦蓓嘉" w:date="2026-04-12T19:27:00Z">
              <w:r w:rsidRPr="00805397">
                <w:rPr>
                  <w:rFonts w:cs="Times New Roman"/>
                  <w:sz w:val="18"/>
                </w:rPr>
                <w:t>2816</w:t>
              </w:r>
            </w:ins>
          </w:p>
        </w:tc>
        <w:tc>
          <w:tcPr>
            <w:tcW w:w="2013" w:type="dxa"/>
          </w:tcPr>
          <w:p w14:paraId="58DEEA5C" w14:textId="0A002119" w:rsidR="004B3E89" w:rsidRPr="00805397" w:rsidRDefault="004B3E89" w:rsidP="00DE61FF">
            <w:pPr>
              <w:pStyle w:val="10BodySubsequentParagraph"/>
              <w:ind w:firstLine="0"/>
              <w:jc w:val="center"/>
              <w:rPr>
                <w:ins w:id="591" w:author="秦蓓嘉" w:date="2026-04-12T19:27:00Z"/>
                <w:rFonts w:cs="Times New Roman"/>
                <w:sz w:val="18"/>
              </w:rPr>
            </w:pPr>
            <w:ins w:id="592" w:author="秦蓓嘉" w:date="2026-04-12T19:27:00Z">
              <w:r w:rsidRPr="00805397">
                <w:rPr>
                  <w:rFonts w:cs="Times New Roman"/>
                  <w:sz w:val="18"/>
                </w:rPr>
                <w:t>116.80</w:t>
              </w:r>
            </w:ins>
          </w:p>
        </w:tc>
      </w:tr>
      <w:tr w:rsidR="004B3E89" w:rsidRPr="00805397" w14:paraId="670DB0B8" w14:textId="77777777" w:rsidTr="00557DFD">
        <w:trPr>
          <w:ins w:id="593" w:author="秦蓓嘉" w:date="2026-04-12T19:27:00Z"/>
        </w:trPr>
        <w:tc>
          <w:tcPr>
            <w:tcW w:w="704" w:type="dxa"/>
          </w:tcPr>
          <w:p w14:paraId="59A0B749" w14:textId="77777777" w:rsidR="004B3E89" w:rsidRPr="00805397" w:rsidRDefault="004B3E89" w:rsidP="003B6BFB">
            <w:pPr>
              <w:pStyle w:val="10BodySubsequentParagraph"/>
              <w:ind w:firstLine="0"/>
              <w:rPr>
                <w:ins w:id="594" w:author="秦蓓嘉" w:date="2026-04-12T19:27:00Z"/>
                <w:rFonts w:cs="Times New Roman"/>
                <w:sz w:val="18"/>
              </w:rPr>
            </w:pPr>
            <w:ins w:id="595" w:author="秦蓓嘉" w:date="2026-04-12T19:27:00Z">
              <w:r w:rsidRPr="00805397">
                <w:rPr>
                  <w:rFonts w:cs="Times New Roman"/>
                  <w:sz w:val="18"/>
                </w:rPr>
                <w:t>2</w:t>
              </w:r>
            </w:ins>
          </w:p>
        </w:tc>
        <w:tc>
          <w:tcPr>
            <w:tcW w:w="2977" w:type="dxa"/>
          </w:tcPr>
          <w:p w14:paraId="05A44344" w14:textId="77777777" w:rsidR="004B3E89" w:rsidRPr="00805397" w:rsidRDefault="004B3E89" w:rsidP="003B6BFB">
            <w:pPr>
              <w:pStyle w:val="10BodySubsequentParagraph"/>
              <w:ind w:firstLine="0"/>
              <w:rPr>
                <w:ins w:id="596" w:author="秦蓓嘉" w:date="2026-04-12T19:27:00Z"/>
                <w:rFonts w:cs="Times New Roman"/>
                <w:sz w:val="18"/>
              </w:rPr>
            </w:pPr>
            <w:ins w:id="597" w:author="秦蓓嘉" w:date="2026-04-12T19:27:00Z">
              <w:r w:rsidRPr="00805397">
                <w:rPr>
                  <w:rFonts w:cs="Times New Roman"/>
                  <w:sz w:val="18"/>
                </w:rPr>
                <w:t>Basement store</w:t>
              </w:r>
            </w:ins>
          </w:p>
        </w:tc>
        <w:tc>
          <w:tcPr>
            <w:tcW w:w="1852" w:type="dxa"/>
          </w:tcPr>
          <w:p w14:paraId="09B52FB8" w14:textId="420272A2" w:rsidR="004B3E89" w:rsidRPr="00805397" w:rsidRDefault="004B3E89" w:rsidP="00DE61FF">
            <w:pPr>
              <w:pStyle w:val="10BodySubsequentParagraph"/>
              <w:ind w:firstLine="0"/>
              <w:jc w:val="center"/>
              <w:rPr>
                <w:ins w:id="598" w:author="秦蓓嘉" w:date="2026-04-12T19:27:00Z"/>
                <w:rFonts w:cs="Times New Roman"/>
                <w:sz w:val="18"/>
              </w:rPr>
            </w:pPr>
            <w:ins w:id="599" w:author="秦蓓嘉" w:date="2026-04-12T19:27:00Z">
              <w:r w:rsidRPr="00805397">
                <w:rPr>
                  <w:rFonts w:cs="Times New Roman"/>
                  <w:sz w:val="18"/>
                </w:rPr>
                <w:t>5335</w:t>
              </w:r>
            </w:ins>
          </w:p>
        </w:tc>
        <w:tc>
          <w:tcPr>
            <w:tcW w:w="2013" w:type="dxa"/>
          </w:tcPr>
          <w:p w14:paraId="06F4592C" w14:textId="72F478D1" w:rsidR="004B3E89" w:rsidRPr="00805397" w:rsidRDefault="004B3E89" w:rsidP="00DE61FF">
            <w:pPr>
              <w:pStyle w:val="10BodySubsequentParagraph"/>
              <w:ind w:firstLine="0"/>
              <w:jc w:val="center"/>
              <w:rPr>
                <w:ins w:id="600" w:author="秦蓓嘉" w:date="2026-04-12T19:27:00Z"/>
                <w:rFonts w:cs="Times New Roman"/>
                <w:sz w:val="18"/>
              </w:rPr>
            </w:pPr>
            <w:ins w:id="601" w:author="秦蓓嘉" w:date="2026-04-12T19:27:00Z">
              <w:r w:rsidRPr="00805397">
                <w:rPr>
                  <w:rFonts w:cs="Times New Roman"/>
                  <w:sz w:val="18"/>
                </w:rPr>
                <w:t>102.21</w:t>
              </w:r>
            </w:ins>
          </w:p>
        </w:tc>
      </w:tr>
      <w:tr w:rsidR="004B3E89" w:rsidRPr="00805397" w14:paraId="2BB2E0F2" w14:textId="77777777" w:rsidTr="00557DFD">
        <w:trPr>
          <w:ins w:id="602" w:author="秦蓓嘉" w:date="2026-04-12T19:27:00Z"/>
        </w:trPr>
        <w:tc>
          <w:tcPr>
            <w:tcW w:w="704" w:type="dxa"/>
          </w:tcPr>
          <w:p w14:paraId="1341647A" w14:textId="77777777" w:rsidR="004B3E89" w:rsidRPr="00805397" w:rsidRDefault="004B3E89" w:rsidP="003B6BFB">
            <w:pPr>
              <w:pStyle w:val="10BodySubsequentParagraph"/>
              <w:ind w:firstLine="0"/>
              <w:rPr>
                <w:ins w:id="603" w:author="秦蓓嘉" w:date="2026-04-12T19:27:00Z"/>
                <w:rFonts w:cs="Times New Roman"/>
                <w:sz w:val="18"/>
              </w:rPr>
            </w:pPr>
            <w:ins w:id="604" w:author="秦蓓嘉" w:date="2026-04-12T19:27:00Z">
              <w:r w:rsidRPr="00805397">
                <w:rPr>
                  <w:rFonts w:cs="Times New Roman"/>
                  <w:sz w:val="18"/>
                </w:rPr>
                <w:t>3</w:t>
              </w:r>
            </w:ins>
          </w:p>
        </w:tc>
        <w:tc>
          <w:tcPr>
            <w:tcW w:w="2977" w:type="dxa"/>
          </w:tcPr>
          <w:p w14:paraId="4EB869CC" w14:textId="77777777" w:rsidR="004B3E89" w:rsidRPr="00805397" w:rsidRDefault="004B3E89" w:rsidP="003B6BFB">
            <w:pPr>
              <w:pStyle w:val="10BodySubsequentParagraph"/>
              <w:ind w:firstLine="0"/>
              <w:rPr>
                <w:ins w:id="605" w:author="秦蓓嘉" w:date="2026-04-12T19:27:00Z"/>
                <w:rFonts w:cs="Times New Roman"/>
                <w:color w:val="FF0000"/>
                <w:sz w:val="18"/>
              </w:rPr>
            </w:pPr>
            <w:ins w:id="606" w:author="秦蓓嘉" w:date="2026-04-12T19:27:00Z">
              <w:r w:rsidRPr="00805397">
                <w:rPr>
                  <w:rFonts w:cs="Times New Roman"/>
                  <w:sz w:val="18"/>
                </w:rPr>
                <w:t>Sunken plaza</w:t>
              </w:r>
            </w:ins>
          </w:p>
        </w:tc>
        <w:tc>
          <w:tcPr>
            <w:tcW w:w="1852" w:type="dxa"/>
          </w:tcPr>
          <w:p w14:paraId="13BF89E8" w14:textId="27CBE8DB" w:rsidR="004B3E89" w:rsidRPr="00805397" w:rsidRDefault="004B3E89" w:rsidP="00DE61FF">
            <w:pPr>
              <w:pStyle w:val="10BodySubsequentParagraph"/>
              <w:ind w:firstLine="0"/>
              <w:jc w:val="center"/>
              <w:rPr>
                <w:ins w:id="607" w:author="秦蓓嘉" w:date="2026-04-12T19:27:00Z"/>
                <w:rFonts w:cs="Times New Roman"/>
                <w:color w:val="FF0000"/>
                <w:sz w:val="18"/>
              </w:rPr>
            </w:pPr>
            <w:ins w:id="608" w:author="秦蓓嘉" w:date="2026-04-12T19:27:00Z">
              <w:r w:rsidRPr="00805397">
                <w:rPr>
                  <w:rFonts w:cs="Times New Roman"/>
                  <w:sz w:val="18"/>
                </w:rPr>
                <w:t>5850</w:t>
              </w:r>
            </w:ins>
          </w:p>
        </w:tc>
        <w:tc>
          <w:tcPr>
            <w:tcW w:w="2013" w:type="dxa"/>
          </w:tcPr>
          <w:p w14:paraId="361A581B" w14:textId="54B0E802" w:rsidR="004B3E89" w:rsidRPr="00805397" w:rsidRDefault="004B3E89" w:rsidP="00DE61FF">
            <w:pPr>
              <w:pStyle w:val="10BodySubsequentParagraph"/>
              <w:ind w:firstLine="0"/>
              <w:jc w:val="center"/>
              <w:rPr>
                <w:ins w:id="609" w:author="秦蓓嘉" w:date="2026-04-12T19:27:00Z"/>
                <w:rFonts w:cs="Times New Roman"/>
                <w:color w:val="FF0000"/>
                <w:sz w:val="18"/>
              </w:rPr>
            </w:pPr>
            <w:ins w:id="610" w:author="秦蓓嘉" w:date="2026-04-12T19:27:00Z">
              <w:r w:rsidRPr="00805397">
                <w:rPr>
                  <w:rFonts w:cs="Times New Roman"/>
                  <w:sz w:val="18"/>
                </w:rPr>
                <w:t>92.65</w:t>
              </w:r>
            </w:ins>
          </w:p>
        </w:tc>
      </w:tr>
      <w:tr w:rsidR="004B3E89" w:rsidRPr="00805397" w14:paraId="6B208FA4" w14:textId="77777777" w:rsidTr="00557DFD">
        <w:trPr>
          <w:ins w:id="611" w:author="秦蓓嘉" w:date="2026-04-12T19:27:00Z"/>
        </w:trPr>
        <w:tc>
          <w:tcPr>
            <w:tcW w:w="704" w:type="dxa"/>
          </w:tcPr>
          <w:p w14:paraId="086C754A" w14:textId="77777777" w:rsidR="004B3E89" w:rsidRPr="00805397" w:rsidRDefault="004B3E89" w:rsidP="003B6BFB">
            <w:pPr>
              <w:pStyle w:val="10BodySubsequentParagraph"/>
              <w:ind w:firstLine="0"/>
              <w:rPr>
                <w:ins w:id="612" w:author="秦蓓嘉" w:date="2026-04-12T19:27:00Z"/>
                <w:rFonts w:cs="Times New Roman"/>
                <w:sz w:val="18"/>
              </w:rPr>
            </w:pPr>
            <w:ins w:id="613" w:author="秦蓓嘉" w:date="2026-04-12T19:27:00Z">
              <w:r w:rsidRPr="00805397">
                <w:rPr>
                  <w:rFonts w:cs="Times New Roman"/>
                  <w:sz w:val="18"/>
                </w:rPr>
                <w:t>4</w:t>
              </w:r>
            </w:ins>
          </w:p>
        </w:tc>
        <w:tc>
          <w:tcPr>
            <w:tcW w:w="2977" w:type="dxa"/>
          </w:tcPr>
          <w:p w14:paraId="43DC5566" w14:textId="77777777" w:rsidR="004B3E89" w:rsidRPr="00805397" w:rsidRDefault="004B3E89" w:rsidP="003B6BFB">
            <w:pPr>
              <w:pStyle w:val="10BodySubsequentParagraph"/>
              <w:ind w:firstLine="0"/>
              <w:rPr>
                <w:ins w:id="614" w:author="秦蓓嘉" w:date="2026-04-12T19:27:00Z"/>
                <w:rFonts w:cs="Times New Roman"/>
                <w:color w:val="FF0000"/>
                <w:sz w:val="18"/>
              </w:rPr>
            </w:pPr>
            <w:ins w:id="615" w:author="秦蓓嘉" w:date="2026-04-12T19:27:00Z">
              <w:r w:rsidRPr="00805397">
                <w:rPr>
                  <w:rFonts w:cs="Times New Roman"/>
                  <w:sz w:val="18"/>
                </w:rPr>
                <w:t>School cafeteria</w:t>
              </w:r>
            </w:ins>
          </w:p>
        </w:tc>
        <w:tc>
          <w:tcPr>
            <w:tcW w:w="1852" w:type="dxa"/>
          </w:tcPr>
          <w:p w14:paraId="76C508C3" w14:textId="21C17563" w:rsidR="004B3E89" w:rsidRPr="00805397" w:rsidRDefault="004B3E89" w:rsidP="00DE61FF">
            <w:pPr>
              <w:pStyle w:val="10BodySubsequentParagraph"/>
              <w:ind w:firstLine="0"/>
              <w:jc w:val="center"/>
              <w:rPr>
                <w:ins w:id="616" w:author="秦蓓嘉" w:date="2026-04-12T19:27:00Z"/>
                <w:rFonts w:cs="Times New Roman"/>
                <w:color w:val="FF0000"/>
                <w:sz w:val="18"/>
              </w:rPr>
            </w:pPr>
            <w:ins w:id="617" w:author="秦蓓嘉" w:date="2026-04-12T19:27:00Z">
              <w:r w:rsidRPr="00805397">
                <w:rPr>
                  <w:rFonts w:cs="Times New Roman"/>
                  <w:sz w:val="18"/>
                </w:rPr>
                <w:t>5131</w:t>
              </w:r>
            </w:ins>
          </w:p>
        </w:tc>
        <w:tc>
          <w:tcPr>
            <w:tcW w:w="2013" w:type="dxa"/>
          </w:tcPr>
          <w:p w14:paraId="7FEE1174" w14:textId="15C11695" w:rsidR="004B3E89" w:rsidRPr="00805397" w:rsidRDefault="004B3E89" w:rsidP="00DE61FF">
            <w:pPr>
              <w:pStyle w:val="10BodySubsequentParagraph"/>
              <w:ind w:firstLine="0"/>
              <w:jc w:val="center"/>
              <w:rPr>
                <w:ins w:id="618" w:author="秦蓓嘉" w:date="2026-04-12T19:27:00Z"/>
                <w:rFonts w:cs="Times New Roman"/>
                <w:color w:val="FF0000"/>
                <w:sz w:val="18"/>
              </w:rPr>
            </w:pPr>
            <w:ins w:id="619" w:author="秦蓓嘉" w:date="2026-04-12T19:27:00Z">
              <w:r w:rsidRPr="00805397">
                <w:rPr>
                  <w:rFonts w:cs="Times New Roman"/>
                  <w:sz w:val="18"/>
                </w:rPr>
                <w:t>119.31</w:t>
              </w:r>
            </w:ins>
          </w:p>
        </w:tc>
      </w:tr>
      <w:tr w:rsidR="004B3E89" w:rsidRPr="00805397" w14:paraId="651B7CAB" w14:textId="77777777" w:rsidTr="00557DFD">
        <w:trPr>
          <w:ins w:id="620" w:author="秦蓓嘉" w:date="2026-04-12T19:27:00Z"/>
        </w:trPr>
        <w:tc>
          <w:tcPr>
            <w:tcW w:w="704" w:type="dxa"/>
          </w:tcPr>
          <w:p w14:paraId="5B337432" w14:textId="77777777" w:rsidR="004B3E89" w:rsidRPr="00805397" w:rsidRDefault="004B3E89" w:rsidP="003B6BFB">
            <w:pPr>
              <w:pStyle w:val="10BodySubsequentParagraph"/>
              <w:ind w:firstLine="0"/>
              <w:rPr>
                <w:ins w:id="621" w:author="秦蓓嘉" w:date="2026-04-12T19:27:00Z"/>
                <w:rFonts w:cs="Times New Roman"/>
                <w:sz w:val="18"/>
              </w:rPr>
            </w:pPr>
            <w:ins w:id="622" w:author="秦蓓嘉" w:date="2026-04-12T19:27:00Z">
              <w:r w:rsidRPr="00805397">
                <w:rPr>
                  <w:rFonts w:cs="Times New Roman"/>
                  <w:sz w:val="18"/>
                </w:rPr>
                <w:t>5</w:t>
              </w:r>
            </w:ins>
          </w:p>
        </w:tc>
        <w:tc>
          <w:tcPr>
            <w:tcW w:w="2977" w:type="dxa"/>
          </w:tcPr>
          <w:p w14:paraId="5FFD9879" w14:textId="77777777" w:rsidR="004B3E89" w:rsidRPr="00805397" w:rsidRDefault="004B3E89" w:rsidP="003B6BFB">
            <w:pPr>
              <w:pStyle w:val="10BodySubsequentParagraph"/>
              <w:ind w:firstLine="0"/>
              <w:rPr>
                <w:ins w:id="623" w:author="秦蓓嘉" w:date="2026-04-12T19:27:00Z"/>
                <w:rFonts w:cs="Times New Roman"/>
                <w:sz w:val="18"/>
              </w:rPr>
            </w:pPr>
            <w:ins w:id="624" w:author="秦蓓嘉" w:date="2026-04-12T19:27:00Z">
              <w:r w:rsidRPr="00805397">
                <w:rPr>
                  <w:rFonts w:cs="Times New Roman"/>
                  <w:sz w:val="18"/>
                </w:rPr>
                <w:t>School canteen</w:t>
              </w:r>
            </w:ins>
          </w:p>
        </w:tc>
        <w:tc>
          <w:tcPr>
            <w:tcW w:w="1852" w:type="dxa"/>
          </w:tcPr>
          <w:p w14:paraId="1ECF52E5" w14:textId="2B8C0DC6" w:rsidR="004B3E89" w:rsidRPr="00805397" w:rsidRDefault="004B3E89" w:rsidP="00DE61FF">
            <w:pPr>
              <w:pStyle w:val="10BodySubsequentParagraph"/>
              <w:ind w:firstLine="0"/>
              <w:jc w:val="center"/>
              <w:rPr>
                <w:ins w:id="625" w:author="秦蓓嘉" w:date="2026-04-12T19:27:00Z"/>
                <w:rFonts w:cs="Times New Roman"/>
                <w:sz w:val="18"/>
              </w:rPr>
            </w:pPr>
            <w:ins w:id="626" w:author="秦蓓嘉" w:date="2026-04-12T19:27:00Z">
              <w:r w:rsidRPr="00805397">
                <w:rPr>
                  <w:rFonts w:cs="Times New Roman"/>
                  <w:sz w:val="18"/>
                </w:rPr>
                <w:t>4539</w:t>
              </w:r>
            </w:ins>
          </w:p>
        </w:tc>
        <w:tc>
          <w:tcPr>
            <w:tcW w:w="2013" w:type="dxa"/>
          </w:tcPr>
          <w:p w14:paraId="12ABD51D" w14:textId="36F92EE3" w:rsidR="004B3E89" w:rsidRPr="00805397" w:rsidRDefault="004B3E89" w:rsidP="00DE61FF">
            <w:pPr>
              <w:pStyle w:val="10BodySubsequentParagraph"/>
              <w:ind w:firstLine="0"/>
              <w:jc w:val="center"/>
              <w:rPr>
                <w:ins w:id="627" w:author="秦蓓嘉" w:date="2026-04-12T19:27:00Z"/>
                <w:rFonts w:cs="Times New Roman"/>
                <w:sz w:val="18"/>
              </w:rPr>
            </w:pPr>
            <w:ins w:id="628" w:author="秦蓓嘉" w:date="2026-04-12T19:27:00Z">
              <w:r w:rsidRPr="00805397">
                <w:rPr>
                  <w:rFonts w:cs="Times New Roman"/>
                  <w:sz w:val="18"/>
                </w:rPr>
                <w:t>82.87</w:t>
              </w:r>
            </w:ins>
          </w:p>
        </w:tc>
      </w:tr>
      <w:tr w:rsidR="004B3E89" w:rsidRPr="00805397" w14:paraId="1254B43B" w14:textId="77777777" w:rsidTr="00557DFD">
        <w:trPr>
          <w:ins w:id="629" w:author="秦蓓嘉" w:date="2026-04-12T19:27:00Z"/>
        </w:trPr>
        <w:tc>
          <w:tcPr>
            <w:tcW w:w="704" w:type="dxa"/>
          </w:tcPr>
          <w:p w14:paraId="6A8AA2BB" w14:textId="77777777" w:rsidR="004B3E89" w:rsidRPr="00805397" w:rsidRDefault="004B3E89" w:rsidP="003B6BFB">
            <w:pPr>
              <w:pStyle w:val="10BodySubsequentParagraph"/>
              <w:ind w:firstLine="0"/>
              <w:rPr>
                <w:ins w:id="630" w:author="秦蓓嘉" w:date="2026-04-12T19:27:00Z"/>
                <w:rFonts w:cs="Times New Roman"/>
                <w:sz w:val="18"/>
              </w:rPr>
            </w:pPr>
            <w:ins w:id="631" w:author="秦蓓嘉" w:date="2026-04-12T19:27:00Z">
              <w:r w:rsidRPr="00805397">
                <w:rPr>
                  <w:rFonts w:cs="Times New Roman"/>
                  <w:sz w:val="18"/>
                </w:rPr>
                <w:t>6</w:t>
              </w:r>
            </w:ins>
          </w:p>
        </w:tc>
        <w:tc>
          <w:tcPr>
            <w:tcW w:w="2977" w:type="dxa"/>
          </w:tcPr>
          <w:p w14:paraId="6391CE60" w14:textId="77777777" w:rsidR="004B3E89" w:rsidRPr="00805397" w:rsidRDefault="004B3E89" w:rsidP="003B6BFB">
            <w:pPr>
              <w:pStyle w:val="10BodySubsequentParagraph"/>
              <w:ind w:firstLine="0"/>
              <w:rPr>
                <w:ins w:id="632" w:author="秦蓓嘉" w:date="2026-04-12T19:27:00Z"/>
                <w:rFonts w:cs="Times New Roman"/>
                <w:sz w:val="18"/>
              </w:rPr>
            </w:pPr>
            <w:ins w:id="633" w:author="秦蓓嘉" w:date="2026-04-12T19:27:00Z">
              <w:r w:rsidRPr="00805397">
                <w:rPr>
                  <w:rFonts w:cs="Times New Roman"/>
                  <w:sz w:val="18"/>
                </w:rPr>
                <w:t>School Starbuck</w:t>
              </w:r>
            </w:ins>
          </w:p>
        </w:tc>
        <w:tc>
          <w:tcPr>
            <w:tcW w:w="1852" w:type="dxa"/>
          </w:tcPr>
          <w:p w14:paraId="6BA72F09" w14:textId="108878A9" w:rsidR="004B3E89" w:rsidRPr="00805397" w:rsidRDefault="004B3E89" w:rsidP="00DE61FF">
            <w:pPr>
              <w:pStyle w:val="10BodySubsequentParagraph"/>
              <w:ind w:firstLine="0"/>
              <w:jc w:val="center"/>
              <w:rPr>
                <w:ins w:id="634" w:author="秦蓓嘉" w:date="2026-04-12T19:27:00Z"/>
                <w:rFonts w:cs="Times New Roman"/>
                <w:sz w:val="18"/>
              </w:rPr>
            </w:pPr>
            <w:ins w:id="635" w:author="秦蓓嘉" w:date="2026-04-12T19:27:00Z">
              <w:r w:rsidRPr="00805397">
                <w:rPr>
                  <w:rFonts w:cs="Times New Roman"/>
                  <w:sz w:val="18"/>
                </w:rPr>
                <w:t>3583</w:t>
              </w:r>
            </w:ins>
          </w:p>
        </w:tc>
        <w:tc>
          <w:tcPr>
            <w:tcW w:w="2013" w:type="dxa"/>
          </w:tcPr>
          <w:p w14:paraId="07C45745" w14:textId="5E8995BA" w:rsidR="004B3E89" w:rsidRPr="00805397" w:rsidRDefault="004B3E89" w:rsidP="00DE61FF">
            <w:pPr>
              <w:pStyle w:val="10BodySubsequentParagraph"/>
              <w:ind w:firstLine="0"/>
              <w:jc w:val="center"/>
              <w:rPr>
                <w:ins w:id="636" w:author="秦蓓嘉" w:date="2026-04-12T19:27:00Z"/>
                <w:rFonts w:cs="Times New Roman"/>
                <w:sz w:val="18"/>
              </w:rPr>
            </w:pPr>
            <w:ins w:id="637" w:author="秦蓓嘉" w:date="2026-04-12T19:27:00Z">
              <w:r w:rsidRPr="00805397">
                <w:rPr>
                  <w:rFonts w:cs="Times New Roman"/>
                  <w:sz w:val="18"/>
                </w:rPr>
                <w:t>21.82</w:t>
              </w:r>
            </w:ins>
          </w:p>
        </w:tc>
      </w:tr>
      <w:tr w:rsidR="004B3E89" w:rsidRPr="00805397" w14:paraId="3D10845A" w14:textId="77777777" w:rsidTr="00557DFD">
        <w:trPr>
          <w:ins w:id="638" w:author="秦蓓嘉" w:date="2026-04-12T19:27:00Z"/>
        </w:trPr>
        <w:tc>
          <w:tcPr>
            <w:tcW w:w="704" w:type="dxa"/>
          </w:tcPr>
          <w:p w14:paraId="5692FDD2" w14:textId="77777777" w:rsidR="004B3E89" w:rsidRPr="00805397" w:rsidRDefault="004B3E89" w:rsidP="003B6BFB">
            <w:pPr>
              <w:pStyle w:val="10BodySubsequentParagraph"/>
              <w:ind w:firstLine="0"/>
              <w:rPr>
                <w:ins w:id="639" w:author="秦蓓嘉" w:date="2026-04-12T19:27:00Z"/>
                <w:rFonts w:cs="Times New Roman"/>
                <w:sz w:val="18"/>
              </w:rPr>
            </w:pPr>
            <w:ins w:id="640" w:author="秦蓓嘉" w:date="2026-04-12T19:27:00Z">
              <w:r w:rsidRPr="00805397">
                <w:rPr>
                  <w:rFonts w:cs="Times New Roman"/>
                  <w:sz w:val="18"/>
                </w:rPr>
                <w:t>7</w:t>
              </w:r>
            </w:ins>
          </w:p>
        </w:tc>
        <w:tc>
          <w:tcPr>
            <w:tcW w:w="2977" w:type="dxa"/>
          </w:tcPr>
          <w:p w14:paraId="60203894" w14:textId="77777777" w:rsidR="004B3E89" w:rsidRPr="00805397" w:rsidRDefault="004B3E89" w:rsidP="003B6BFB">
            <w:pPr>
              <w:pStyle w:val="10BodySubsequentParagraph"/>
              <w:ind w:firstLine="0"/>
              <w:rPr>
                <w:ins w:id="641" w:author="秦蓓嘉" w:date="2026-04-12T19:27:00Z"/>
                <w:rFonts w:cs="Times New Roman"/>
                <w:sz w:val="18"/>
              </w:rPr>
            </w:pPr>
            <w:ins w:id="642" w:author="秦蓓嘉" w:date="2026-04-12T19:27:00Z">
              <w:r w:rsidRPr="00805397">
                <w:rPr>
                  <w:rFonts w:cs="Times New Roman"/>
                  <w:sz w:val="18"/>
                </w:rPr>
                <w:t>Grassland with front lighting</w:t>
              </w:r>
            </w:ins>
          </w:p>
        </w:tc>
        <w:tc>
          <w:tcPr>
            <w:tcW w:w="1852" w:type="dxa"/>
          </w:tcPr>
          <w:p w14:paraId="4F27770E" w14:textId="5F41F276" w:rsidR="004B3E89" w:rsidRPr="00805397" w:rsidRDefault="004B3E89" w:rsidP="00DE61FF">
            <w:pPr>
              <w:pStyle w:val="10BodySubsequentParagraph"/>
              <w:ind w:firstLine="0"/>
              <w:jc w:val="center"/>
              <w:rPr>
                <w:ins w:id="643" w:author="秦蓓嘉" w:date="2026-04-12T19:27:00Z"/>
                <w:rFonts w:cs="Times New Roman"/>
                <w:sz w:val="18"/>
              </w:rPr>
            </w:pPr>
            <w:ins w:id="644" w:author="秦蓓嘉" w:date="2026-04-12T19:27:00Z">
              <w:r w:rsidRPr="00805397">
                <w:rPr>
                  <w:rFonts w:cs="Times New Roman"/>
                  <w:sz w:val="18"/>
                </w:rPr>
                <w:t>4705</w:t>
              </w:r>
            </w:ins>
          </w:p>
        </w:tc>
        <w:tc>
          <w:tcPr>
            <w:tcW w:w="2013" w:type="dxa"/>
          </w:tcPr>
          <w:p w14:paraId="380F4681" w14:textId="7FFF764D" w:rsidR="004B3E89" w:rsidRPr="00805397" w:rsidRDefault="004B3E89" w:rsidP="00DE61FF">
            <w:pPr>
              <w:pStyle w:val="10BodySubsequentParagraph"/>
              <w:ind w:firstLine="0"/>
              <w:jc w:val="center"/>
              <w:rPr>
                <w:ins w:id="645" w:author="秦蓓嘉" w:date="2026-04-12T19:27:00Z"/>
                <w:rFonts w:cs="Times New Roman"/>
                <w:sz w:val="18"/>
              </w:rPr>
            </w:pPr>
            <w:ins w:id="646" w:author="秦蓓嘉" w:date="2026-04-12T19:27:00Z">
              <w:r w:rsidRPr="00805397">
                <w:rPr>
                  <w:rFonts w:cs="Times New Roman"/>
                  <w:sz w:val="18"/>
                </w:rPr>
                <w:t>49.69</w:t>
              </w:r>
            </w:ins>
          </w:p>
        </w:tc>
      </w:tr>
      <w:tr w:rsidR="004B3E89" w:rsidRPr="00805397" w14:paraId="655926EC" w14:textId="77777777" w:rsidTr="00557DFD">
        <w:trPr>
          <w:ins w:id="647" w:author="秦蓓嘉" w:date="2026-04-12T19:27:00Z"/>
        </w:trPr>
        <w:tc>
          <w:tcPr>
            <w:tcW w:w="704" w:type="dxa"/>
          </w:tcPr>
          <w:p w14:paraId="3DB24118" w14:textId="77777777" w:rsidR="004B3E89" w:rsidRPr="00805397" w:rsidRDefault="004B3E89" w:rsidP="003B6BFB">
            <w:pPr>
              <w:pStyle w:val="10BodySubsequentParagraph"/>
              <w:ind w:firstLine="0"/>
              <w:rPr>
                <w:ins w:id="648" w:author="秦蓓嘉" w:date="2026-04-12T19:27:00Z"/>
                <w:rFonts w:cs="Times New Roman"/>
                <w:sz w:val="18"/>
              </w:rPr>
            </w:pPr>
            <w:ins w:id="649" w:author="秦蓓嘉" w:date="2026-04-12T19:27:00Z">
              <w:r w:rsidRPr="00805397">
                <w:rPr>
                  <w:rFonts w:cs="Times New Roman"/>
                  <w:sz w:val="18"/>
                </w:rPr>
                <w:t>8</w:t>
              </w:r>
            </w:ins>
          </w:p>
        </w:tc>
        <w:tc>
          <w:tcPr>
            <w:tcW w:w="2977" w:type="dxa"/>
          </w:tcPr>
          <w:p w14:paraId="7A780BBC" w14:textId="77777777" w:rsidR="004B3E89" w:rsidRPr="00805397" w:rsidRDefault="004B3E89" w:rsidP="003B6BFB">
            <w:pPr>
              <w:pStyle w:val="10BodySubsequentParagraph"/>
              <w:ind w:firstLine="0"/>
              <w:rPr>
                <w:ins w:id="650" w:author="秦蓓嘉" w:date="2026-04-12T19:27:00Z"/>
                <w:rFonts w:cs="Times New Roman"/>
                <w:sz w:val="18"/>
              </w:rPr>
            </w:pPr>
            <w:ins w:id="651" w:author="秦蓓嘉" w:date="2026-04-12T19:27:00Z">
              <w:r w:rsidRPr="00805397">
                <w:rPr>
                  <w:rFonts w:cs="Times New Roman"/>
                  <w:sz w:val="18"/>
                </w:rPr>
                <w:t>Grassland with side lighting</w:t>
              </w:r>
            </w:ins>
          </w:p>
        </w:tc>
        <w:tc>
          <w:tcPr>
            <w:tcW w:w="1852" w:type="dxa"/>
          </w:tcPr>
          <w:p w14:paraId="6A671937" w14:textId="066A5539" w:rsidR="004B3E89" w:rsidRPr="00805397" w:rsidRDefault="004B3E89" w:rsidP="00DE61FF">
            <w:pPr>
              <w:pStyle w:val="10BodySubsequentParagraph"/>
              <w:ind w:firstLine="0"/>
              <w:jc w:val="center"/>
              <w:rPr>
                <w:ins w:id="652" w:author="秦蓓嘉" w:date="2026-04-12T19:27:00Z"/>
                <w:rFonts w:cs="Times New Roman"/>
                <w:sz w:val="18"/>
              </w:rPr>
            </w:pPr>
            <w:ins w:id="653" w:author="秦蓓嘉" w:date="2026-04-12T19:27:00Z">
              <w:r w:rsidRPr="00805397">
                <w:rPr>
                  <w:rFonts w:cs="Times New Roman"/>
                  <w:sz w:val="18"/>
                </w:rPr>
                <w:t>5897</w:t>
              </w:r>
            </w:ins>
          </w:p>
        </w:tc>
        <w:tc>
          <w:tcPr>
            <w:tcW w:w="2013" w:type="dxa"/>
          </w:tcPr>
          <w:p w14:paraId="103F3ECE" w14:textId="385418E4" w:rsidR="004B3E89" w:rsidRPr="00805397" w:rsidRDefault="004B3E89" w:rsidP="00DE61FF">
            <w:pPr>
              <w:pStyle w:val="10BodySubsequentParagraph"/>
              <w:ind w:firstLine="0"/>
              <w:jc w:val="center"/>
              <w:rPr>
                <w:ins w:id="654" w:author="秦蓓嘉" w:date="2026-04-12T19:27:00Z"/>
                <w:rFonts w:cs="Times New Roman"/>
                <w:sz w:val="18"/>
              </w:rPr>
            </w:pPr>
            <w:ins w:id="655" w:author="秦蓓嘉" w:date="2026-04-12T19:27:00Z">
              <w:r w:rsidRPr="00805397">
                <w:rPr>
                  <w:rFonts w:cs="Times New Roman"/>
                  <w:sz w:val="18"/>
                </w:rPr>
                <w:t>64.06</w:t>
              </w:r>
            </w:ins>
          </w:p>
        </w:tc>
      </w:tr>
      <w:tr w:rsidR="004B3E89" w:rsidRPr="00805397" w14:paraId="1AF72DD3" w14:textId="77777777" w:rsidTr="00557DFD">
        <w:trPr>
          <w:ins w:id="656" w:author="秦蓓嘉" w:date="2026-04-12T19:27:00Z"/>
        </w:trPr>
        <w:tc>
          <w:tcPr>
            <w:tcW w:w="704" w:type="dxa"/>
          </w:tcPr>
          <w:p w14:paraId="28370D84" w14:textId="77777777" w:rsidR="004B3E89" w:rsidRPr="00805397" w:rsidRDefault="004B3E89" w:rsidP="003B6BFB">
            <w:pPr>
              <w:pStyle w:val="10BodySubsequentParagraph"/>
              <w:ind w:firstLine="0"/>
              <w:rPr>
                <w:ins w:id="657" w:author="秦蓓嘉" w:date="2026-04-12T19:27:00Z"/>
                <w:rFonts w:cs="Times New Roman"/>
                <w:sz w:val="18"/>
              </w:rPr>
            </w:pPr>
            <w:ins w:id="658" w:author="秦蓓嘉" w:date="2026-04-12T19:27:00Z">
              <w:r w:rsidRPr="00805397">
                <w:rPr>
                  <w:rFonts w:cs="Times New Roman"/>
                  <w:sz w:val="18"/>
                </w:rPr>
                <w:t>9</w:t>
              </w:r>
            </w:ins>
          </w:p>
        </w:tc>
        <w:tc>
          <w:tcPr>
            <w:tcW w:w="2977" w:type="dxa"/>
          </w:tcPr>
          <w:p w14:paraId="630E5C5D" w14:textId="77777777" w:rsidR="004B3E89" w:rsidRPr="00805397" w:rsidRDefault="004B3E89" w:rsidP="003B6BFB">
            <w:pPr>
              <w:pStyle w:val="10BodySubsequentParagraph"/>
              <w:ind w:firstLine="0"/>
              <w:rPr>
                <w:ins w:id="659" w:author="秦蓓嘉" w:date="2026-04-12T19:27:00Z"/>
                <w:rFonts w:cs="Times New Roman"/>
                <w:sz w:val="18"/>
              </w:rPr>
            </w:pPr>
            <w:ins w:id="660" w:author="秦蓓嘉" w:date="2026-04-12T19:27:00Z">
              <w:r w:rsidRPr="00805397">
                <w:rPr>
                  <w:rFonts w:cs="Times New Roman"/>
                  <w:sz w:val="18"/>
                </w:rPr>
                <w:t>Grassland with back lighting</w:t>
              </w:r>
            </w:ins>
          </w:p>
        </w:tc>
        <w:tc>
          <w:tcPr>
            <w:tcW w:w="1852" w:type="dxa"/>
          </w:tcPr>
          <w:p w14:paraId="38FA4CB4" w14:textId="0D4BAA9D" w:rsidR="004B3E89" w:rsidRPr="00805397" w:rsidRDefault="004B3E89" w:rsidP="00DE61FF">
            <w:pPr>
              <w:pStyle w:val="10BodySubsequentParagraph"/>
              <w:ind w:firstLine="0"/>
              <w:jc w:val="center"/>
              <w:rPr>
                <w:ins w:id="661" w:author="秦蓓嘉" w:date="2026-04-12T19:27:00Z"/>
                <w:rFonts w:cs="Times New Roman"/>
                <w:sz w:val="18"/>
              </w:rPr>
            </w:pPr>
            <w:ins w:id="662" w:author="秦蓓嘉" w:date="2026-04-12T19:27:00Z">
              <w:r w:rsidRPr="00805397">
                <w:rPr>
                  <w:rFonts w:cs="Times New Roman"/>
                  <w:sz w:val="18"/>
                </w:rPr>
                <w:t>5629</w:t>
              </w:r>
            </w:ins>
          </w:p>
        </w:tc>
        <w:tc>
          <w:tcPr>
            <w:tcW w:w="2013" w:type="dxa"/>
          </w:tcPr>
          <w:p w14:paraId="755D64F6" w14:textId="2ADCFCF6" w:rsidR="004B3E89" w:rsidRPr="00805397" w:rsidRDefault="004B3E89" w:rsidP="00DE61FF">
            <w:pPr>
              <w:pStyle w:val="10BodySubsequentParagraph"/>
              <w:ind w:firstLine="0"/>
              <w:jc w:val="center"/>
              <w:rPr>
                <w:ins w:id="663" w:author="秦蓓嘉" w:date="2026-04-12T19:27:00Z"/>
                <w:rFonts w:cs="Times New Roman"/>
                <w:sz w:val="18"/>
              </w:rPr>
            </w:pPr>
            <w:ins w:id="664" w:author="秦蓓嘉" w:date="2026-04-12T19:27:00Z">
              <w:r w:rsidRPr="00805397">
                <w:rPr>
                  <w:rFonts w:cs="Times New Roman"/>
                  <w:sz w:val="18"/>
                </w:rPr>
                <w:t>116.77</w:t>
              </w:r>
            </w:ins>
          </w:p>
        </w:tc>
      </w:tr>
      <w:tr w:rsidR="004B3E89" w:rsidRPr="00805397" w14:paraId="027FD75F" w14:textId="77777777" w:rsidTr="00557DFD">
        <w:trPr>
          <w:ins w:id="665" w:author="秦蓓嘉" w:date="2026-04-12T19:27:00Z"/>
        </w:trPr>
        <w:tc>
          <w:tcPr>
            <w:tcW w:w="704" w:type="dxa"/>
          </w:tcPr>
          <w:p w14:paraId="17A5C641" w14:textId="77777777" w:rsidR="004B3E89" w:rsidRPr="00805397" w:rsidRDefault="004B3E89" w:rsidP="003B6BFB">
            <w:pPr>
              <w:pStyle w:val="10BodySubsequentParagraph"/>
              <w:ind w:firstLine="0"/>
              <w:rPr>
                <w:ins w:id="666" w:author="秦蓓嘉" w:date="2026-04-12T19:27:00Z"/>
                <w:rFonts w:cs="Times New Roman"/>
                <w:sz w:val="18"/>
              </w:rPr>
            </w:pPr>
            <w:ins w:id="667" w:author="秦蓓嘉" w:date="2026-04-12T19:27:00Z">
              <w:r w:rsidRPr="00805397">
                <w:rPr>
                  <w:rFonts w:cs="Times New Roman"/>
                  <w:sz w:val="18"/>
                </w:rPr>
                <w:t>10</w:t>
              </w:r>
            </w:ins>
          </w:p>
        </w:tc>
        <w:tc>
          <w:tcPr>
            <w:tcW w:w="2977" w:type="dxa"/>
          </w:tcPr>
          <w:p w14:paraId="4DB373D8" w14:textId="77777777" w:rsidR="004B3E89" w:rsidRPr="00805397" w:rsidRDefault="004B3E89" w:rsidP="003B6BFB">
            <w:pPr>
              <w:pStyle w:val="10BodySubsequentParagraph"/>
              <w:ind w:firstLine="0"/>
              <w:rPr>
                <w:ins w:id="668" w:author="秦蓓嘉" w:date="2026-04-12T19:27:00Z"/>
                <w:rFonts w:cs="Times New Roman"/>
                <w:sz w:val="18"/>
              </w:rPr>
            </w:pPr>
            <w:ins w:id="669" w:author="秦蓓嘉" w:date="2026-04-12T19:27:00Z">
              <w:r w:rsidRPr="00805397">
                <w:rPr>
                  <w:rFonts w:cs="Times New Roman"/>
                  <w:sz w:val="18"/>
                </w:rPr>
                <w:t>Overcast scene</w:t>
              </w:r>
            </w:ins>
          </w:p>
        </w:tc>
        <w:tc>
          <w:tcPr>
            <w:tcW w:w="1852" w:type="dxa"/>
          </w:tcPr>
          <w:p w14:paraId="78700333" w14:textId="7AE13E7C" w:rsidR="004B3E89" w:rsidRPr="00805397" w:rsidRDefault="004B3E89" w:rsidP="00DE61FF">
            <w:pPr>
              <w:pStyle w:val="10BodySubsequentParagraph"/>
              <w:ind w:firstLine="0"/>
              <w:jc w:val="center"/>
              <w:rPr>
                <w:ins w:id="670" w:author="秦蓓嘉" w:date="2026-04-12T19:27:00Z"/>
                <w:rFonts w:cs="Times New Roman"/>
                <w:sz w:val="18"/>
              </w:rPr>
            </w:pPr>
            <w:ins w:id="671" w:author="秦蓓嘉" w:date="2026-04-12T19:27:00Z">
              <w:r w:rsidRPr="00805397">
                <w:rPr>
                  <w:rFonts w:cs="Times New Roman"/>
                  <w:sz w:val="18"/>
                </w:rPr>
                <w:t>8982</w:t>
              </w:r>
            </w:ins>
          </w:p>
        </w:tc>
        <w:tc>
          <w:tcPr>
            <w:tcW w:w="2013" w:type="dxa"/>
          </w:tcPr>
          <w:p w14:paraId="7C37C4A5" w14:textId="2E270213" w:rsidR="004B3E89" w:rsidRPr="00805397" w:rsidRDefault="004B3E89" w:rsidP="00DE61FF">
            <w:pPr>
              <w:pStyle w:val="10BodySubsequentParagraph"/>
              <w:ind w:firstLine="0"/>
              <w:jc w:val="center"/>
              <w:rPr>
                <w:ins w:id="672" w:author="秦蓓嘉" w:date="2026-04-12T19:27:00Z"/>
                <w:rFonts w:cs="Times New Roman"/>
                <w:sz w:val="18"/>
              </w:rPr>
            </w:pPr>
            <w:ins w:id="673" w:author="秦蓓嘉" w:date="2026-04-12T19:27:00Z">
              <w:r w:rsidRPr="00805397">
                <w:rPr>
                  <w:rFonts w:cs="Times New Roman"/>
                  <w:sz w:val="18"/>
                </w:rPr>
                <w:t>34.28</w:t>
              </w:r>
            </w:ins>
          </w:p>
        </w:tc>
      </w:tr>
      <w:tr w:rsidR="004B3E89" w:rsidRPr="00805397" w14:paraId="1CBD6365" w14:textId="77777777" w:rsidTr="00557DFD">
        <w:trPr>
          <w:ins w:id="674" w:author="秦蓓嘉" w:date="2026-04-12T19:27:00Z"/>
        </w:trPr>
        <w:tc>
          <w:tcPr>
            <w:tcW w:w="704" w:type="dxa"/>
          </w:tcPr>
          <w:p w14:paraId="7D75FA80" w14:textId="77777777" w:rsidR="004B3E89" w:rsidRPr="00805397" w:rsidRDefault="004B3E89" w:rsidP="003B6BFB">
            <w:pPr>
              <w:pStyle w:val="10BodySubsequentParagraph"/>
              <w:ind w:firstLine="0"/>
              <w:rPr>
                <w:ins w:id="675" w:author="秦蓓嘉" w:date="2026-04-12T19:27:00Z"/>
                <w:rFonts w:cs="Times New Roman"/>
                <w:sz w:val="18"/>
              </w:rPr>
            </w:pPr>
            <w:ins w:id="676" w:author="秦蓓嘉" w:date="2026-04-12T19:27:00Z">
              <w:r w:rsidRPr="00805397">
                <w:rPr>
                  <w:rFonts w:cs="Times New Roman"/>
                  <w:sz w:val="18"/>
                </w:rPr>
                <w:t>11</w:t>
              </w:r>
            </w:ins>
          </w:p>
        </w:tc>
        <w:tc>
          <w:tcPr>
            <w:tcW w:w="2977" w:type="dxa"/>
          </w:tcPr>
          <w:p w14:paraId="3217FA0A" w14:textId="77777777" w:rsidR="004B3E89" w:rsidRPr="00805397" w:rsidRDefault="004B3E89" w:rsidP="003B6BFB">
            <w:pPr>
              <w:pStyle w:val="10BodySubsequentParagraph"/>
              <w:ind w:firstLine="0"/>
              <w:rPr>
                <w:ins w:id="677" w:author="秦蓓嘉" w:date="2026-04-12T19:27:00Z"/>
                <w:rFonts w:cs="Times New Roman"/>
                <w:sz w:val="18"/>
              </w:rPr>
            </w:pPr>
            <w:ins w:id="678" w:author="秦蓓嘉" w:date="2026-04-12T19:27:00Z">
              <w:r w:rsidRPr="00805397">
                <w:rPr>
                  <w:rFonts w:cs="Times New Roman"/>
                  <w:sz w:val="18"/>
                </w:rPr>
                <w:t>Grassland with back lighting at sunset</w:t>
              </w:r>
            </w:ins>
          </w:p>
        </w:tc>
        <w:tc>
          <w:tcPr>
            <w:tcW w:w="1852" w:type="dxa"/>
          </w:tcPr>
          <w:p w14:paraId="5CE00DA6" w14:textId="29876374" w:rsidR="004B3E89" w:rsidRPr="00805397" w:rsidRDefault="004B3E89" w:rsidP="00DE61FF">
            <w:pPr>
              <w:pStyle w:val="10BodySubsequentParagraph"/>
              <w:ind w:firstLine="0"/>
              <w:jc w:val="center"/>
              <w:rPr>
                <w:ins w:id="679" w:author="秦蓓嘉" w:date="2026-04-12T19:27:00Z"/>
                <w:rFonts w:cs="Times New Roman"/>
                <w:sz w:val="18"/>
              </w:rPr>
            </w:pPr>
            <w:ins w:id="680" w:author="秦蓓嘉" w:date="2026-04-12T19:27:00Z">
              <w:r w:rsidRPr="00805397">
                <w:rPr>
                  <w:rFonts w:cs="Times New Roman"/>
                  <w:sz w:val="18"/>
                </w:rPr>
                <w:t>6092</w:t>
              </w:r>
            </w:ins>
          </w:p>
        </w:tc>
        <w:tc>
          <w:tcPr>
            <w:tcW w:w="2013" w:type="dxa"/>
          </w:tcPr>
          <w:p w14:paraId="1A78861A" w14:textId="49FF16BB" w:rsidR="004B3E89" w:rsidRPr="00805397" w:rsidRDefault="004B3E89" w:rsidP="00DE61FF">
            <w:pPr>
              <w:pStyle w:val="10BodySubsequentParagraph"/>
              <w:ind w:firstLine="0"/>
              <w:jc w:val="center"/>
              <w:rPr>
                <w:ins w:id="681" w:author="秦蓓嘉" w:date="2026-04-12T19:27:00Z"/>
                <w:rFonts w:cs="Times New Roman"/>
                <w:sz w:val="18"/>
              </w:rPr>
            </w:pPr>
            <w:ins w:id="682" w:author="秦蓓嘉" w:date="2026-04-12T19:27:00Z">
              <w:r w:rsidRPr="00805397">
                <w:rPr>
                  <w:rFonts w:cs="Times New Roman"/>
                  <w:sz w:val="18"/>
                </w:rPr>
                <w:t>174.09</w:t>
              </w:r>
            </w:ins>
          </w:p>
        </w:tc>
      </w:tr>
      <w:tr w:rsidR="004B3E89" w:rsidRPr="00805397" w14:paraId="10DF3DF1" w14:textId="77777777" w:rsidTr="00557DFD">
        <w:trPr>
          <w:ins w:id="683" w:author="秦蓓嘉" w:date="2026-04-12T19:27:00Z"/>
        </w:trPr>
        <w:tc>
          <w:tcPr>
            <w:tcW w:w="704" w:type="dxa"/>
          </w:tcPr>
          <w:p w14:paraId="289AEC44" w14:textId="77777777" w:rsidR="004B3E89" w:rsidRPr="00805397" w:rsidRDefault="004B3E89" w:rsidP="003B6BFB">
            <w:pPr>
              <w:pStyle w:val="10BodySubsequentParagraph"/>
              <w:ind w:firstLine="0"/>
              <w:rPr>
                <w:ins w:id="684" w:author="秦蓓嘉" w:date="2026-04-12T19:27:00Z"/>
                <w:rFonts w:cs="Times New Roman"/>
                <w:sz w:val="18"/>
              </w:rPr>
            </w:pPr>
            <w:ins w:id="685" w:author="秦蓓嘉" w:date="2026-04-12T19:27:00Z">
              <w:r w:rsidRPr="00805397">
                <w:rPr>
                  <w:rFonts w:cs="Times New Roman"/>
                  <w:sz w:val="18"/>
                </w:rPr>
                <w:t>12</w:t>
              </w:r>
            </w:ins>
          </w:p>
        </w:tc>
        <w:tc>
          <w:tcPr>
            <w:tcW w:w="2977" w:type="dxa"/>
          </w:tcPr>
          <w:p w14:paraId="5A66A69F" w14:textId="77777777" w:rsidR="004B3E89" w:rsidRPr="00805397" w:rsidRDefault="004B3E89" w:rsidP="003B6BFB">
            <w:pPr>
              <w:pStyle w:val="10BodySubsequentParagraph"/>
              <w:ind w:firstLine="0"/>
              <w:rPr>
                <w:ins w:id="686" w:author="秦蓓嘉" w:date="2026-04-12T19:27:00Z"/>
                <w:rFonts w:cs="Times New Roman"/>
                <w:sz w:val="18"/>
              </w:rPr>
            </w:pPr>
            <w:ins w:id="687" w:author="秦蓓嘉" w:date="2026-04-12T19:27:00Z">
              <w:r w:rsidRPr="00805397">
                <w:rPr>
                  <w:rFonts w:cs="Times New Roman"/>
                  <w:sz w:val="18"/>
                </w:rPr>
                <w:t>Grassland with side lighting at sunset</w:t>
              </w:r>
            </w:ins>
          </w:p>
        </w:tc>
        <w:tc>
          <w:tcPr>
            <w:tcW w:w="1852" w:type="dxa"/>
          </w:tcPr>
          <w:p w14:paraId="2F130B43" w14:textId="5A17E99C" w:rsidR="004B3E89" w:rsidRPr="00805397" w:rsidRDefault="004B3E89" w:rsidP="00DE61FF">
            <w:pPr>
              <w:pStyle w:val="10BodySubsequentParagraph"/>
              <w:ind w:firstLine="0"/>
              <w:jc w:val="center"/>
              <w:rPr>
                <w:ins w:id="688" w:author="秦蓓嘉" w:date="2026-04-12T19:27:00Z"/>
                <w:rFonts w:cs="Times New Roman"/>
                <w:sz w:val="18"/>
              </w:rPr>
            </w:pPr>
            <w:ins w:id="689" w:author="秦蓓嘉" w:date="2026-04-12T19:27:00Z">
              <w:r w:rsidRPr="00805397">
                <w:rPr>
                  <w:rFonts w:cs="Times New Roman"/>
                  <w:sz w:val="18"/>
                </w:rPr>
                <w:t>6471</w:t>
              </w:r>
            </w:ins>
          </w:p>
        </w:tc>
        <w:tc>
          <w:tcPr>
            <w:tcW w:w="2013" w:type="dxa"/>
          </w:tcPr>
          <w:p w14:paraId="08A3D997" w14:textId="6269F22B" w:rsidR="004B3E89" w:rsidRPr="00805397" w:rsidRDefault="004B3E89" w:rsidP="00DE61FF">
            <w:pPr>
              <w:pStyle w:val="10BodySubsequentParagraph"/>
              <w:ind w:firstLine="0"/>
              <w:jc w:val="center"/>
              <w:rPr>
                <w:ins w:id="690" w:author="秦蓓嘉" w:date="2026-04-12T19:27:00Z"/>
                <w:rFonts w:cs="Times New Roman"/>
                <w:sz w:val="18"/>
              </w:rPr>
            </w:pPr>
            <w:ins w:id="691" w:author="秦蓓嘉" w:date="2026-04-12T19:27:00Z">
              <w:r w:rsidRPr="00805397">
                <w:rPr>
                  <w:rFonts w:cs="Times New Roman"/>
                  <w:sz w:val="18"/>
                </w:rPr>
                <w:t>91.63</w:t>
              </w:r>
            </w:ins>
          </w:p>
        </w:tc>
      </w:tr>
      <w:tr w:rsidR="004B3E89" w:rsidRPr="00805397" w14:paraId="50EF83F7" w14:textId="77777777" w:rsidTr="00557DFD">
        <w:trPr>
          <w:ins w:id="692" w:author="秦蓓嘉" w:date="2026-04-12T19:27:00Z"/>
        </w:trPr>
        <w:tc>
          <w:tcPr>
            <w:tcW w:w="704" w:type="dxa"/>
          </w:tcPr>
          <w:p w14:paraId="5F57EFFC" w14:textId="77777777" w:rsidR="004B3E89" w:rsidRPr="00805397" w:rsidRDefault="004B3E89" w:rsidP="003B6BFB">
            <w:pPr>
              <w:pStyle w:val="10BodySubsequentParagraph"/>
              <w:ind w:firstLine="0"/>
              <w:rPr>
                <w:ins w:id="693" w:author="秦蓓嘉" w:date="2026-04-12T19:27:00Z"/>
                <w:rFonts w:cs="Times New Roman"/>
                <w:sz w:val="18"/>
              </w:rPr>
            </w:pPr>
            <w:ins w:id="694" w:author="秦蓓嘉" w:date="2026-04-12T19:27:00Z">
              <w:r w:rsidRPr="00805397">
                <w:rPr>
                  <w:rFonts w:cs="Times New Roman"/>
                  <w:sz w:val="18"/>
                </w:rPr>
                <w:t>13</w:t>
              </w:r>
            </w:ins>
          </w:p>
        </w:tc>
        <w:tc>
          <w:tcPr>
            <w:tcW w:w="2977" w:type="dxa"/>
          </w:tcPr>
          <w:p w14:paraId="4B9E818B" w14:textId="77777777" w:rsidR="004B3E89" w:rsidRPr="00805397" w:rsidRDefault="004B3E89" w:rsidP="003B6BFB">
            <w:pPr>
              <w:pStyle w:val="10BodySubsequentParagraph"/>
              <w:ind w:firstLine="0"/>
              <w:rPr>
                <w:ins w:id="695" w:author="秦蓓嘉" w:date="2026-04-12T19:27:00Z"/>
                <w:rFonts w:cs="Times New Roman"/>
                <w:sz w:val="18"/>
              </w:rPr>
            </w:pPr>
            <w:ins w:id="696" w:author="秦蓓嘉" w:date="2026-04-12T19:27:00Z">
              <w:r w:rsidRPr="00805397">
                <w:rPr>
                  <w:rFonts w:cs="Times New Roman"/>
                  <w:sz w:val="18"/>
                </w:rPr>
                <w:t>Night scene</w:t>
              </w:r>
            </w:ins>
          </w:p>
        </w:tc>
        <w:tc>
          <w:tcPr>
            <w:tcW w:w="1852" w:type="dxa"/>
          </w:tcPr>
          <w:p w14:paraId="1ADC9A06" w14:textId="157C3610" w:rsidR="004B3E89" w:rsidRPr="00805397" w:rsidRDefault="004B3E89" w:rsidP="00DE61FF">
            <w:pPr>
              <w:pStyle w:val="10BodySubsequentParagraph"/>
              <w:ind w:firstLine="0"/>
              <w:jc w:val="center"/>
              <w:rPr>
                <w:ins w:id="697" w:author="秦蓓嘉" w:date="2026-04-12T19:27:00Z"/>
                <w:rFonts w:cs="Times New Roman"/>
                <w:sz w:val="18"/>
              </w:rPr>
            </w:pPr>
            <w:ins w:id="698" w:author="秦蓓嘉" w:date="2026-04-12T19:27:00Z">
              <w:r w:rsidRPr="00805397">
                <w:rPr>
                  <w:rFonts w:cs="Times New Roman"/>
                  <w:sz w:val="18"/>
                </w:rPr>
                <w:t>5545</w:t>
              </w:r>
            </w:ins>
          </w:p>
        </w:tc>
        <w:tc>
          <w:tcPr>
            <w:tcW w:w="2013" w:type="dxa"/>
          </w:tcPr>
          <w:p w14:paraId="1C0D9A92" w14:textId="5932C081" w:rsidR="004B3E89" w:rsidRPr="00805397" w:rsidRDefault="004B3E89" w:rsidP="00DE61FF">
            <w:pPr>
              <w:pStyle w:val="10BodySubsequentParagraph"/>
              <w:ind w:firstLine="0"/>
              <w:jc w:val="center"/>
              <w:rPr>
                <w:ins w:id="699" w:author="秦蓓嘉" w:date="2026-04-12T19:27:00Z"/>
                <w:rFonts w:cs="Times New Roman"/>
                <w:sz w:val="18"/>
              </w:rPr>
            </w:pPr>
            <w:ins w:id="700" w:author="秦蓓嘉" w:date="2026-04-12T19:27:00Z">
              <w:r w:rsidRPr="00805397">
                <w:rPr>
                  <w:rFonts w:cs="Times New Roman"/>
                  <w:sz w:val="18"/>
                </w:rPr>
                <w:t>12.78</w:t>
              </w:r>
            </w:ins>
          </w:p>
        </w:tc>
      </w:tr>
      <w:tr w:rsidR="004B3E89" w:rsidRPr="00805397" w14:paraId="06078A65" w14:textId="77777777" w:rsidTr="00557DFD">
        <w:trPr>
          <w:ins w:id="701" w:author="秦蓓嘉" w:date="2026-04-12T19:27:00Z"/>
        </w:trPr>
        <w:tc>
          <w:tcPr>
            <w:tcW w:w="704" w:type="dxa"/>
          </w:tcPr>
          <w:p w14:paraId="0FA68C06" w14:textId="77777777" w:rsidR="004B3E89" w:rsidRPr="00805397" w:rsidRDefault="004B3E89" w:rsidP="003B6BFB">
            <w:pPr>
              <w:pStyle w:val="10BodySubsequentParagraph"/>
              <w:ind w:firstLine="0"/>
              <w:rPr>
                <w:ins w:id="702" w:author="秦蓓嘉" w:date="2026-04-12T19:27:00Z"/>
                <w:rFonts w:cs="Times New Roman"/>
                <w:sz w:val="18"/>
              </w:rPr>
            </w:pPr>
            <w:ins w:id="703" w:author="秦蓓嘉" w:date="2026-04-12T19:27:00Z">
              <w:r w:rsidRPr="00805397">
                <w:rPr>
                  <w:rFonts w:cs="Times New Roman"/>
                  <w:sz w:val="18"/>
                </w:rPr>
                <w:t>14</w:t>
              </w:r>
            </w:ins>
          </w:p>
        </w:tc>
        <w:tc>
          <w:tcPr>
            <w:tcW w:w="2977" w:type="dxa"/>
          </w:tcPr>
          <w:p w14:paraId="03568E3C" w14:textId="77777777" w:rsidR="004B3E89" w:rsidRPr="00805397" w:rsidRDefault="004B3E89" w:rsidP="003B6BFB">
            <w:pPr>
              <w:pStyle w:val="10BodySubsequentParagraph"/>
              <w:ind w:firstLine="0"/>
              <w:rPr>
                <w:ins w:id="704" w:author="秦蓓嘉" w:date="2026-04-12T19:27:00Z"/>
                <w:rFonts w:cs="Times New Roman"/>
                <w:sz w:val="18"/>
              </w:rPr>
            </w:pPr>
            <w:ins w:id="705" w:author="秦蓓嘉" w:date="2026-04-12T19:27:00Z">
              <w:r w:rsidRPr="00805397">
                <w:rPr>
                  <w:rFonts w:cs="Times New Roman"/>
                  <w:sz w:val="18"/>
                </w:rPr>
                <w:t>Extreme night scene</w:t>
              </w:r>
            </w:ins>
          </w:p>
        </w:tc>
        <w:tc>
          <w:tcPr>
            <w:tcW w:w="1852" w:type="dxa"/>
          </w:tcPr>
          <w:p w14:paraId="2A9B5549" w14:textId="0B0FF3A7" w:rsidR="004B3E89" w:rsidRPr="00805397" w:rsidRDefault="004B3E89" w:rsidP="00DE61FF">
            <w:pPr>
              <w:pStyle w:val="10BodySubsequentParagraph"/>
              <w:ind w:firstLine="0"/>
              <w:jc w:val="center"/>
              <w:rPr>
                <w:ins w:id="706" w:author="秦蓓嘉" w:date="2026-04-12T19:27:00Z"/>
                <w:rFonts w:cs="Times New Roman"/>
                <w:sz w:val="18"/>
              </w:rPr>
            </w:pPr>
            <w:ins w:id="707" w:author="秦蓓嘉" w:date="2026-04-12T19:27:00Z">
              <w:r w:rsidRPr="00805397">
                <w:rPr>
                  <w:rFonts w:cs="Times New Roman"/>
                  <w:sz w:val="18"/>
                </w:rPr>
                <w:t>5325</w:t>
              </w:r>
            </w:ins>
          </w:p>
        </w:tc>
        <w:tc>
          <w:tcPr>
            <w:tcW w:w="2013" w:type="dxa"/>
          </w:tcPr>
          <w:p w14:paraId="2423A1EB" w14:textId="7E02F886" w:rsidR="004B3E89" w:rsidRPr="00805397" w:rsidRDefault="004B3E89" w:rsidP="00DE61FF">
            <w:pPr>
              <w:pStyle w:val="10BodySubsequentParagraph"/>
              <w:ind w:firstLine="0"/>
              <w:jc w:val="center"/>
              <w:rPr>
                <w:ins w:id="708" w:author="秦蓓嘉" w:date="2026-04-12T19:27:00Z"/>
                <w:rFonts w:cs="Times New Roman"/>
                <w:sz w:val="18"/>
              </w:rPr>
            </w:pPr>
            <w:ins w:id="709" w:author="秦蓓嘉" w:date="2026-04-12T19:27:00Z">
              <w:r w:rsidRPr="00805397">
                <w:rPr>
                  <w:rFonts w:cs="Times New Roman"/>
                  <w:sz w:val="18"/>
                </w:rPr>
                <w:t>5.38</w:t>
              </w:r>
            </w:ins>
          </w:p>
        </w:tc>
      </w:tr>
    </w:tbl>
    <w:p w14:paraId="6D0CA1CE" w14:textId="77777777" w:rsidR="004B3E89" w:rsidRPr="00805397" w:rsidRDefault="004B3E89" w:rsidP="00EC36CB">
      <w:pPr>
        <w:pStyle w:val="10BodySubsequentParagraph"/>
        <w:rPr>
          <w:ins w:id="710" w:author="秦蓓嘉" w:date="2026-04-12T19:27:00Z"/>
        </w:rPr>
      </w:pPr>
    </w:p>
    <w:p w14:paraId="1FF2DEB5" w14:textId="77777777" w:rsidR="002E247A" w:rsidRPr="00805397" w:rsidRDefault="002E247A" w:rsidP="0004798C">
      <w:pPr>
        <w:pStyle w:val="10BodySubsequentParagraph"/>
        <w:rPr>
          <w:ins w:id="711" w:author="秦蓓嘉" w:date="2026-04-12T19:27:00Z"/>
        </w:rPr>
      </w:pPr>
    </w:p>
    <w:p w14:paraId="4822C453" w14:textId="7CF6EFD6" w:rsidR="006F3DFF" w:rsidRPr="00805397" w:rsidRDefault="009060E9" w:rsidP="003C6C64">
      <w:pPr>
        <w:pStyle w:val="10BodySubsequentParagraph"/>
        <w:rPr>
          <w:lang w:eastAsia="zh-CN"/>
        </w:rPr>
      </w:pPr>
      <w:ins w:id="712" w:author="秦蓓嘉" w:date="2026-04-12T19:27:00Z">
        <w:r w:rsidRPr="00805397">
          <w:rPr>
            <w:spacing w:val="-5"/>
          </w:rPr>
          <w:t xml:space="preserve">The images in this experiment were acquired under strictly controlled </w:t>
        </w:r>
        <w:r w:rsidR="000C0377" w:rsidRPr="00805397">
          <w:rPr>
            <w:spacing w:val="-5"/>
          </w:rPr>
          <w:t>lighting</w:t>
        </w:r>
        <w:r w:rsidRPr="00805397">
          <w:rPr>
            <w:spacing w:val="-5"/>
          </w:rPr>
          <w:t xml:space="preserve"> conditions</w:t>
        </w:r>
        <w:r w:rsidR="00DC04C1" w:rsidRPr="00805397">
          <w:rPr>
            <w:spacing w:val="-5"/>
          </w:rPr>
          <w:t xml:space="preserve">. The </w:t>
        </w:r>
        <w:r w:rsidR="00E02C7E" w:rsidRPr="00805397">
          <w:rPr>
            <w:spacing w:val="-5"/>
          </w:rPr>
          <w:t xml:space="preserve">20 </w:t>
        </w:r>
      </w:ins>
      <w:r w:rsidR="003C6C64" w:rsidRPr="00805397">
        <w:rPr>
          <w:spacing w:val="-5"/>
        </w:rPr>
        <w:t xml:space="preserve">models </w:t>
      </w:r>
      <w:ins w:id="713" w:author="秦蓓嘉" w:date="2026-04-12T19:27:00Z">
        <w:r w:rsidR="003C6C64" w:rsidRPr="00805397">
          <w:rPr>
            <w:spacing w:val="-5"/>
          </w:rPr>
          <w:t xml:space="preserve">divided into 5 groups </w:t>
        </w:r>
      </w:ins>
      <w:r w:rsidR="00760DAC" w:rsidRPr="00805397">
        <w:rPr>
          <w:spacing w:val="-5"/>
        </w:rPr>
        <w:t>were first gathered a</w:t>
      </w:r>
      <w:r w:rsidR="005F3FBA" w:rsidRPr="00805397">
        <w:rPr>
          <w:spacing w:val="-5"/>
        </w:rPr>
        <w:t>t</w:t>
      </w:r>
      <w:r w:rsidR="009B4A30">
        <w:rPr>
          <w:spacing w:val="-5"/>
        </w:rPr>
        <w:t xml:space="preserve"> </w:t>
      </w:r>
      <w:del w:id="714" w:author="秦蓓嘉" w:date="2026-04-12T19:27:00Z">
        <w:r w:rsidR="00DB7F05" w:rsidRPr="00794629">
          <w:rPr>
            <w:spacing w:val="-5"/>
          </w:rPr>
          <w:delText>Zhejiang University, Hangzhou</w:delText>
        </w:r>
      </w:del>
      <w:ins w:id="715" w:author="秦蓓嘉" w:date="2026-04-12T19:27:00Z">
        <w:r w:rsidR="009B4A30">
          <w:rPr>
            <w:spacing w:val="-5"/>
          </w:rPr>
          <w:t>the campus</w:t>
        </w:r>
      </w:ins>
      <w:r w:rsidR="00E02C7E" w:rsidRPr="00805397">
        <w:rPr>
          <w:spacing w:val="-5"/>
        </w:rPr>
        <w:t xml:space="preserve"> </w:t>
      </w:r>
      <w:r w:rsidR="00760DAC" w:rsidRPr="00805397">
        <w:rPr>
          <w:spacing w:val="-5"/>
        </w:rPr>
        <w:t>and then</w:t>
      </w:r>
      <w:r w:rsidR="00DC04C1" w:rsidRPr="00805397">
        <w:rPr>
          <w:spacing w:val="-5"/>
        </w:rPr>
        <w:t xml:space="preserve"> travel</w:t>
      </w:r>
      <w:r w:rsidR="003C6C64" w:rsidRPr="00805397">
        <w:rPr>
          <w:spacing w:val="-5"/>
        </w:rPr>
        <w:t>ed</w:t>
      </w:r>
      <w:r w:rsidR="00DC04C1" w:rsidRPr="00805397">
        <w:rPr>
          <w:spacing w:val="-5"/>
        </w:rPr>
        <w:t xml:space="preserve"> together to take shots in the 14 </w:t>
      </w:r>
      <w:r w:rsidR="00462DD3" w:rsidRPr="00805397">
        <w:rPr>
          <w:spacing w:val="-5"/>
        </w:rPr>
        <w:t>outdoor scenes and 21 in-lab lighting conditions.</w:t>
      </w:r>
      <w:r w:rsidR="00462DD3" w:rsidRPr="00805397">
        <w:rPr>
          <w:spacing w:val="-5"/>
          <w:lang w:eastAsia="zh-CN"/>
        </w:rPr>
        <w:t xml:space="preserve"> </w:t>
      </w:r>
      <w:r w:rsidR="004120BF" w:rsidRPr="00805397">
        <w:rPr>
          <w:lang w:eastAsia="zh-CN"/>
        </w:rPr>
        <w:t>Overall, 700 images were taken</w:t>
      </w:r>
      <w:r w:rsidR="009E5A88" w:rsidRPr="00805397">
        <w:rPr>
          <w:lang w:eastAsia="zh-CN"/>
        </w:rPr>
        <w:t xml:space="preserve"> (</w:t>
      </w:r>
      <w:r w:rsidR="004120BF" w:rsidRPr="00805397">
        <w:rPr>
          <w:lang w:eastAsia="zh-CN"/>
        </w:rPr>
        <w:t>20 models</w:t>
      </w:r>
      <w:r w:rsidR="009E5A88" w:rsidRPr="00805397">
        <w:rPr>
          <w:lang w:eastAsia="zh-CN"/>
        </w:rPr>
        <w:t>,</w:t>
      </w:r>
      <w:r w:rsidR="004120BF" w:rsidRPr="00805397">
        <w:rPr>
          <w:lang w:eastAsia="zh-CN"/>
        </w:rPr>
        <w:t xml:space="preserve"> 35 </w:t>
      </w:r>
      <w:r w:rsidR="009E5A88" w:rsidRPr="00805397">
        <w:rPr>
          <w:lang w:eastAsia="zh-CN"/>
        </w:rPr>
        <w:t>images for each)</w:t>
      </w:r>
      <w:r w:rsidR="004120BF" w:rsidRPr="00805397">
        <w:rPr>
          <w:lang w:eastAsia="zh-CN"/>
        </w:rPr>
        <w:t xml:space="preserve">. </w:t>
      </w:r>
      <w:ins w:id="716" w:author="秦蓓嘉" w:date="2026-04-12T19:27:00Z">
        <w:r w:rsidR="003C6C64" w:rsidRPr="00805397">
          <w:rPr>
            <w:lang w:eastAsia="zh-CN"/>
          </w:rPr>
          <w:t xml:space="preserve">The models come </w:t>
        </w:r>
        <w:r w:rsidR="003C6C64" w:rsidRPr="00805397">
          <w:rPr>
            <w:color w:val="FF0000"/>
            <w:lang w:eastAsia="zh-CN"/>
          </w:rPr>
          <w:t xml:space="preserve">from 11 </w:t>
        </w:r>
        <w:r w:rsidR="003C6C64" w:rsidRPr="00805397">
          <w:rPr>
            <w:lang w:eastAsia="zh-CN"/>
          </w:rPr>
          <w:t xml:space="preserve">countries and they lived in 5 different cities in China. </w:t>
        </w:r>
        <w:r w:rsidR="00B644A1">
          <w:rPr>
            <w:lang w:eastAsia="zh-CN"/>
          </w:rPr>
          <w:t>Images of the 14 real scenes were</w:t>
        </w:r>
        <w:r w:rsidR="00996922" w:rsidRPr="00805397">
          <w:rPr>
            <w:lang w:eastAsia="zh-CN"/>
          </w:rPr>
          <w:t xml:space="preserve"> </w:t>
        </w:r>
        <w:r w:rsidR="00B644A1">
          <w:rPr>
            <w:lang w:eastAsia="zh-CN"/>
          </w:rPr>
          <w:t>taken</w:t>
        </w:r>
        <w:r w:rsidR="00B644A1" w:rsidRPr="00805397">
          <w:rPr>
            <w:lang w:eastAsia="zh-CN"/>
          </w:rPr>
          <w:t xml:space="preserve"> </w:t>
        </w:r>
        <w:r w:rsidR="00996922" w:rsidRPr="00805397">
          <w:rPr>
            <w:lang w:eastAsia="zh-CN"/>
          </w:rPr>
          <w:t xml:space="preserve">at </w:t>
        </w:r>
        <w:r w:rsidR="00054325">
          <w:rPr>
            <w:lang w:eastAsia="zh-CN"/>
          </w:rPr>
          <w:t>1</w:t>
        </w:r>
        <w:r w:rsidR="00996922" w:rsidRPr="00805397">
          <w:rPr>
            <w:lang w:eastAsia="zh-CN"/>
          </w:rPr>
          <w:t xml:space="preserve">5 scenes from 2 to 8 </w:t>
        </w:r>
        <w:r w:rsidR="00B644A1">
          <w:rPr>
            <w:lang w:eastAsia="zh-CN"/>
          </w:rPr>
          <w:t>p.m.</w:t>
        </w:r>
        <w:r w:rsidR="00996922" w:rsidRPr="00805397">
          <w:rPr>
            <w:lang w:eastAsia="zh-CN"/>
          </w:rPr>
          <w:t xml:space="preserve"> </w:t>
        </w:r>
        <w:r w:rsidR="00B644A1">
          <w:rPr>
            <w:lang w:eastAsia="zh-CN"/>
          </w:rPr>
          <w:t xml:space="preserve">of each </w:t>
        </w:r>
        <w:r w:rsidR="00B644A1" w:rsidRPr="00B644A1">
          <w:rPr>
            <w:lang w:eastAsia="zh-CN"/>
          </w:rPr>
          <w:t xml:space="preserve">shooting </w:t>
        </w:r>
        <w:r w:rsidR="00B644A1">
          <w:rPr>
            <w:lang w:eastAsia="zh-CN"/>
          </w:rPr>
          <w:t xml:space="preserve">day, with all </w:t>
        </w:r>
        <w:r w:rsidR="00B644A1" w:rsidRPr="00B644A1">
          <w:rPr>
            <w:lang w:eastAsia="zh-CN"/>
          </w:rPr>
          <w:t xml:space="preserve">shooting </w:t>
        </w:r>
        <w:r w:rsidR="00B644A1">
          <w:rPr>
            <w:lang w:eastAsia="zh-CN"/>
          </w:rPr>
          <w:t xml:space="preserve">days arranged </w:t>
        </w:r>
        <w:r w:rsidR="00BF1840">
          <w:rPr>
            <w:lang w:eastAsia="zh-CN"/>
          </w:rPr>
          <w:t xml:space="preserve">within </w:t>
        </w:r>
        <w:r w:rsidR="00B644A1" w:rsidRPr="00B644A1">
          <w:rPr>
            <w:lang w:eastAsia="zh-CN"/>
          </w:rPr>
          <w:t>one week</w:t>
        </w:r>
        <w:r w:rsidR="00996922" w:rsidRPr="00805397">
          <w:rPr>
            <w:lang w:eastAsia="zh-CN"/>
          </w:rPr>
          <w:t xml:space="preserve"> in July 2024.</w:t>
        </w:r>
      </w:ins>
    </w:p>
    <w:p w14:paraId="1B14DB82" w14:textId="77777777" w:rsidR="00075BA5" w:rsidRPr="00805397" w:rsidRDefault="00075BA5" w:rsidP="00462DD3">
      <w:pPr>
        <w:pStyle w:val="10BodySubsequentParagraph"/>
        <w:rPr>
          <w:rPrChange w:id="717" w:author="秦蓓嘉" w:date="2026-04-12T19:27:00Z">
            <w:rPr>
              <w:spacing w:val="-5"/>
            </w:rPr>
          </w:rPrChange>
        </w:rPr>
      </w:pPr>
    </w:p>
    <w:p w14:paraId="285BD224" w14:textId="77777777" w:rsidR="009E5A88" w:rsidRPr="00794629" w:rsidRDefault="00A352DE" w:rsidP="00A352DE">
      <w:pPr>
        <w:pStyle w:val="10BodySubsequentParagraph"/>
        <w:jc w:val="center"/>
        <w:rPr>
          <w:del w:id="718" w:author="秦蓓嘉" w:date="2026-04-12T19:27:00Z"/>
        </w:rPr>
      </w:pPr>
      <w:bookmarkStart w:id="719" w:name="_bookmark2"/>
      <w:bookmarkEnd w:id="719"/>
      <w:del w:id="720" w:author="秦蓓嘉" w:date="2026-04-12T19:27:00Z">
        <w:r w:rsidRPr="006F2F64">
          <w:rPr>
            <w:noProof/>
          </w:rPr>
          <w:drawing>
            <wp:inline distT="0" distB="0" distL="0" distR="0" wp14:anchorId="54046CA6" wp14:editId="48C90787">
              <wp:extent cx="2204720" cy="165036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2205283" cy="1650873"/>
                      </a:xfrm>
                      <a:prstGeom prst="rect">
                        <a:avLst/>
                      </a:prstGeom>
                    </pic:spPr>
                  </pic:pic>
                </a:graphicData>
              </a:graphic>
            </wp:inline>
          </w:drawing>
        </w:r>
      </w:del>
    </w:p>
    <w:p w14:paraId="65996A0B" w14:textId="77777777" w:rsidR="00954025" w:rsidRPr="00794629" w:rsidRDefault="00954025">
      <w:pPr>
        <w:pStyle w:val="a5"/>
        <w:ind w:left="406"/>
        <w:jc w:val="center"/>
        <w:rPr>
          <w:del w:id="721" w:author="秦蓓嘉" w:date="2026-04-12T19:27:00Z"/>
          <w:sz w:val="20"/>
        </w:rPr>
      </w:pPr>
    </w:p>
    <w:p w14:paraId="49862653" w14:textId="77777777" w:rsidR="00954025" w:rsidRPr="006F2F64" w:rsidRDefault="00C16782" w:rsidP="006F2F64">
      <w:pPr>
        <w:pStyle w:val="af7"/>
        <w:jc w:val="center"/>
        <w:rPr>
          <w:del w:id="722" w:author="秦蓓嘉" w:date="2026-04-12T19:27:00Z"/>
          <w:sz w:val="16"/>
        </w:rPr>
      </w:pPr>
      <w:bookmarkStart w:id="723" w:name="_Ref216945049"/>
      <w:del w:id="724" w:author="秦蓓嘉" w:date="2026-04-12T19:27:00Z">
        <w:r w:rsidRPr="006F2F64">
          <w:delText xml:space="preserve">Figure </w:delText>
        </w:r>
        <w:r w:rsidR="009E6F87">
          <w:fldChar w:fldCharType="begin"/>
        </w:r>
        <w:r w:rsidR="009E6F87">
          <w:delInstrText xml:space="preserve"> SEQ Figure \* ARABIC </w:delInstrText>
        </w:r>
        <w:r w:rsidR="009E6F87">
          <w:fldChar w:fldCharType="separate"/>
        </w:r>
        <w:r w:rsidR="00794629" w:rsidRPr="006F2F64">
          <w:rPr>
            <w:noProof/>
          </w:rPr>
          <w:delText>2</w:delText>
        </w:r>
        <w:r w:rsidR="009E6F87">
          <w:rPr>
            <w:noProof/>
          </w:rPr>
          <w:fldChar w:fldCharType="end"/>
        </w:r>
        <w:bookmarkEnd w:id="723"/>
        <w:r w:rsidR="00617501" w:rsidRPr="006F2F64">
          <w:rPr>
            <w:b/>
            <w:spacing w:val="55"/>
            <w:sz w:val="16"/>
          </w:rPr>
          <w:delText xml:space="preserve"> </w:delText>
        </w:r>
        <w:r w:rsidR="00462DD3" w:rsidRPr="006F2F64">
          <w:rPr>
            <w:sz w:val="16"/>
          </w:rPr>
          <w:delText>The in-lab lighting environment</w:delText>
        </w:r>
      </w:del>
    </w:p>
    <w:p w14:paraId="3A79216F" w14:textId="77777777" w:rsidR="00954025" w:rsidRPr="00794629" w:rsidRDefault="00A352DE">
      <w:pPr>
        <w:pStyle w:val="a5"/>
        <w:ind w:leftChars="-7" w:left="-2" w:hangingChars="8" w:hanging="13"/>
        <w:jc w:val="center"/>
        <w:rPr>
          <w:del w:id="725" w:author="秦蓓嘉" w:date="2026-04-12T19:27:00Z"/>
          <w:sz w:val="20"/>
        </w:rPr>
      </w:pPr>
      <w:del w:id="726" w:author="秦蓓嘉" w:date="2026-04-12T19:27:00Z">
        <w:r w:rsidRPr="006F2F64">
          <w:rPr>
            <w:noProof/>
          </w:rPr>
          <w:drawing>
            <wp:inline distT="0" distB="0" distL="0" distR="0" wp14:anchorId="63329D1C" wp14:editId="27C2178F">
              <wp:extent cx="4814570" cy="1280359"/>
              <wp:effectExtent l="0" t="0" r="508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814570" cy="1280359"/>
                      </a:xfrm>
                      <a:prstGeom prst="rect">
                        <a:avLst/>
                      </a:prstGeom>
                      <a:noFill/>
                      <a:ln>
                        <a:noFill/>
                      </a:ln>
                    </pic:spPr>
                  </pic:pic>
                </a:graphicData>
              </a:graphic>
            </wp:inline>
          </w:drawing>
        </w:r>
      </w:del>
    </w:p>
    <w:p w14:paraId="3C61DB0D" w14:textId="5A61E9B9" w:rsidR="00696BF1" w:rsidRPr="00805397" w:rsidRDefault="00696BF1" w:rsidP="00EC36CB">
      <w:pPr>
        <w:pStyle w:val="a5"/>
        <w:ind w:leftChars="-7" w:left="-2" w:hangingChars="8" w:hanging="13"/>
        <w:jc w:val="center"/>
        <w:rPr>
          <w:ins w:id="727" w:author="秦蓓嘉" w:date="2026-04-12T19:27:00Z"/>
          <w:lang w:eastAsia="zh-CN"/>
        </w:rPr>
      </w:pPr>
    </w:p>
    <w:p w14:paraId="199030B0" w14:textId="77777777" w:rsidR="00DF586E" w:rsidRPr="00805397" w:rsidRDefault="00DF586E" w:rsidP="00DF586E">
      <w:pPr>
        <w:pStyle w:val="08SectionHeader2"/>
        <w:outlineLvl w:val="1"/>
        <w:rPr>
          <w:ins w:id="728" w:author="秦蓓嘉" w:date="2026-04-12T19:27:00Z"/>
        </w:rPr>
      </w:pPr>
      <w:ins w:id="729" w:author="秦蓓嘉" w:date="2026-04-12T19:27:00Z">
        <w:r w:rsidRPr="00805397">
          <w:t>2.2 Image processing</w:t>
        </w:r>
      </w:ins>
    </w:p>
    <w:p w14:paraId="4BA897B8" w14:textId="2BC411FD" w:rsidR="00DF586E" w:rsidRPr="00805397" w:rsidRDefault="00DF586E" w:rsidP="00DF586E">
      <w:pPr>
        <w:pStyle w:val="09BodyFirstParagraph"/>
        <w:rPr>
          <w:ins w:id="730" w:author="秦蓓嘉" w:date="2026-04-12T19:27:00Z"/>
          <w:szCs w:val="20"/>
        </w:rPr>
      </w:pPr>
      <w:ins w:id="731" w:author="秦蓓嘉" w:date="2026-04-12T19:27:00Z">
        <w:r w:rsidRPr="00805397">
          <w:rPr>
            <w:szCs w:val="20"/>
          </w:rPr>
          <w:t xml:space="preserve">The images were used to assess visual impression. The workflow to produce these images is given </w:t>
        </w:r>
        <w:r w:rsidRPr="00805397">
          <w:rPr>
            <w:szCs w:val="20"/>
            <w:lang w:eastAsia="zh-CN"/>
          </w:rPr>
          <w:t>in</w:t>
        </w:r>
        <w:r w:rsidR="00897EB6" w:rsidRPr="00805397">
          <w:rPr>
            <w:szCs w:val="20"/>
            <w:lang w:eastAsia="zh-CN"/>
          </w:rPr>
          <w:t xml:space="preserve"> </w:t>
        </w:r>
        <w:r w:rsidR="00897EB6" w:rsidRPr="00805397">
          <w:rPr>
            <w:szCs w:val="20"/>
            <w:lang w:eastAsia="zh-CN"/>
          </w:rPr>
          <w:fldChar w:fldCharType="begin"/>
        </w:r>
        <w:r w:rsidR="00897EB6" w:rsidRPr="00805397">
          <w:rPr>
            <w:szCs w:val="20"/>
            <w:lang w:eastAsia="zh-CN"/>
          </w:rPr>
          <w:instrText xml:space="preserve"> REF _Ref225256146 \h </w:instrText>
        </w:r>
        <w:r w:rsidR="003C6C64" w:rsidRPr="00805397">
          <w:rPr>
            <w:szCs w:val="20"/>
            <w:lang w:eastAsia="zh-CN"/>
          </w:rPr>
          <w:instrText xml:space="preserve"> \* MERGEFORMAT </w:instrText>
        </w:r>
        <w:r w:rsidR="00897EB6" w:rsidRPr="00805397">
          <w:rPr>
            <w:szCs w:val="20"/>
            <w:lang w:eastAsia="zh-CN"/>
          </w:rPr>
        </w:r>
        <w:r w:rsidR="00897EB6" w:rsidRPr="00805397">
          <w:rPr>
            <w:szCs w:val="20"/>
            <w:lang w:eastAsia="zh-CN"/>
          </w:rPr>
          <w:fldChar w:fldCharType="separate"/>
        </w:r>
        <w:r w:rsidR="00355FDE" w:rsidRPr="00355FDE">
          <w:rPr>
            <w:szCs w:val="20"/>
          </w:rPr>
          <w:t xml:space="preserve">Figure </w:t>
        </w:r>
        <w:r w:rsidR="00355FDE" w:rsidRPr="00355FDE">
          <w:rPr>
            <w:noProof/>
            <w:szCs w:val="20"/>
          </w:rPr>
          <w:t>5</w:t>
        </w:r>
        <w:r w:rsidR="00897EB6" w:rsidRPr="00805397">
          <w:rPr>
            <w:szCs w:val="20"/>
            <w:lang w:eastAsia="zh-CN"/>
          </w:rPr>
          <w:fldChar w:fldCharType="end"/>
        </w:r>
        <w:r w:rsidRPr="00805397">
          <w:rPr>
            <w:szCs w:val="20"/>
            <w:lang w:eastAsia="zh-CN"/>
          </w:rPr>
          <w:t>.</w:t>
        </w:r>
      </w:ins>
    </w:p>
    <w:p w14:paraId="1DD14822" w14:textId="75A23EEC" w:rsidR="00DF586E" w:rsidRPr="00805397" w:rsidRDefault="00DF586E" w:rsidP="00DF586E">
      <w:pPr>
        <w:pStyle w:val="09BodyFirstParagraph"/>
        <w:rPr>
          <w:ins w:id="732" w:author="秦蓓嘉" w:date="2026-04-12T19:27:00Z"/>
          <w:szCs w:val="20"/>
        </w:rPr>
      </w:pPr>
      <w:bookmarkStart w:id="733" w:name="_Hlk226185843"/>
    </w:p>
    <w:p w14:paraId="479A5773" w14:textId="0E5C66D2" w:rsidR="00847E21" w:rsidRPr="00805397" w:rsidRDefault="00847E21" w:rsidP="0027685B">
      <w:pPr>
        <w:pStyle w:val="10BodySubsequentParagraph"/>
        <w:rPr>
          <w:ins w:id="734" w:author="秦蓓嘉" w:date="2026-04-12T19:27:00Z"/>
        </w:rPr>
      </w:pPr>
      <w:ins w:id="735" w:author="秦蓓嘉" w:date="2026-04-12T19:27:00Z">
        <w:r>
          <w:rPr>
            <w:noProof/>
          </w:rPr>
          <w:drawing>
            <wp:inline distT="0" distB="0" distL="0" distR="0" wp14:anchorId="09E13A38" wp14:editId="71B75FED">
              <wp:extent cx="4814570" cy="1449070"/>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RA pipeline.drawio.png"/>
                      <pic:cNvPicPr/>
                    </pic:nvPicPr>
                    <pic:blipFill>
                      <a:blip r:embed="rId15"/>
                      <a:stretch>
                        <a:fillRect/>
                      </a:stretch>
                    </pic:blipFill>
                    <pic:spPr>
                      <a:xfrm>
                        <a:off x="0" y="0"/>
                        <a:ext cx="4814570" cy="1449070"/>
                      </a:xfrm>
                      <a:prstGeom prst="rect">
                        <a:avLst/>
                      </a:prstGeom>
                    </pic:spPr>
                  </pic:pic>
                </a:graphicData>
              </a:graphic>
            </wp:inline>
          </w:drawing>
        </w:r>
      </w:ins>
    </w:p>
    <w:p w14:paraId="779A3C1E" w14:textId="38515383" w:rsidR="0027685B" w:rsidRPr="00805397" w:rsidRDefault="0027685B" w:rsidP="0027685B">
      <w:pPr>
        <w:spacing w:before="120" w:after="120"/>
        <w:ind w:left="720" w:right="720"/>
        <w:jc w:val="center"/>
        <w:rPr>
          <w:ins w:id="736" w:author="秦蓓嘉" w:date="2026-04-12T19:27:00Z"/>
          <w:color w:val="000000" w:themeColor="text1"/>
          <w:sz w:val="16"/>
        </w:rPr>
      </w:pPr>
      <w:bookmarkStart w:id="737" w:name="_Ref225256146"/>
      <w:bookmarkStart w:id="738" w:name="_Ref216967251"/>
      <w:r w:rsidRPr="00805397">
        <w:rPr>
          <w:rFonts w:ascii="Times New Roman" w:hAnsi="Times New Roman"/>
          <w:color w:val="000000" w:themeColor="text1"/>
          <w:sz w:val="16"/>
          <w:rPrChange w:id="739" w:author="秦蓓嘉" w:date="2026-04-12T19:27:00Z">
            <w:rPr/>
          </w:rPrChange>
        </w:rPr>
        <w:t xml:space="preserve">Figure </w:t>
      </w:r>
      <w:r w:rsidRPr="00805397">
        <w:rPr>
          <w:rFonts w:ascii="Times New Roman" w:hAnsi="Times New Roman"/>
          <w:color w:val="000000" w:themeColor="text1"/>
          <w:sz w:val="16"/>
          <w:rPrChange w:id="740" w:author="秦蓓嘉" w:date="2026-04-12T19:27:00Z">
            <w:rPr/>
          </w:rPrChange>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Change w:id="741" w:author="秦蓓嘉" w:date="2026-04-12T19:27:00Z">
            <w:rPr/>
          </w:rPrChange>
        </w:rPr>
        <w:fldChar w:fldCharType="separate"/>
      </w:r>
      <w:del w:id="742" w:author="秦蓓嘉" w:date="2026-04-12T19:27:00Z">
        <w:r w:rsidR="00794629" w:rsidRPr="006F2F64">
          <w:rPr>
            <w:noProof/>
          </w:rPr>
          <w:delText>3</w:delText>
        </w:r>
      </w:del>
      <w:ins w:id="743" w:author="秦蓓嘉" w:date="2026-04-12T19:27:00Z">
        <w:r w:rsidR="000F0DF1">
          <w:rPr>
            <w:rFonts w:ascii="Times New Roman" w:hAnsi="Times New Roman"/>
            <w:noProof/>
            <w:color w:val="000000" w:themeColor="text1"/>
            <w:sz w:val="16"/>
          </w:rPr>
          <w:t>5</w:t>
        </w:r>
      </w:ins>
      <w:r w:rsidRPr="00805397">
        <w:rPr>
          <w:rFonts w:ascii="Times New Roman" w:hAnsi="Times New Roman"/>
          <w:color w:val="000000" w:themeColor="text1"/>
          <w:sz w:val="16"/>
          <w:rPrChange w:id="744" w:author="秦蓓嘉" w:date="2026-04-12T19:27:00Z">
            <w:rPr/>
          </w:rPrChange>
        </w:rPr>
        <w:fldChar w:fldCharType="end"/>
      </w:r>
      <w:bookmarkEnd w:id="737"/>
      <w:bookmarkEnd w:id="738"/>
      <w:ins w:id="745" w:author="秦蓓嘉" w:date="2026-04-12T19:27:00Z">
        <w:r w:rsidRPr="00805397">
          <w:rPr>
            <w:rFonts w:ascii="Times New Roman" w:hAnsi="Times New Roman"/>
            <w:color w:val="000000" w:themeColor="text1"/>
            <w:sz w:val="16"/>
          </w:rPr>
          <w:t>.</w:t>
        </w:r>
      </w:ins>
      <w:r w:rsidRPr="00805397">
        <w:rPr>
          <w:rFonts w:ascii="Times New Roman" w:hAnsi="Times New Roman"/>
          <w:color w:val="000000" w:themeColor="text1"/>
          <w:sz w:val="16"/>
          <w:rPrChange w:id="746" w:author="秦蓓嘉" w:date="2026-04-12T19:27:00Z">
            <w:rPr>
              <w:b/>
              <w:spacing w:val="79"/>
              <w:w w:val="150"/>
            </w:rPr>
          </w:rPrChange>
        </w:rPr>
        <w:t xml:space="preserve"> </w:t>
      </w:r>
      <w:r w:rsidRPr="00805397">
        <w:rPr>
          <w:rFonts w:ascii="Times New Roman" w:hAnsi="Times New Roman"/>
          <w:color w:val="000000" w:themeColor="text1"/>
          <w:sz w:val="16"/>
          <w:rPrChange w:id="747" w:author="秦蓓嘉" w:date="2026-04-12T19:27:00Z">
            <w:rPr/>
          </w:rPrChange>
        </w:rPr>
        <w:t xml:space="preserve">The </w:t>
      </w:r>
      <w:ins w:id="748" w:author="秦蓓嘉" w:date="2026-04-12T19:27:00Z">
        <w:r w:rsidRPr="00805397">
          <w:rPr>
            <w:rFonts w:ascii="Times New Roman" w:hAnsi="Times New Roman"/>
            <w:color w:val="000000" w:themeColor="text1"/>
            <w:sz w:val="16"/>
          </w:rPr>
          <w:t xml:space="preserve">workflow to prepare experimental </w:t>
        </w:r>
      </w:ins>
      <w:r w:rsidRPr="00805397">
        <w:rPr>
          <w:rFonts w:ascii="Times New Roman" w:hAnsi="Times New Roman"/>
          <w:color w:val="000000" w:themeColor="text1"/>
          <w:sz w:val="16"/>
          <w:rPrChange w:id="749" w:author="秦蓓嘉" w:date="2026-04-12T19:27:00Z">
            <w:rPr/>
          </w:rPrChange>
        </w:rPr>
        <w:t>images</w:t>
      </w:r>
      <w:del w:id="750" w:author="秦蓓嘉" w:date="2026-04-12T19:27:00Z">
        <w:r w:rsidR="00617501" w:rsidRPr="006F2F64">
          <w:delText xml:space="preserve"> from</w:delText>
        </w:r>
      </w:del>
      <w:ins w:id="751" w:author="秦蓓嘉" w:date="2026-04-12T19:27:00Z">
        <w:r w:rsidRPr="00805397">
          <w:rPr>
            <w:rFonts w:ascii="Times New Roman" w:hAnsi="Times New Roman"/>
            <w:color w:val="000000" w:themeColor="text1"/>
            <w:sz w:val="16"/>
          </w:rPr>
          <w:t>.</w:t>
        </w:r>
        <w:r w:rsidR="00E02C7E" w:rsidRPr="00805397">
          <w:rPr>
            <w:rFonts w:ascii="Times New Roman" w:hAnsi="Times New Roman"/>
            <w:color w:val="000000" w:themeColor="text1"/>
            <w:sz w:val="16"/>
          </w:rPr>
          <w:t xml:space="preserve"> The blue blocks</w:t>
        </w:r>
        <w:r w:rsidR="00060B58" w:rsidRPr="00805397">
          <w:rPr>
            <w:rFonts w:ascii="Times New Roman" w:hAnsi="Times New Roman"/>
            <w:color w:val="000000" w:themeColor="text1"/>
            <w:sz w:val="16"/>
          </w:rPr>
          <w:t xml:space="preserve"> are computation steps and yellow blocks are input and output data. </w:t>
        </w:r>
      </w:ins>
    </w:p>
    <w:bookmarkEnd w:id="733"/>
    <w:p w14:paraId="773E48FE" w14:textId="77777777" w:rsidR="00540007" w:rsidRPr="00805397" w:rsidRDefault="00540007" w:rsidP="00DF586E">
      <w:pPr>
        <w:pStyle w:val="09BodyFirstParagraph"/>
        <w:rPr>
          <w:ins w:id="752" w:author="秦蓓嘉" w:date="2026-04-12T19:27:00Z"/>
        </w:rPr>
      </w:pPr>
    </w:p>
    <w:p w14:paraId="3D49839F" w14:textId="777845B1" w:rsidR="00DF586E" w:rsidRPr="00805397" w:rsidRDefault="00DF586E" w:rsidP="00DF586E">
      <w:pPr>
        <w:pStyle w:val="09BodyFirstParagraph"/>
        <w:pPrChange w:id="753" w:author="秦蓓嘉" w:date="2026-04-12T19:27:00Z">
          <w:pPr>
            <w:pStyle w:val="af7"/>
          </w:pPr>
        </w:pPrChange>
      </w:pPr>
      <w:ins w:id="754" w:author="秦蓓嘉" w:date="2026-04-12T19:27:00Z">
        <w:r w:rsidRPr="00805397">
          <w:t>There are 5 steps of computation including</w:t>
        </w:r>
      </w:ins>
      <w:r w:rsidRPr="00805397">
        <w:t xml:space="preserve"> the</w:t>
      </w:r>
      <w:r w:rsidRPr="00805397">
        <w:rPr>
          <w:rPrChange w:id="755" w:author="秦蓓嘉" w:date="2026-04-12T19:27:00Z">
            <w:rPr>
              <w:spacing w:val="-12"/>
            </w:rPr>
          </w:rPrChange>
        </w:rPr>
        <w:t xml:space="preserve"> </w:t>
      </w:r>
      <w:del w:id="756" w:author="秦蓓嘉" w:date="2026-04-12T19:27:00Z">
        <w:r w:rsidR="00617501" w:rsidRPr="006F2F64">
          <w:delText>20</w:delText>
        </w:r>
      </w:del>
      <w:ins w:id="757" w:author="秦蓓嘉" w:date="2026-04-12T19:27:00Z">
        <w:r w:rsidRPr="00805397">
          <w:t xml:space="preserve">forward and reverse CIELAB model </w:t>
        </w:r>
        <w:r w:rsidR="004B4323" w:rsidRPr="00805397">
          <w:fldChar w:fldCharType="begin"/>
        </w:r>
        <w:r w:rsidR="00215BA5">
          <w:instrText xml:space="preserve"> ADDIN EN.CITE &lt;EndNote&gt;&lt;Cite&gt;&lt;Year&gt;2004&lt;/Year&gt;&lt;RecNum&gt;89&lt;/RecNum&gt;&lt;DisplayText&gt;[27]&lt;/DisplayText&gt;&lt;record&gt;&lt;rec-number&gt;89&lt;/rec-number&gt;&lt;foreign-keys&gt;&lt;key app="EN" db-id="59p9xtxpk0tdf1eazsbvrzzxdefprsfptpsv" timestamp="1773807337"&gt;89&lt;/key&gt;&lt;/foreign-keys&gt;&lt;ref-type name="Standard"&gt;58&lt;/ref-type&gt;&lt;contributors&gt;&lt;/contributors&gt;&lt;titles&gt;&lt;title&gt;Colorimetry, 3rd edition&lt;/title&gt;&lt;/titles&gt;&lt;volume&gt;CIE 015:2004&lt;/volume&gt;&lt;dates&gt;&lt;year&gt;2004&lt;/year&gt;&lt;/dates&gt;&lt;urls&gt;&lt;/urls&gt;&lt;/record&gt;&lt;/Cite&gt;&lt;/EndNote&gt;</w:instrText>
        </w:r>
        <w:r w:rsidR="004B4323" w:rsidRPr="00805397">
          <w:fldChar w:fldCharType="separate"/>
        </w:r>
        <w:r w:rsidR="00215BA5">
          <w:rPr>
            <w:noProof/>
          </w:rPr>
          <w:t>[27]</w:t>
        </w:r>
        <w:r w:rsidR="004B4323" w:rsidRPr="00805397">
          <w:fldChar w:fldCharType="end"/>
        </w:r>
        <w:r w:rsidRPr="00805397">
          <w:t xml:space="preserve">. The other three steps </w:t>
        </w:r>
        <w:r w:rsidR="00060B58" w:rsidRPr="00805397">
          <w:t>are</w:t>
        </w:r>
        <w:r w:rsidRPr="00805397">
          <w:t xml:space="preserve"> introduced </w:t>
        </w:r>
        <w:r w:rsidR="00060B58" w:rsidRPr="00805397">
          <w:t>below</w:t>
        </w:r>
        <w:r w:rsidRPr="00805397">
          <w:t>: camera and display characterization</w:t>
        </w:r>
      </w:ins>
      <w:r w:rsidRPr="00805397">
        <w:rPr>
          <w:rPrChange w:id="758" w:author="秦蓓嘉" w:date="2026-04-12T19:27:00Z">
            <w:rPr>
              <w:spacing w:val="-13"/>
            </w:rPr>
          </w:rPrChange>
        </w:rPr>
        <w:t xml:space="preserve"> </w:t>
      </w:r>
      <w:r w:rsidRPr="00805397">
        <w:t>models</w:t>
      </w:r>
      <w:r w:rsidRPr="00805397">
        <w:rPr>
          <w:rPrChange w:id="759" w:author="秦蓓嘉" w:date="2026-04-12T19:27:00Z">
            <w:rPr>
              <w:spacing w:val="-12"/>
            </w:rPr>
          </w:rPrChange>
        </w:rPr>
        <w:t xml:space="preserve"> </w:t>
      </w:r>
      <w:del w:id="760" w:author="秦蓓嘉" w:date="2026-04-12T19:27:00Z">
        <w:r w:rsidR="00462DD3" w:rsidRPr="006F2F64">
          <w:rPr>
            <w:spacing w:val="-12"/>
          </w:rPr>
          <w:delText xml:space="preserve">under the 6500K lighting </w:delText>
        </w:r>
        <w:r w:rsidR="00617501" w:rsidRPr="006F2F64">
          <w:delText>in</w:delText>
        </w:r>
        <w:r w:rsidR="00617501" w:rsidRPr="006F2F64">
          <w:rPr>
            <w:spacing w:val="-13"/>
          </w:rPr>
          <w:delText xml:space="preserve"> </w:delText>
        </w:r>
        <w:r w:rsidR="00617501" w:rsidRPr="006F2F64">
          <w:delText>in‐lab environment</w:delText>
        </w:r>
        <w:r w:rsidR="00462DD3" w:rsidRPr="006F2F64">
          <w:delText>.</w:delText>
        </w:r>
      </w:del>
      <w:ins w:id="761" w:author="秦蓓嘉" w:date="2026-04-12T19:27:00Z">
        <w:r w:rsidRPr="00805397">
          <w:t xml:space="preserve">and image rendering. </w:t>
        </w:r>
      </w:ins>
    </w:p>
    <w:p w14:paraId="5C167F99" w14:textId="77777777" w:rsidR="00954025" w:rsidRPr="00794629" w:rsidRDefault="00A352DE">
      <w:pPr>
        <w:pStyle w:val="a5"/>
        <w:spacing w:before="156" w:line="271" w:lineRule="auto"/>
        <w:ind w:left="102"/>
        <w:rPr>
          <w:del w:id="762" w:author="秦蓓嘉" w:date="2026-04-12T19:27:00Z"/>
        </w:rPr>
      </w:pPr>
      <w:del w:id="763" w:author="秦蓓嘉" w:date="2026-04-12T19:27:00Z">
        <w:r w:rsidRPr="006F2F64">
          <w:rPr>
            <w:noProof/>
          </w:rPr>
          <w:drawing>
            <wp:inline distT="0" distB="0" distL="0" distR="0" wp14:anchorId="6BEE8761" wp14:editId="38CC7426">
              <wp:extent cx="4814570" cy="1837055"/>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4570" cy="1837055"/>
                      </a:xfrm>
                      <a:prstGeom prst="rect">
                        <a:avLst/>
                      </a:prstGeom>
                      <a:noFill/>
                      <a:ln>
                        <a:noFill/>
                      </a:ln>
                    </pic:spPr>
                  </pic:pic>
                </a:graphicData>
              </a:graphic>
            </wp:inline>
          </w:drawing>
        </w:r>
      </w:del>
    </w:p>
    <w:p w14:paraId="662A0ACA" w14:textId="77777777" w:rsidR="00954025" w:rsidRPr="006F2F64" w:rsidRDefault="00A05C6E" w:rsidP="008D2D6F">
      <w:pPr>
        <w:pStyle w:val="02Author-BOE"/>
        <w:rPr>
          <w:del w:id="764" w:author="秦蓓嘉" w:date="2026-04-12T19:27:00Z"/>
        </w:rPr>
      </w:pPr>
      <w:bookmarkStart w:id="765" w:name="_bookmark3"/>
      <w:bookmarkStart w:id="766" w:name="_Ref216967293"/>
      <w:bookmarkEnd w:id="765"/>
      <w:del w:id="767" w:author="秦蓓嘉" w:date="2026-04-12T19:27:00Z">
        <w:r w:rsidRPr="006F2F64">
          <w:delText xml:space="preserve">Figure </w:delText>
        </w:r>
        <w:r w:rsidR="009E6F87">
          <w:fldChar w:fldCharType="begin"/>
        </w:r>
        <w:r w:rsidR="009E6F87">
          <w:delInstrText xml:space="preserve"> SEQ Figure \* ARABIC </w:delInstrText>
        </w:r>
        <w:r w:rsidR="009E6F87">
          <w:fldChar w:fldCharType="separate"/>
        </w:r>
        <w:r w:rsidR="00794629" w:rsidRPr="006F2F64">
          <w:rPr>
            <w:noProof/>
          </w:rPr>
          <w:delText>4</w:delText>
        </w:r>
        <w:r w:rsidR="009E6F87">
          <w:rPr>
            <w:noProof/>
          </w:rPr>
          <w:fldChar w:fldCharType="end"/>
        </w:r>
        <w:bookmarkEnd w:id="766"/>
        <w:r w:rsidR="00617501" w:rsidRPr="006F2F64">
          <w:rPr>
            <w:spacing w:val="80"/>
            <w:w w:val="150"/>
          </w:rPr>
          <w:delText xml:space="preserve"> </w:delText>
        </w:r>
        <w:r w:rsidR="00617501" w:rsidRPr="006F2F64">
          <w:delText xml:space="preserve">Example images </w:delText>
        </w:r>
        <w:r w:rsidR="00462DD3" w:rsidRPr="008D2D6F">
          <w:rPr>
            <w:rFonts w:asciiTheme="majorHAnsi" w:eastAsia="黑体" w:hAnsiTheme="majorHAnsi" w:cstheme="majorBidi"/>
          </w:rPr>
          <w:delText xml:space="preserve">of </w:delText>
        </w:r>
        <w:r w:rsidR="00EC341E">
          <w:delText>m</w:delText>
        </w:r>
        <w:r w:rsidR="00462DD3" w:rsidRPr="008D2D6F">
          <w:rPr>
            <w:rFonts w:asciiTheme="majorHAnsi" w:eastAsia="黑体" w:hAnsiTheme="majorHAnsi" w:cstheme="majorBidi"/>
          </w:rPr>
          <w:delText>odel f0</w:delText>
        </w:r>
        <w:r w:rsidR="00811F95" w:rsidRPr="008D2D6F">
          <w:rPr>
            <w:rFonts w:asciiTheme="majorHAnsi" w:eastAsia="黑体" w:hAnsiTheme="majorHAnsi" w:cstheme="majorBidi"/>
          </w:rPr>
          <w:delText>5</w:delText>
        </w:r>
        <w:r w:rsidR="00617501" w:rsidRPr="006F2F64">
          <w:delText xml:space="preserve"> tak</w:delText>
        </w:r>
        <w:r w:rsidR="00EC341E">
          <w:delText>en</w:delText>
        </w:r>
        <w:r w:rsidR="00617501" w:rsidRPr="006F2F64">
          <w:delText xml:space="preserve"> under 14</w:delText>
        </w:r>
        <w:r w:rsidR="00617501" w:rsidRPr="006F2F64">
          <w:rPr>
            <w:spacing w:val="-9"/>
          </w:rPr>
          <w:delText xml:space="preserve"> </w:delText>
        </w:r>
        <w:r w:rsidR="00617501" w:rsidRPr="006F2F64">
          <w:delText>real</w:delText>
        </w:r>
        <w:r w:rsidR="00617501" w:rsidRPr="006F2F64">
          <w:rPr>
            <w:rFonts w:ascii="微软雅黑" w:eastAsia="微软雅黑" w:hAnsi="微软雅黑" w:cs="微软雅黑" w:hint="eastAsia"/>
          </w:rPr>
          <w:delText>‐</w:delText>
        </w:r>
        <w:r w:rsidR="00462DD3" w:rsidRPr="006F2F64">
          <w:delText xml:space="preserve">scene </w:delText>
        </w:r>
        <w:r w:rsidR="001E0F3E" w:rsidRPr="006F2F64">
          <w:delText>environments</w:delText>
        </w:r>
        <w:r w:rsidR="00617501" w:rsidRPr="006F2F64">
          <w:delText xml:space="preserve">. </w:delText>
        </w:r>
      </w:del>
    </w:p>
    <w:p w14:paraId="75ECCB09" w14:textId="77777777" w:rsidR="00462DD3" w:rsidRPr="00794629" w:rsidRDefault="00462DD3">
      <w:pPr>
        <w:pStyle w:val="a5"/>
        <w:spacing w:before="182" w:line="271" w:lineRule="auto"/>
        <w:ind w:left="102"/>
        <w:rPr>
          <w:del w:id="768" w:author="秦蓓嘉" w:date="2026-04-12T19:27:00Z"/>
        </w:rPr>
      </w:pPr>
    </w:p>
    <w:p w14:paraId="18360871" w14:textId="77777777" w:rsidR="00537F3E" w:rsidRPr="006F2F64" w:rsidRDefault="00A05C6E" w:rsidP="006F2F64">
      <w:pPr>
        <w:pStyle w:val="af7"/>
        <w:keepNext/>
        <w:rPr>
          <w:del w:id="769" w:author="秦蓓嘉" w:date="2026-04-12T19:27:00Z"/>
          <w:rFonts w:cs="Times New Roman"/>
          <w:bCs/>
        </w:rPr>
      </w:pPr>
      <w:bookmarkStart w:id="770" w:name="_Ref216967333"/>
      <w:del w:id="771" w:author="秦蓓嘉" w:date="2026-04-12T19:27:00Z">
        <w:r w:rsidRPr="006F2F64">
          <w:delText xml:space="preserve">Table </w:delText>
        </w:r>
        <w:r w:rsidR="009E6F87">
          <w:fldChar w:fldCharType="begin"/>
        </w:r>
        <w:r w:rsidR="009E6F87">
          <w:delInstrText xml:space="preserve"> SEQ Table \* ARABIC </w:delInstrText>
        </w:r>
        <w:r w:rsidR="009E6F87">
          <w:fldChar w:fldCharType="separate"/>
        </w:r>
        <w:r w:rsidR="00794629" w:rsidRPr="006F2F64">
          <w:rPr>
            <w:noProof/>
          </w:rPr>
          <w:delText>2</w:delText>
        </w:r>
        <w:r w:rsidR="009E6F87">
          <w:rPr>
            <w:noProof/>
          </w:rPr>
          <w:fldChar w:fldCharType="end"/>
        </w:r>
        <w:bookmarkEnd w:id="770"/>
        <w:r w:rsidR="00537F3E" w:rsidRPr="006F2F64">
          <w:rPr>
            <w:b/>
            <w:spacing w:val="76"/>
            <w:w w:val="150"/>
          </w:rPr>
          <w:delText xml:space="preserve"> </w:delText>
        </w:r>
        <w:r w:rsidR="00537F3E" w:rsidRPr="006F2F64">
          <w:delText xml:space="preserve">The CCT and </w:delText>
        </w:r>
        <w:r w:rsidR="00376DE6" w:rsidRPr="006F2F64">
          <w:delText>luminance for each scene</w:delText>
        </w:r>
        <w:r w:rsidR="00537F3E" w:rsidRPr="006F2F64">
          <w:delText xml:space="preserve"> </w:delText>
        </w:r>
      </w:del>
    </w:p>
    <w:tbl>
      <w:tblPr>
        <w:tblStyle w:val="af"/>
        <w:tblW w:w="0" w:type="auto"/>
        <w:tblLook w:val="04A0" w:firstRow="1" w:lastRow="0" w:firstColumn="1" w:lastColumn="0" w:noHBand="0" w:noVBand="1"/>
        <w:tblPrChange w:id="772" w:author="秦蓓嘉" w:date="2026-04-12T19:27:00Z">
          <w:tblPr>
            <w:tblStyle w:val="af"/>
            <w:tblW w:w="0" w:type="auto"/>
            <w:tblLook w:val="04A0" w:firstRow="1" w:lastRow="0" w:firstColumn="1" w:lastColumn="0" w:noHBand="0" w:noVBand="1"/>
          </w:tblPr>
        </w:tblPrChange>
      </w:tblPr>
      <w:tblGrid>
        <w:gridCol w:w="704"/>
        <w:gridCol w:w="1010"/>
        <w:gridCol w:w="1967"/>
        <w:gridCol w:w="26"/>
        <w:gridCol w:w="1826"/>
        <w:gridCol w:w="26"/>
        <w:gridCol w:w="1987"/>
        <w:gridCol w:w="26"/>
        <w:tblGridChange w:id="773">
          <w:tblGrid>
            <w:gridCol w:w="1714"/>
            <w:gridCol w:w="1993"/>
            <w:gridCol w:w="1852"/>
            <w:gridCol w:w="2013"/>
          </w:tblGrid>
        </w:tblGridChange>
      </w:tblGrid>
      <w:tr w:rsidR="004B3E89" w:rsidRPr="00805397" w14:paraId="6167B8F1" w14:textId="77777777" w:rsidTr="00557DFD">
        <w:trPr>
          <w:gridAfter w:val="1"/>
          <w:wAfter w:w="26" w:type="dxa"/>
        </w:trPr>
        <w:tc>
          <w:tcPr>
            <w:tcW w:w="704" w:type="dxa"/>
            <w:tcPrChange w:id="774" w:author="秦蓓嘉" w:date="2026-04-12T19:27:00Z">
              <w:tcPr>
                <w:tcW w:w="1714" w:type="dxa"/>
              </w:tcPr>
            </w:tcPrChange>
          </w:tcPr>
          <w:p w14:paraId="16909C77" w14:textId="77777777" w:rsidR="004B3E89" w:rsidRPr="00805397" w:rsidRDefault="004B3E89" w:rsidP="003B6BFB">
            <w:pPr>
              <w:pStyle w:val="10BodySubsequentParagraph"/>
              <w:ind w:firstLine="0"/>
              <w:rPr>
                <w:moveFrom w:id="775" w:author="秦蓓嘉" w:date="2026-04-12T19:27:00Z"/>
                <w:sz w:val="18"/>
                <w:rPrChange w:id="776" w:author="秦蓓嘉" w:date="2026-04-12T19:27:00Z">
                  <w:rPr>
                    <w:moveFrom w:id="777" w:author="秦蓓嘉" w:date="2026-04-12T19:27:00Z"/>
                  </w:rPr>
                </w:rPrChange>
              </w:rPr>
            </w:pPr>
            <w:moveFromRangeStart w:id="778" w:author="秦蓓嘉" w:date="2026-04-12T19:27:00Z" w:name="move226914502"/>
            <w:moveFrom w:id="779" w:author="秦蓓嘉" w:date="2026-04-12T19:27:00Z">
              <w:r w:rsidRPr="00805397">
                <w:rPr>
                  <w:sz w:val="18"/>
                  <w:rPrChange w:id="780" w:author="秦蓓嘉" w:date="2026-04-12T19:27:00Z">
                    <w:rPr/>
                  </w:rPrChange>
                </w:rPr>
                <w:t>Serial</w:t>
              </w:r>
            </w:moveFrom>
          </w:p>
        </w:tc>
        <w:tc>
          <w:tcPr>
            <w:tcW w:w="2977" w:type="dxa"/>
            <w:gridSpan w:val="2"/>
            <w:tcPrChange w:id="781" w:author="秦蓓嘉" w:date="2026-04-12T19:27:00Z">
              <w:tcPr>
                <w:tcW w:w="1993" w:type="dxa"/>
              </w:tcPr>
            </w:tcPrChange>
          </w:tcPr>
          <w:p w14:paraId="44CF3FB8" w14:textId="77777777" w:rsidR="004B3E89" w:rsidRPr="00805397" w:rsidRDefault="004B3E89" w:rsidP="003B6BFB">
            <w:pPr>
              <w:pStyle w:val="10BodySubsequentParagraph"/>
              <w:ind w:firstLine="0"/>
              <w:rPr>
                <w:moveFrom w:id="782" w:author="秦蓓嘉" w:date="2026-04-12T19:27:00Z"/>
                <w:sz w:val="18"/>
                <w:rPrChange w:id="783" w:author="秦蓓嘉" w:date="2026-04-12T19:27:00Z">
                  <w:rPr>
                    <w:moveFrom w:id="784" w:author="秦蓓嘉" w:date="2026-04-12T19:27:00Z"/>
                  </w:rPr>
                </w:rPrChange>
              </w:rPr>
            </w:pPr>
            <w:moveFrom w:id="785" w:author="秦蓓嘉" w:date="2026-04-12T19:27:00Z">
              <w:r w:rsidRPr="00805397">
                <w:rPr>
                  <w:sz w:val="18"/>
                  <w:rPrChange w:id="786" w:author="秦蓓嘉" w:date="2026-04-12T19:27:00Z">
                    <w:rPr/>
                  </w:rPrChange>
                </w:rPr>
                <w:t>Scene</w:t>
              </w:r>
            </w:moveFrom>
          </w:p>
        </w:tc>
        <w:tc>
          <w:tcPr>
            <w:tcW w:w="1852" w:type="dxa"/>
            <w:gridSpan w:val="2"/>
            <w:tcPrChange w:id="787" w:author="秦蓓嘉" w:date="2026-04-12T19:27:00Z">
              <w:tcPr>
                <w:tcW w:w="1852" w:type="dxa"/>
              </w:tcPr>
            </w:tcPrChange>
          </w:tcPr>
          <w:p w14:paraId="5DCC626A" w14:textId="77777777" w:rsidR="004B3E89" w:rsidRPr="00805397" w:rsidRDefault="004B3E89" w:rsidP="00DE61FF">
            <w:pPr>
              <w:pStyle w:val="10BodySubsequentParagraph"/>
              <w:ind w:firstLine="0"/>
              <w:jc w:val="center"/>
              <w:rPr>
                <w:moveFrom w:id="788" w:author="秦蓓嘉" w:date="2026-04-12T19:27:00Z"/>
                <w:sz w:val="18"/>
                <w:rPrChange w:id="789" w:author="秦蓓嘉" w:date="2026-04-12T19:27:00Z">
                  <w:rPr>
                    <w:moveFrom w:id="790" w:author="秦蓓嘉" w:date="2026-04-12T19:27:00Z"/>
                  </w:rPr>
                </w:rPrChange>
              </w:rPr>
              <w:pPrChange w:id="791" w:author="秦蓓嘉" w:date="2026-04-12T19:27:00Z">
                <w:pPr>
                  <w:pStyle w:val="10BodySubsequentParagraph"/>
                  <w:ind w:firstLine="0"/>
                </w:pPr>
              </w:pPrChange>
            </w:pPr>
            <w:moveFrom w:id="792" w:author="秦蓓嘉" w:date="2026-04-12T19:27:00Z">
              <w:r w:rsidRPr="00805397">
                <w:rPr>
                  <w:sz w:val="18"/>
                  <w:rPrChange w:id="793" w:author="秦蓓嘉" w:date="2026-04-12T19:27:00Z">
                    <w:rPr/>
                  </w:rPrChange>
                </w:rPr>
                <w:t>CCT (K)</w:t>
              </w:r>
            </w:moveFrom>
          </w:p>
        </w:tc>
        <w:tc>
          <w:tcPr>
            <w:tcW w:w="2013" w:type="dxa"/>
            <w:gridSpan w:val="2"/>
            <w:tcPrChange w:id="794" w:author="秦蓓嘉" w:date="2026-04-12T19:27:00Z">
              <w:tcPr>
                <w:tcW w:w="2013" w:type="dxa"/>
              </w:tcPr>
            </w:tcPrChange>
          </w:tcPr>
          <w:p w14:paraId="04E85DEB" w14:textId="77777777" w:rsidR="004B3E89" w:rsidRPr="00805397" w:rsidRDefault="004B3E89" w:rsidP="00DE61FF">
            <w:pPr>
              <w:pStyle w:val="10BodySubsequentParagraph"/>
              <w:ind w:firstLine="0"/>
              <w:jc w:val="center"/>
              <w:rPr>
                <w:moveFrom w:id="795" w:author="秦蓓嘉" w:date="2026-04-12T19:27:00Z"/>
                <w:sz w:val="18"/>
                <w:rPrChange w:id="796" w:author="秦蓓嘉" w:date="2026-04-12T19:27:00Z">
                  <w:rPr>
                    <w:moveFrom w:id="797" w:author="秦蓓嘉" w:date="2026-04-12T19:27:00Z"/>
                  </w:rPr>
                </w:rPrChange>
              </w:rPr>
              <w:pPrChange w:id="798" w:author="秦蓓嘉" w:date="2026-04-12T19:27:00Z">
                <w:pPr>
                  <w:pStyle w:val="10BodySubsequentParagraph"/>
                  <w:ind w:firstLine="0"/>
                </w:pPr>
              </w:pPrChange>
            </w:pPr>
            <w:moveFrom w:id="799" w:author="秦蓓嘉" w:date="2026-04-12T19:27:00Z">
              <w:r w:rsidRPr="00805397">
                <w:rPr>
                  <w:sz w:val="18"/>
                  <w:rPrChange w:id="800" w:author="秦蓓嘉" w:date="2026-04-12T19:27:00Z">
                    <w:rPr/>
                  </w:rPrChange>
                </w:rPr>
                <w:t>Luminance (cd/m</w:t>
              </w:r>
              <w:r w:rsidRPr="00805397">
                <w:rPr>
                  <w:sz w:val="18"/>
                  <w:vertAlign w:val="superscript"/>
                  <w:rPrChange w:id="801" w:author="秦蓓嘉" w:date="2026-04-12T19:27:00Z">
                    <w:rPr>
                      <w:vertAlign w:val="superscript"/>
                    </w:rPr>
                  </w:rPrChange>
                </w:rPr>
                <w:t>2</w:t>
              </w:r>
              <w:r w:rsidRPr="00805397">
                <w:rPr>
                  <w:sz w:val="18"/>
                  <w:rPrChange w:id="802" w:author="秦蓓嘉" w:date="2026-04-12T19:27:00Z">
                    <w:rPr/>
                  </w:rPrChange>
                </w:rPr>
                <w:t>)</w:t>
              </w:r>
            </w:moveFrom>
          </w:p>
        </w:tc>
      </w:tr>
      <w:moveFromRangeEnd w:id="778"/>
      <w:tr w:rsidR="00537F3E" w:rsidRPr="00794629" w14:paraId="4418968A" w14:textId="77777777" w:rsidTr="00E12A77">
        <w:trPr>
          <w:del w:id="803" w:author="秦蓓嘉" w:date="2026-04-12T19:27:00Z"/>
        </w:trPr>
        <w:tc>
          <w:tcPr>
            <w:tcW w:w="1714" w:type="dxa"/>
            <w:gridSpan w:val="2"/>
          </w:tcPr>
          <w:p w14:paraId="632ED4B5" w14:textId="77777777" w:rsidR="00537F3E" w:rsidRPr="00794629" w:rsidRDefault="00537F3E" w:rsidP="00537F3E">
            <w:pPr>
              <w:pStyle w:val="10BodySubsequentParagraph"/>
              <w:ind w:firstLine="0"/>
              <w:rPr>
                <w:del w:id="804" w:author="秦蓓嘉" w:date="2026-04-12T19:27:00Z"/>
              </w:rPr>
            </w:pPr>
            <w:del w:id="805" w:author="秦蓓嘉" w:date="2026-04-12T19:27:00Z">
              <w:r w:rsidRPr="00794629">
                <w:delText>1</w:delText>
              </w:r>
            </w:del>
          </w:p>
        </w:tc>
        <w:tc>
          <w:tcPr>
            <w:tcW w:w="1993" w:type="dxa"/>
            <w:gridSpan w:val="2"/>
          </w:tcPr>
          <w:p w14:paraId="16A317D2" w14:textId="77777777" w:rsidR="00537F3E" w:rsidRPr="00794629" w:rsidRDefault="00537F3E" w:rsidP="00537F3E">
            <w:pPr>
              <w:pStyle w:val="10BodySubsequentParagraph"/>
              <w:ind w:firstLine="0"/>
              <w:rPr>
                <w:del w:id="806" w:author="秦蓓嘉" w:date="2026-04-12T19:27:00Z"/>
              </w:rPr>
            </w:pPr>
            <w:del w:id="807" w:author="秦蓓嘉" w:date="2026-04-12T19:27:00Z">
              <w:r w:rsidRPr="00794629">
                <w:delText>Basement mall</w:delText>
              </w:r>
            </w:del>
          </w:p>
        </w:tc>
        <w:tc>
          <w:tcPr>
            <w:tcW w:w="1852" w:type="dxa"/>
            <w:gridSpan w:val="2"/>
          </w:tcPr>
          <w:p w14:paraId="09D594A1" w14:textId="77777777" w:rsidR="00537F3E" w:rsidRPr="00794629" w:rsidRDefault="00537F3E" w:rsidP="00537F3E">
            <w:pPr>
              <w:pStyle w:val="10BodySubsequentParagraph"/>
              <w:ind w:firstLine="0"/>
              <w:rPr>
                <w:del w:id="808" w:author="秦蓓嘉" w:date="2026-04-12T19:27:00Z"/>
              </w:rPr>
            </w:pPr>
            <w:del w:id="809" w:author="秦蓓嘉" w:date="2026-04-12T19:27:00Z">
              <w:r w:rsidRPr="00794629">
                <w:delText xml:space="preserve">2816 </w:delText>
              </w:r>
            </w:del>
          </w:p>
        </w:tc>
        <w:tc>
          <w:tcPr>
            <w:tcW w:w="2013" w:type="dxa"/>
            <w:gridSpan w:val="2"/>
          </w:tcPr>
          <w:p w14:paraId="61B3A6F3" w14:textId="77777777" w:rsidR="00537F3E" w:rsidRPr="00794629" w:rsidRDefault="00537F3E" w:rsidP="00537F3E">
            <w:pPr>
              <w:pStyle w:val="10BodySubsequentParagraph"/>
              <w:ind w:firstLine="0"/>
              <w:rPr>
                <w:del w:id="810" w:author="秦蓓嘉" w:date="2026-04-12T19:27:00Z"/>
              </w:rPr>
            </w:pPr>
            <w:del w:id="811" w:author="秦蓓嘉" w:date="2026-04-12T19:27:00Z">
              <w:r w:rsidRPr="00794629">
                <w:delText xml:space="preserve">116.80 </w:delText>
              </w:r>
            </w:del>
          </w:p>
        </w:tc>
      </w:tr>
      <w:tr w:rsidR="00537F3E" w:rsidRPr="00794629" w14:paraId="11618E35" w14:textId="77777777" w:rsidTr="00E12A77">
        <w:trPr>
          <w:del w:id="812" w:author="秦蓓嘉" w:date="2026-04-12T19:27:00Z"/>
        </w:trPr>
        <w:tc>
          <w:tcPr>
            <w:tcW w:w="1714" w:type="dxa"/>
            <w:gridSpan w:val="2"/>
          </w:tcPr>
          <w:p w14:paraId="7E53F2F0" w14:textId="77777777" w:rsidR="00537F3E" w:rsidRPr="00794629" w:rsidRDefault="00537F3E" w:rsidP="00537F3E">
            <w:pPr>
              <w:pStyle w:val="10BodySubsequentParagraph"/>
              <w:ind w:firstLine="0"/>
              <w:rPr>
                <w:del w:id="813" w:author="秦蓓嘉" w:date="2026-04-12T19:27:00Z"/>
              </w:rPr>
            </w:pPr>
            <w:del w:id="814" w:author="秦蓓嘉" w:date="2026-04-12T19:27:00Z">
              <w:r w:rsidRPr="00794629">
                <w:delText>2</w:delText>
              </w:r>
            </w:del>
          </w:p>
        </w:tc>
        <w:tc>
          <w:tcPr>
            <w:tcW w:w="1993" w:type="dxa"/>
            <w:gridSpan w:val="2"/>
          </w:tcPr>
          <w:p w14:paraId="759BD3FA" w14:textId="77777777" w:rsidR="00537F3E" w:rsidRPr="00794629" w:rsidRDefault="00537F3E" w:rsidP="00537F3E">
            <w:pPr>
              <w:pStyle w:val="10BodySubsequentParagraph"/>
              <w:ind w:firstLine="0"/>
              <w:rPr>
                <w:del w:id="815" w:author="秦蓓嘉" w:date="2026-04-12T19:27:00Z"/>
              </w:rPr>
            </w:pPr>
            <w:del w:id="816" w:author="秦蓓嘉" w:date="2026-04-12T19:27:00Z">
              <w:r w:rsidRPr="00794629">
                <w:delText>Basement store</w:delText>
              </w:r>
            </w:del>
          </w:p>
        </w:tc>
        <w:tc>
          <w:tcPr>
            <w:tcW w:w="1852" w:type="dxa"/>
            <w:gridSpan w:val="2"/>
          </w:tcPr>
          <w:p w14:paraId="76200225" w14:textId="77777777" w:rsidR="00537F3E" w:rsidRPr="00794629" w:rsidRDefault="00537F3E" w:rsidP="00537F3E">
            <w:pPr>
              <w:pStyle w:val="10BodySubsequentParagraph"/>
              <w:ind w:firstLine="0"/>
              <w:rPr>
                <w:del w:id="817" w:author="秦蓓嘉" w:date="2026-04-12T19:27:00Z"/>
              </w:rPr>
            </w:pPr>
            <w:del w:id="818" w:author="秦蓓嘉" w:date="2026-04-12T19:27:00Z">
              <w:r w:rsidRPr="00794629">
                <w:delText xml:space="preserve">5335 </w:delText>
              </w:r>
            </w:del>
          </w:p>
        </w:tc>
        <w:tc>
          <w:tcPr>
            <w:tcW w:w="2013" w:type="dxa"/>
            <w:gridSpan w:val="2"/>
          </w:tcPr>
          <w:p w14:paraId="44FF4E09" w14:textId="77777777" w:rsidR="00537F3E" w:rsidRPr="00794629" w:rsidRDefault="00537F3E" w:rsidP="00537F3E">
            <w:pPr>
              <w:pStyle w:val="10BodySubsequentParagraph"/>
              <w:ind w:firstLine="0"/>
              <w:rPr>
                <w:del w:id="819" w:author="秦蓓嘉" w:date="2026-04-12T19:27:00Z"/>
              </w:rPr>
            </w:pPr>
            <w:del w:id="820" w:author="秦蓓嘉" w:date="2026-04-12T19:27:00Z">
              <w:r w:rsidRPr="00794629">
                <w:delText xml:space="preserve">102.21 </w:delText>
              </w:r>
            </w:del>
          </w:p>
        </w:tc>
      </w:tr>
      <w:tr w:rsidR="00537F3E" w:rsidRPr="00794629" w14:paraId="1D8A3991" w14:textId="77777777" w:rsidTr="00E12A77">
        <w:trPr>
          <w:del w:id="821" w:author="秦蓓嘉" w:date="2026-04-12T19:27:00Z"/>
        </w:trPr>
        <w:tc>
          <w:tcPr>
            <w:tcW w:w="1714" w:type="dxa"/>
            <w:gridSpan w:val="2"/>
          </w:tcPr>
          <w:p w14:paraId="6699400C" w14:textId="77777777" w:rsidR="00537F3E" w:rsidRPr="00794629" w:rsidRDefault="00537F3E" w:rsidP="00537F3E">
            <w:pPr>
              <w:pStyle w:val="10BodySubsequentParagraph"/>
              <w:ind w:firstLine="0"/>
              <w:rPr>
                <w:del w:id="822" w:author="秦蓓嘉" w:date="2026-04-12T19:27:00Z"/>
              </w:rPr>
            </w:pPr>
            <w:del w:id="823" w:author="秦蓓嘉" w:date="2026-04-12T19:27:00Z">
              <w:r w:rsidRPr="00794629">
                <w:delText>3</w:delText>
              </w:r>
            </w:del>
          </w:p>
        </w:tc>
        <w:tc>
          <w:tcPr>
            <w:tcW w:w="1993" w:type="dxa"/>
            <w:gridSpan w:val="2"/>
          </w:tcPr>
          <w:p w14:paraId="203B006D" w14:textId="77777777" w:rsidR="00537F3E" w:rsidRPr="00794629" w:rsidRDefault="00537F3E" w:rsidP="00537F3E">
            <w:pPr>
              <w:pStyle w:val="10BodySubsequentParagraph"/>
              <w:ind w:firstLine="0"/>
              <w:rPr>
                <w:del w:id="824" w:author="秦蓓嘉" w:date="2026-04-12T19:27:00Z"/>
                <w:color w:val="FF0000"/>
              </w:rPr>
            </w:pPr>
            <w:del w:id="825" w:author="秦蓓嘉" w:date="2026-04-12T19:27:00Z">
              <w:r w:rsidRPr="00794629">
                <w:delText>Sunken plaza</w:delText>
              </w:r>
            </w:del>
          </w:p>
        </w:tc>
        <w:tc>
          <w:tcPr>
            <w:tcW w:w="1852" w:type="dxa"/>
            <w:gridSpan w:val="2"/>
          </w:tcPr>
          <w:p w14:paraId="128C16F0" w14:textId="77777777" w:rsidR="00537F3E" w:rsidRPr="00794629" w:rsidRDefault="00537F3E" w:rsidP="00537F3E">
            <w:pPr>
              <w:pStyle w:val="10BodySubsequentParagraph"/>
              <w:ind w:firstLine="0"/>
              <w:rPr>
                <w:del w:id="826" w:author="秦蓓嘉" w:date="2026-04-12T19:27:00Z"/>
                <w:color w:val="FF0000"/>
              </w:rPr>
            </w:pPr>
            <w:del w:id="827" w:author="秦蓓嘉" w:date="2026-04-12T19:27:00Z">
              <w:r w:rsidRPr="00794629">
                <w:delText xml:space="preserve">5850 </w:delText>
              </w:r>
            </w:del>
          </w:p>
        </w:tc>
        <w:tc>
          <w:tcPr>
            <w:tcW w:w="2013" w:type="dxa"/>
            <w:gridSpan w:val="2"/>
          </w:tcPr>
          <w:p w14:paraId="2358B7A7" w14:textId="77777777" w:rsidR="00537F3E" w:rsidRPr="00794629" w:rsidRDefault="00537F3E" w:rsidP="00537F3E">
            <w:pPr>
              <w:pStyle w:val="10BodySubsequentParagraph"/>
              <w:ind w:firstLine="0"/>
              <w:rPr>
                <w:del w:id="828" w:author="秦蓓嘉" w:date="2026-04-12T19:27:00Z"/>
                <w:color w:val="FF0000"/>
              </w:rPr>
            </w:pPr>
            <w:del w:id="829" w:author="秦蓓嘉" w:date="2026-04-12T19:27:00Z">
              <w:r w:rsidRPr="00794629">
                <w:delText xml:space="preserve">92.65 </w:delText>
              </w:r>
            </w:del>
          </w:p>
        </w:tc>
      </w:tr>
      <w:tr w:rsidR="00537F3E" w:rsidRPr="00794629" w14:paraId="690DBFBD" w14:textId="77777777" w:rsidTr="00E12A77">
        <w:trPr>
          <w:del w:id="830" w:author="秦蓓嘉" w:date="2026-04-12T19:27:00Z"/>
        </w:trPr>
        <w:tc>
          <w:tcPr>
            <w:tcW w:w="1714" w:type="dxa"/>
            <w:gridSpan w:val="2"/>
          </w:tcPr>
          <w:p w14:paraId="5ACF367B" w14:textId="77777777" w:rsidR="00537F3E" w:rsidRPr="00794629" w:rsidRDefault="00537F3E" w:rsidP="00537F3E">
            <w:pPr>
              <w:pStyle w:val="10BodySubsequentParagraph"/>
              <w:ind w:firstLine="0"/>
              <w:rPr>
                <w:del w:id="831" w:author="秦蓓嘉" w:date="2026-04-12T19:27:00Z"/>
              </w:rPr>
            </w:pPr>
            <w:del w:id="832" w:author="秦蓓嘉" w:date="2026-04-12T19:27:00Z">
              <w:r w:rsidRPr="00794629">
                <w:delText>4</w:delText>
              </w:r>
            </w:del>
          </w:p>
        </w:tc>
        <w:tc>
          <w:tcPr>
            <w:tcW w:w="1993" w:type="dxa"/>
            <w:gridSpan w:val="2"/>
          </w:tcPr>
          <w:p w14:paraId="5A69FF79" w14:textId="77777777" w:rsidR="00537F3E" w:rsidRPr="00794629" w:rsidRDefault="00537F3E" w:rsidP="00537F3E">
            <w:pPr>
              <w:pStyle w:val="10BodySubsequentParagraph"/>
              <w:ind w:firstLine="0"/>
              <w:rPr>
                <w:del w:id="833" w:author="秦蓓嘉" w:date="2026-04-12T19:27:00Z"/>
                <w:color w:val="FF0000"/>
              </w:rPr>
            </w:pPr>
            <w:del w:id="834" w:author="秦蓓嘉" w:date="2026-04-12T19:27:00Z">
              <w:r w:rsidRPr="00794629">
                <w:delText>School cafeteria</w:delText>
              </w:r>
            </w:del>
          </w:p>
        </w:tc>
        <w:tc>
          <w:tcPr>
            <w:tcW w:w="1852" w:type="dxa"/>
            <w:gridSpan w:val="2"/>
          </w:tcPr>
          <w:p w14:paraId="2F7AA94A" w14:textId="77777777" w:rsidR="00537F3E" w:rsidRPr="00794629" w:rsidRDefault="00537F3E" w:rsidP="00537F3E">
            <w:pPr>
              <w:pStyle w:val="10BodySubsequentParagraph"/>
              <w:ind w:firstLine="0"/>
              <w:rPr>
                <w:del w:id="835" w:author="秦蓓嘉" w:date="2026-04-12T19:27:00Z"/>
                <w:color w:val="FF0000"/>
              </w:rPr>
            </w:pPr>
            <w:del w:id="836" w:author="秦蓓嘉" w:date="2026-04-12T19:27:00Z">
              <w:r w:rsidRPr="00794629">
                <w:delText xml:space="preserve">5131 </w:delText>
              </w:r>
            </w:del>
          </w:p>
        </w:tc>
        <w:tc>
          <w:tcPr>
            <w:tcW w:w="2013" w:type="dxa"/>
            <w:gridSpan w:val="2"/>
          </w:tcPr>
          <w:p w14:paraId="0FBD37AE" w14:textId="77777777" w:rsidR="00537F3E" w:rsidRPr="00794629" w:rsidRDefault="00537F3E" w:rsidP="00537F3E">
            <w:pPr>
              <w:pStyle w:val="10BodySubsequentParagraph"/>
              <w:ind w:firstLine="0"/>
              <w:rPr>
                <w:del w:id="837" w:author="秦蓓嘉" w:date="2026-04-12T19:27:00Z"/>
                <w:color w:val="FF0000"/>
              </w:rPr>
            </w:pPr>
            <w:del w:id="838" w:author="秦蓓嘉" w:date="2026-04-12T19:27:00Z">
              <w:r w:rsidRPr="00794629">
                <w:delText xml:space="preserve">119.31 </w:delText>
              </w:r>
            </w:del>
          </w:p>
        </w:tc>
      </w:tr>
      <w:tr w:rsidR="00537F3E" w:rsidRPr="00794629" w14:paraId="3492B960" w14:textId="77777777" w:rsidTr="00E12A77">
        <w:trPr>
          <w:del w:id="839" w:author="秦蓓嘉" w:date="2026-04-12T19:27:00Z"/>
        </w:trPr>
        <w:tc>
          <w:tcPr>
            <w:tcW w:w="1714" w:type="dxa"/>
            <w:gridSpan w:val="2"/>
          </w:tcPr>
          <w:p w14:paraId="4F8191F9" w14:textId="77777777" w:rsidR="00537F3E" w:rsidRPr="00794629" w:rsidRDefault="00537F3E" w:rsidP="00537F3E">
            <w:pPr>
              <w:pStyle w:val="10BodySubsequentParagraph"/>
              <w:ind w:firstLine="0"/>
              <w:rPr>
                <w:del w:id="840" w:author="秦蓓嘉" w:date="2026-04-12T19:27:00Z"/>
              </w:rPr>
            </w:pPr>
            <w:del w:id="841" w:author="秦蓓嘉" w:date="2026-04-12T19:27:00Z">
              <w:r w:rsidRPr="00794629">
                <w:delText>5</w:delText>
              </w:r>
            </w:del>
          </w:p>
        </w:tc>
        <w:tc>
          <w:tcPr>
            <w:tcW w:w="1993" w:type="dxa"/>
            <w:gridSpan w:val="2"/>
          </w:tcPr>
          <w:p w14:paraId="38C9CEE8" w14:textId="77777777" w:rsidR="00537F3E" w:rsidRPr="00794629" w:rsidRDefault="00537F3E" w:rsidP="00537F3E">
            <w:pPr>
              <w:pStyle w:val="10BodySubsequentParagraph"/>
              <w:ind w:firstLine="0"/>
              <w:rPr>
                <w:del w:id="842" w:author="秦蓓嘉" w:date="2026-04-12T19:27:00Z"/>
              </w:rPr>
            </w:pPr>
            <w:del w:id="843" w:author="秦蓓嘉" w:date="2026-04-12T19:27:00Z">
              <w:r w:rsidRPr="00794629">
                <w:delText>School canteen</w:delText>
              </w:r>
            </w:del>
          </w:p>
        </w:tc>
        <w:tc>
          <w:tcPr>
            <w:tcW w:w="1852" w:type="dxa"/>
            <w:gridSpan w:val="2"/>
          </w:tcPr>
          <w:p w14:paraId="31135EC4" w14:textId="77777777" w:rsidR="00537F3E" w:rsidRPr="00794629" w:rsidRDefault="00537F3E" w:rsidP="00537F3E">
            <w:pPr>
              <w:pStyle w:val="10BodySubsequentParagraph"/>
              <w:ind w:firstLine="0"/>
              <w:rPr>
                <w:del w:id="844" w:author="秦蓓嘉" w:date="2026-04-12T19:27:00Z"/>
              </w:rPr>
            </w:pPr>
            <w:del w:id="845" w:author="秦蓓嘉" w:date="2026-04-12T19:27:00Z">
              <w:r w:rsidRPr="00794629">
                <w:delText xml:space="preserve">4539 </w:delText>
              </w:r>
            </w:del>
          </w:p>
        </w:tc>
        <w:tc>
          <w:tcPr>
            <w:tcW w:w="2013" w:type="dxa"/>
            <w:gridSpan w:val="2"/>
          </w:tcPr>
          <w:p w14:paraId="4F275FCA" w14:textId="77777777" w:rsidR="00537F3E" w:rsidRPr="00794629" w:rsidRDefault="00537F3E" w:rsidP="00537F3E">
            <w:pPr>
              <w:pStyle w:val="10BodySubsequentParagraph"/>
              <w:ind w:firstLine="0"/>
              <w:rPr>
                <w:del w:id="846" w:author="秦蓓嘉" w:date="2026-04-12T19:27:00Z"/>
              </w:rPr>
            </w:pPr>
            <w:del w:id="847" w:author="秦蓓嘉" w:date="2026-04-12T19:27:00Z">
              <w:r w:rsidRPr="00794629">
                <w:delText xml:space="preserve">82.87 </w:delText>
              </w:r>
            </w:del>
          </w:p>
        </w:tc>
      </w:tr>
      <w:tr w:rsidR="00537F3E" w:rsidRPr="00794629" w14:paraId="33F795A6" w14:textId="77777777" w:rsidTr="00E12A77">
        <w:trPr>
          <w:del w:id="848" w:author="秦蓓嘉" w:date="2026-04-12T19:27:00Z"/>
        </w:trPr>
        <w:tc>
          <w:tcPr>
            <w:tcW w:w="1714" w:type="dxa"/>
            <w:gridSpan w:val="2"/>
          </w:tcPr>
          <w:p w14:paraId="7BDE6E6A" w14:textId="77777777" w:rsidR="00537F3E" w:rsidRPr="00794629" w:rsidRDefault="00537F3E" w:rsidP="00537F3E">
            <w:pPr>
              <w:pStyle w:val="10BodySubsequentParagraph"/>
              <w:ind w:firstLine="0"/>
              <w:rPr>
                <w:del w:id="849" w:author="秦蓓嘉" w:date="2026-04-12T19:27:00Z"/>
              </w:rPr>
            </w:pPr>
            <w:del w:id="850" w:author="秦蓓嘉" w:date="2026-04-12T19:27:00Z">
              <w:r w:rsidRPr="00794629">
                <w:delText>6</w:delText>
              </w:r>
            </w:del>
          </w:p>
        </w:tc>
        <w:tc>
          <w:tcPr>
            <w:tcW w:w="1993" w:type="dxa"/>
            <w:gridSpan w:val="2"/>
          </w:tcPr>
          <w:p w14:paraId="1F3ED0D8" w14:textId="77777777" w:rsidR="00537F3E" w:rsidRPr="00794629" w:rsidRDefault="00537F3E" w:rsidP="00537F3E">
            <w:pPr>
              <w:pStyle w:val="10BodySubsequentParagraph"/>
              <w:ind w:firstLine="0"/>
              <w:rPr>
                <w:del w:id="851" w:author="秦蓓嘉" w:date="2026-04-12T19:27:00Z"/>
              </w:rPr>
            </w:pPr>
            <w:del w:id="852" w:author="秦蓓嘉" w:date="2026-04-12T19:27:00Z">
              <w:r w:rsidRPr="00794629">
                <w:delText>School Starbuck</w:delText>
              </w:r>
            </w:del>
          </w:p>
        </w:tc>
        <w:tc>
          <w:tcPr>
            <w:tcW w:w="1852" w:type="dxa"/>
            <w:gridSpan w:val="2"/>
          </w:tcPr>
          <w:p w14:paraId="47DEBD85" w14:textId="77777777" w:rsidR="00537F3E" w:rsidRPr="00794629" w:rsidRDefault="00537F3E" w:rsidP="00537F3E">
            <w:pPr>
              <w:pStyle w:val="10BodySubsequentParagraph"/>
              <w:ind w:firstLine="0"/>
              <w:rPr>
                <w:del w:id="853" w:author="秦蓓嘉" w:date="2026-04-12T19:27:00Z"/>
              </w:rPr>
            </w:pPr>
            <w:del w:id="854" w:author="秦蓓嘉" w:date="2026-04-12T19:27:00Z">
              <w:r w:rsidRPr="00794629">
                <w:delText xml:space="preserve">3583 </w:delText>
              </w:r>
            </w:del>
          </w:p>
        </w:tc>
        <w:tc>
          <w:tcPr>
            <w:tcW w:w="2013" w:type="dxa"/>
            <w:gridSpan w:val="2"/>
          </w:tcPr>
          <w:p w14:paraId="471962FE" w14:textId="77777777" w:rsidR="00537F3E" w:rsidRPr="00794629" w:rsidRDefault="00537F3E" w:rsidP="00537F3E">
            <w:pPr>
              <w:pStyle w:val="10BodySubsequentParagraph"/>
              <w:ind w:firstLine="0"/>
              <w:rPr>
                <w:del w:id="855" w:author="秦蓓嘉" w:date="2026-04-12T19:27:00Z"/>
              </w:rPr>
            </w:pPr>
            <w:del w:id="856" w:author="秦蓓嘉" w:date="2026-04-12T19:27:00Z">
              <w:r w:rsidRPr="00794629">
                <w:delText xml:space="preserve">21.82 </w:delText>
              </w:r>
            </w:del>
          </w:p>
        </w:tc>
      </w:tr>
      <w:tr w:rsidR="00537F3E" w:rsidRPr="00794629" w14:paraId="14B5B80A" w14:textId="77777777" w:rsidTr="00E12A77">
        <w:trPr>
          <w:del w:id="857" w:author="秦蓓嘉" w:date="2026-04-12T19:27:00Z"/>
        </w:trPr>
        <w:tc>
          <w:tcPr>
            <w:tcW w:w="1714" w:type="dxa"/>
            <w:gridSpan w:val="2"/>
          </w:tcPr>
          <w:p w14:paraId="3C34BFF2" w14:textId="77777777" w:rsidR="00537F3E" w:rsidRPr="00794629" w:rsidRDefault="00537F3E" w:rsidP="00537F3E">
            <w:pPr>
              <w:pStyle w:val="10BodySubsequentParagraph"/>
              <w:ind w:firstLine="0"/>
              <w:rPr>
                <w:del w:id="858" w:author="秦蓓嘉" w:date="2026-04-12T19:27:00Z"/>
              </w:rPr>
            </w:pPr>
            <w:del w:id="859" w:author="秦蓓嘉" w:date="2026-04-12T19:27:00Z">
              <w:r w:rsidRPr="00794629">
                <w:delText>7</w:delText>
              </w:r>
            </w:del>
          </w:p>
        </w:tc>
        <w:tc>
          <w:tcPr>
            <w:tcW w:w="1993" w:type="dxa"/>
            <w:gridSpan w:val="2"/>
          </w:tcPr>
          <w:p w14:paraId="4EB47B0F" w14:textId="77777777" w:rsidR="00537F3E" w:rsidRPr="00794629" w:rsidRDefault="00537F3E" w:rsidP="00537F3E">
            <w:pPr>
              <w:pStyle w:val="10BodySubsequentParagraph"/>
              <w:ind w:firstLine="0"/>
              <w:rPr>
                <w:del w:id="860" w:author="秦蓓嘉" w:date="2026-04-12T19:27:00Z"/>
              </w:rPr>
            </w:pPr>
            <w:del w:id="861" w:author="秦蓓嘉" w:date="2026-04-12T19:27:00Z">
              <w:r w:rsidRPr="00794629">
                <w:delText>Grassland with front lighting</w:delText>
              </w:r>
            </w:del>
          </w:p>
        </w:tc>
        <w:tc>
          <w:tcPr>
            <w:tcW w:w="1852" w:type="dxa"/>
            <w:gridSpan w:val="2"/>
          </w:tcPr>
          <w:p w14:paraId="7CE1C79C" w14:textId="77777777" w:rsidR="00537F3E" w:rsidRPr="00794629" w:rsidRDefault="00537F3E" w:rsidP="00537F3E">
            <w:pPr>
              <w:pStyle w:val="10BodySubsequentParagraph"/>
              <w:ind w:firstLine="0"/>
              <w:rPr>
                <w:del w:id="862" w:author="秦蓓嘉" w:date="2026-04-12T19:27:00Z"/>
              </w:rPr>
            </w:pPr>
            <w:del w:id="863" w:author="秦蓓嘉" w:date="2026-04-12T19:27:00Z">
              <w:r w:rsidRPr="00794629">
                <w:delText xml:space="preserve">4705 </w:delText>
              </w:r>
            </w:del>
          </w:p>
        </w:tc>
        <w:tc>
          <w:tcPr>
            <w:tcW w:w="2013" w:type="dxa"/>
            <w:gridSpan w:val="2"/>
          </w:tcPr>
          <w:p w14:paraId="7CB3B1B7" w14:textId="77777777" w:rsidR="00537F3E" w:rsidRPr="00794629" w:rsidRDefault="00537F3E" w:rsidP="00537F3E">
            <w:pPr>
              <w:pStyle w:val="10BodySubsequentParagraph"/>
              <w:ind w:firstLine="0"/>
              <w:rPr>
                <w:del w:id="864" w:author="秦蓓嘉" w:date="2026-04-12T19:27:00Z"/>
              </w:rPr>
            </w:pPr>
            <w:del w:id="865" w:author="秦蓓嘉" w:date="2026-04-12T19:27:00Z">
              <w:r w:rsidRPr="00794629">
                <w:delText xml:space="preserve">49.69 </w:delText>
              </w:r>
            </w:del>
          </w:p>
        </w:tc>
      </w:tr>
      <w:tr w:rsidR="00537F3E" w:rsidRPr="00794629" w14:paraId="6FBE7771" w14:textId="77777777" w:rsidTr="00E12A77">
        <w:trPr>
          <w:del w:id="866" w:author="秦蓓嘉" w:date="2026-04-12T19:27:00Z"/>
        </w:trPr>
        <w:tc>
          <w:tcPr>
            <w:tcW w:w="1714" w:type="dxa"/>
            <w:gridSpan w:val="2"/>
          </w:tcPr>
          <w:p w14:paraId="1A62032B" w14:textId="77777777" w:rsidR="00537F3E" w:rsidRPr="00794629" w:rsidRDefault="00537F3E" w:rsidP="00537F3E">
            <w:pPr>
              <w:pStyle w:val="10BodySubsequentParagraph"/>
              <w:ind w:firstLine="0"/>
              <w:rPr>
                <w:del w:id="867" w:author="秦蓓嘉" w:date="2026-04-12T19:27:00Z"/>
              </w:rPr>
            </w:pPr>
            <w:del w:id="868" w:author="秦蓓嘉" w:date="2026-04-12T19:27:00Z">
              <w:r w:rsidRPr="00794629">
                <w:delText>8</w:delText>
              </w:r>
            </w:del>
          </w:p>
        </w:tc>
        <w:tc>
          <w:tcPr>
            <w:tcW w:w="1993" w:type="dxa"/>
            <w:gridSpan w:val="2"/>
          </w:tcPr>
          <w:p w14:paraId="3D20508E" w14:textId="77777777" w:rsidR="00537F3E" w:rsidRPr="00794629" w:rsidRDefault="00537F3E" w:rsidP="00537F3E">
            <w:pPr>
              <w:pStyle w:val="10BodySubsequentParagraph"/>
              <w:ind w:firstLine="0"/>
              <w:rPr>
                <w:del w:id="869" w:author="秦蓓嘉" w:date="2026-04-12T19:27:00Z"/>
              </w:rPr>
            </w:pPr>
            <w:del w:id="870" w:author="秦蓓嘉" w:date="2026-04-12T19:27:00Z">
              <w:r w:rsidRPr="00794629">
                <w:delText>Grassland with side lighting</w:delText>
              </w:r>
            </w:del>
          </w:p>
        </w:tc>
        <w:tc>
          <w:tcPr>
            <w:tcW w:w="1852" w:type="dxa"/>
            <w:gridSpan w:val="2"/>
          </w:tcPr>
          <w:p w14:paraId="1BBF1973" w14:textId="77777777" w:rsidR="00537F3E" w:rsidRPr="00794629" w:rsidRDefault="00537F3E" w:rsidP="00537F3E">
            <w:pPr>
              <w:pStyle w:val="10BodySubsequentParagraph"/>
              <w:ind w:firstLine="0"/>
              <w:rPr>
                <w:del w:id="871" w:author="秦蓓嘉" w:date="2026-04-12T19:27:00Z"/>
              </w:rPr>
            </w:pPr>
            <w:del w:id="872" w:author="秦蓓嘉" w:date="2026-04-12T19:27:00Z">
              <w:r w:rsidRPr="00794629">
                <w:delText xml:space="preserve">5897 </w:delText>
              </w:r>
            </w:del>
          </w:p>
        </w:tc>
        <w:tc>
          <w:tcPr>
            <w:tcW w:w="2013" w:type="dxa"/>
            <w:gridSpan w:val="2"/>
          </w:tcPr>
          <w:p w14:paraId="0D401DA8" w14:textId="77777777" w:rsidR="00537F3E" w:rsidRPr="00794629" w:rsidRDefault="00537F3E" w:rsidP="00537F3E">
            <w:pPr>
              <w:pStyle w:val="10BodySubsequentParagraph"/>
              <w:ind w:firstLine="0"/>
              <w:rPr>
                <w:del w:id="873" w:author="秦蓓嘉" w:date="2026-04-12T19:27:00Z"/>
              </w:rPr>
            </w:pPr>
            <w:del w:id="874" w:author="秦蓓嘉" w:date="2026-04-12T19:27:00Z">
              <w:r w:rsidRPr="00794629">
                <w:delText xml:space="preserve">64.06 </w:delText>
              </w:r>
            </w:del>
          </w:p>
        </w:tc>
      </w:tr>
      <w:tr w:rsidR="00537F3E" w:rsidRPr="00794629" w14:paraId="670E20D8" w14:textId="77777777" w:rsidTr="00E12A77">
        <w:trPr>
          <w:del w:id="875" w:author="秦蓓嘉" w:date="2026-04-12T19:27:00Z"/>
        </w:trPr>
        <w:tc>
          <w:tcPr>
            <w:tcW w:w="1714" w:type="dxa"/>
            <w:gridSpan w:val="2"/>
          </w:tcPr>
          <w:p w14:paraId="78F919D7" w14:textId="77777777" w:rsidR="00537F3E" w:rsidRPr="00794629" w:rsidRDefault="00537F3E" w:rsidP="00537F3E">
            <w:pPr>
              <w:pStyle w:val="10BodySubsequentParagraph"/>
              <w:ind w:firstLine="0"/>
              <w:rPr>
                <w:del w:id="876" w:author="秦蓓嘉" w:date="2026-04-12T19:27:00Z"/>
              </w:rPr>
            </w:pPr>
            <w:del w:id="877" w:author="秦蓓嘉" w:date="2026-04-12T19:27:00Z">
              <w:r w:rsidRPr="00794629">
                <w:delText>9</w:delText>
              </w:r>
            </w:del>
          </w:p>
        </w:tc>
        <w:tc>
          <w:tcPr>
            <w:tcW w:w="1993" w:type="dxa"/>
            <w:gridSpan w:val="2"/>
          </w:tcPr>
          <w:p w14:paraId="07614D9C" w14:textId="77777777" w:rsidR="00537F3E" w:rsidRPr="00794629" w:rsidRDefault="00537F3E" w:rsidP="00537F3E">
            <w:pPr>
              <w:pStyle w:val="10BodySubsequentParagraph"/>
              <w:ind w:firstLine="0"/>
              <w:rPr>
                <w:del w:id="878" w:author="秦蓓嘉" w:date="2026-04-12T19:27:00Z"/>
              </w:rPr>
            </w:pPr>
            <w:del w:id="879" w:author="秦蓓嘉" w:date="2026-04-12T19:27:00Z">
              <w:r w:rsidRPr="00794629">
                <w:delText>Grassland with back lighting</w:delText>
              </w:r>
            </w:del>
          </w:p>
        </w:tc>
        <w:tc>
          <w:tcPr>
            <w:tcW w:w="1852" w:type="dxa"/>
            <w:gridSpan w:val="2"/>
          </w:tcPr>
          <w:p w14:paraId="3AEB20EE" w14:textId="77777777" w:rsidR="00537F3E" w:rsidRPr="00794629" w:rsidRDefault="00537F3E" w:rsidP="00537F3E">
            <w:pPr>
              <w:pStyle w:val="10BodySubsequentParagraph"/>
              <w:ind w:firstLine="0"/>
              <w:rPr>
                <w:del w:id="880" w:author="秦蓓嘉" w:date="2026-04-12T19:27:00Z"/>
              </w:rPr>
            </w:pPr>
            <w:del w:id="881" w:author="秦蓓嘉" w:date="2026-04-12T19:27:00Z">
              <w:r w:rsidRPr="00794629">
                <w:delText xml:space="preserve">5629 </w:delText>
              </w:r>
            </w:del>
          </w:p>
        </w:tc>
        <w:tc>
          <w:tcPr>
            <w:tcW w:w="2013" w:type="dxa"/>
            <w:gridSpan w:val="2"/>
          </w:tcPr>
          <w:p w14:paraId="695B1A55" w14:textId="77777777" w:rsidR="00537F3E" w:rsidRPr="00794629" w:rsidRDefault="00537F3E" w:rsidP="00537F3E">
            <w:pPr>
              <w:pStyle w:val="10BodySubsequentParagraph"/>
              <w:ind w:firstLine="0"/>
              <w:rPr>
                <w:del w:id="882" w:author="秦蓓嘉" w:date="2026-04-12T19:27:00Z"/>
              </w:rPr>
            </w:pPr>
            <w:del w:id="883" w:author="秦蓓嘉" w:date="2026-04-12T19:27:00Z">
              <w:r w:rsidRPr="00794629">
                <w:delText xml:space="preserve">116.77 </w:delText>
              </w:r>
            </w:del>
          </w:p>
        </w:tc>
      </w:tr>
      <w:tr w:rsidR="00537F3E" w:rsidRPr="00794629" w14:paraId="49714F39" w14:textId="77777777" w:rsidTr="00E12A77">
        <w:trPr>
          <w:del w:id="884" w:author="秦蓓嘉" w:date="2026-04-12T19:27:00Z"/>
        </w:trPr>
        <w:tc>
          <w:tcPr>
            <w:tcW w:w="1714" w:type="dxa"/>
            <w:gridSpan w:val="2"/>
          </w:tcPr>
          <w:p w14:paraId="240EE2E0" w14:textId="77777777" w:rsidR="00537F3E" w:rsidRPr="00794629" w:rsidRDefault="00537F3E" w:rsidP="00537F3E">
            <w:pPr>
              <w:pStyle w:val="10BodySubsequentParagraph"/>
              <w:ind w:firstLine="0"/>
              <w:rPr>
                <w:del w:id="885" w:author="秦蓓嘉" w:date="2026-04-12T19:27:00Z"/>
              </w:rPr>
            </w:pPr>
            <w:del w:id="886" w:author="秦蓓嘉" w:date="2026-04-12T19:27:00Z">
              <w:r w:rsidRPr="00794629">
                <w:delText>10</w:delText>
              </w:r>
            </w:del>
          </w:p>
        </w:tc>
        <w:tc>
          <w:tcPr>
            <w:tcW w:w="1993" w:type="dxa"/>
            <w:gridSpan w:val="2"/>
          </w:tcPr>
          <w:p w14:paraId="6A226E22" w14:textId="77777777" w:rsidR="00537F3E" w:rsidRPr="00794629" w:rsidRDefault="00537F3E" w:rsidP="00537F3E">
            <w:pPr>
              <w:pStyle w:val="10BodySubsequentParagraph"/>
              <w:ind w:firstLine="0"/>
              <w:rPr>
                <w:del w:id="887" w:author="秦蓓嘉" w:date="2026-04-12T19:27:00Z"/>
              </w:rPr>
            </w:pPr>
            <w:del w:id="888" w:author="秦蓓嘉" w:date="2026-04-12T19:27:00Z">
              <w:r w:rsidRPr="00794629">
                <w:delText>Overcast scene</w:delText>
              </w:r>
            </w:del>
          </w:p>
        </w:tc>
        <w:tc>
          <w:tcPr>
            <w:tcW w:w="1852" w:type="dxa"/>
            <w:gridSpan w:val="2"/>
          </w:tcPr>
          <w:p w14:paraId="45E8087C" w14:textId="77777777" w:rsidR="00537F3E" w:rsidRPr="00794629" w:rsidRDefault="00537F3E" w:rsidP="00537F3E">
            <w:pPr>
              <w:pStyle w:val="10BodySubsequentParagraph"/>
              <w:ind w:firstLine="0"/>
              <w:rPr>
                <w:del w:id="889" w:author="秦蓓嘉" w:date="2026-04-12T19:27:00Z"/>
              </w:rPr>
            </w:pPr>
            <w:del w:id="890" w:author="秦蓓嘉" w:date="2026-04-12T19:27:00Z">
              <w:r w:rsidRPr="00794629">
                <w:delText xml:space="preserve">8982 </w:delText>
              </w:r>
            </w:del>
          </w:p>
        </w:tc>
        <w:tc>
          <w:tcPr>
            <w:tcW w:w="2013" w:type="dxa"/>
            <w:gridSpan w:val="2"/>
          </w:tcPr>
          <w:p w14:paraId="719A59BB" w14:textId="77777777" w:rsidR="00537F3E" w:rsidRPr="00794629" w:rsidRDefault="00537F3E" w:rsidP="00537F3E">
            <w:pPr>
              <w:pStyle w:val="10BodySubsequentParagraph"/>
              <w:ind w:firstLine="0"/>
              <w:rPr>
                <w:del w:id="891" w:author="秦蓓嘉" w:date="2026-04-12T19:27:00Z"/>
              </w:rPr>
            </w:pPr>
            <w:del w:id="892" w:author="秦蓓嘉" w:date="2026-04-12T19:27:00Z">
              <w:r w:rsidRPr="00794629">
                <w:delText xml:space="preserve">34.28 </w:delText>
              </w:r>
            </w:del>
          </w:p>
        </w:tc>
      </w:tr>
      <w:tr w:rsidR="00537F3E" w:rsidRPr="00794629" w14:paraId="77817A48" w14:textId="77777777" w:rsidTr="00E12A77">
        <w:trPr>
          <w:del w:id="893" w:author="秦蓓嘉" w:date="2026-04-12T19:27:00Z"/>
        </w:trPr>
        <w:tc>
          <w:tcPr>
            <w:tcW w:w="1714" w:type="dxa"/>
            <w:gridSpan w:val="2"/>
          </w:tcPr>
          <w:p w14:paraId="1AF913F4" w14:textId="77777777" w:rsidR="00537F3E" w:rsidRPr="00794629" w:rsidRDefault="00537F3E" w:rsidP="00537F3E">
            <w:pPr>
              <w:pStyle w:val="10BodySubsequentParagraph"/>
              <w:ind w:firstLine="0"/>
              <w:rPr>
                <w:del w:id="894" w:author="秦蓓嘉" w:date="2026-04-12T19:27:00Z"/>
              </w:rPr>
            </w:pPr>
            <w:del w:id="895" w:author="秦蓓嘉" w:date="2026-04-12T19:27:00Z">
              <w:r w:rsidRPr="00794629">
                <w:delText>11</w:delText>
              </w:r>
            </w:del>
          </w:p>
        </w:tc>
        <w:tc>
          <w:tcPr>
            <w:tcW w:w="1993" w:type="dxa"/>
            <w:gridSpan w:val="2"/>
          </w:tcPr>
          <w:p w14:paraId="607F2DBD" w14:textId="77777777" w:rsidR="00537F3E" w:rsidRPr="00794629" w:rsidRDefault="00537F3E" w:rsidP="00537F3E">
            <w:pPr>
              <w:pStyle w:val="10BodySubsequentParagraph"/>
              <w:ind w:firstLine="0"/>
              <w:rPr>
                <w:del w:id="896" w:author="秦蓓嘉" w:date="2026-04-12T19:27:00Z"/>
              </w:rPr>
            </w:pPr>
            <w:del w:id="897" w:author="秦蓓嘉" w:date="2026-04-12T19:27:00Z">
              <w:r w:rsidRPr="00794629">
                <w:delText>Grassland with back lighting at sunset</w:delText>
              </w:r>
            </w:del>
          </w:p>
        </w:tc>
        <w:tc>
          <w:tcPr>
            <w:tcW w:w="1852" w:type="dxa"/>
            <w:gridSpan w:val="2"/>
          </w:tcPr>
          <w:p w14:paraId="0A0A8B0C" w14:textId="77777777" w:rsidR="00537F3E" w:rsidRPr="00794629" w:rsidRDefault="00537F3E" w:rsidP="00537F3E">
            <w:pPr>
              <w:pStyle w:val="10BodySubsequentParagraph"/>
              <w:ind w:firstLine="0"/>
              <w:rPr>
                <w:del w:id="898" w:author="秦蓓嘉" w:date="2026-04-12T19:27:00Z"/>
              </w:rPr>
            </w:pPr>
            <w:del w:id="899" w:author="秦蓓嘉" w:date="2026-04-12T19:27:00Z">
              <w:r w:rsidRPr="00794629">
                <w:delText xml:space="preserve">6092 </w:delText>
              </w:r>
            </w:del>
          </w:p>
        </w:tc>
        <w:tc>
          <w:tcPr>
            <w:tcW w:w="2013" w:type="dxa"/>
            <w:gridSpan w:val="2"/>
          </w:tcPr>
          <w:p w14:paraId="5185079A" w14:textId="77777777" w:rsidR="00537F3E" w:rsidRPr="00794629" w:rsidRDefault="00537F3E" w:rsidP="00537F3E">
            <w:pPr>
              <w:pStyle w:val="10BodySubsequentParagraph"/>
              <w:ind w:firstLine="0"/>
              <w:rPr>
                <w:del w:id="900" w:author="秦蓓嘉" w:date="2026-04-12T19:27:00Z"/>
              </w:rPr>
            </w:pPr>
            <w:del w:id="901" w:author="秦蓓嘉" w:date="2026-04-12T19:27:00Z">
              <w:r w:rsidRPr="00794629">
                <w:delText xml:space="preserve">174.09 </w:delText>
              </w:r>
            </w:del>
          </w:p>
        </w:tc>
      </w:tr>
      <w:tr w:rsidR="00537F3E" w:rsidRPr="00794629" w14:paraId="65203D9E" w14:textId="77777777" w:rsidTr="00E12A77">
        <w:trPr>
          <w:del w:id="902" w:author="秦蓓嘉" w:date="2026-04-12T19:27:00Z"/>
        </w:trPr>
        <w:tc>
          <w:tcPr>
            <w:tcW w:w="1714" w:type="dxa"/>
            <w:gridSpan w:val="2"/>
          </w:tcPr>
          <w:p w14:paraId="3D3D061B" w14:textId="77777777" w:rsidR="00537F3E" w:rsidRPr="00794629" w:rsidRDefault="00537F3E" w:rsidP="00537F3E">
            <w:pPr>
              <w:pStyle w:val="10BodySubsequentParagraph"/>
              <w:ind w:firstLine="0"/>
              <w:rPr>
                <w:del w:id="903" w:author="秦蓓嘉" w:date="2026-04-12T19:27:00Z"/>
              </w:rPr>
            </w:pPr>
            <w:del w:id="904" w:author="秦蓓嘉" w:date="2026-04-12T19:27:00Z">
              <w:r w:rsidRPr="00794629">
                <w:delText>12</w:delText>
              </w:r>
            </w:del>
          </w:p>
        </w:tc>
        <w:tc>
          <w:tcPr>
            <w:tcW w:w="1993" w:type="dxa"/>
            <w:gridSpan w:val="2"/>
          </w:tcPr>
          <w:p w14:paraId="69200DA7" w14:textId="77777777" w:rsidR="00537F3E" w:rsidRPr="00794629" w:rsidRDefault="00537F3E" w:rsidP="00537F3E">
            <w:pPr>
              <w:pStyle w:val="10BodySubsequentParagraph"/>
              <w:ind w:firstLine="0"/>
              <w:rPr>
                <w:del w:id="905" w:author="秦蓓嘉" w:date="2026-04-12T19:27:00Z"/>
              </w:rPr>
            </w:pPr>
            <w:del w:id="906" w:author="秦蓓嘉" w:date="2026-04-12T19:27:00Z">
              <w:r w:rsidRPr="00794629">
                <w:delText>Grassland with side lighting at sunset</w:delText>
              </w:r>
            </w:del>
          </w:p>
        </w:tc>
        <w:tc>
          <w:tcPr>
            <w:tcW w:w="1852" w:type="dxa"/>
            <w:gridSpan w:val="2"/>
          </w:tcPr>
          <w:p w14:paraId="0DB8A353" w14:textId="77777777" w:rsidR="00537F3E" w:rsidRPr="00794629" w:rsidRDefault="00537F3E" w:rsidP="00537F3E">
            <w:pPr>
              <w:pStyle w:val="10BodySubsequentParagraph"/>
              <w:ind w:firstLine="0"/>
              <w:rPr>
                <w:del w:id="907" w:author="秦蓓嘉" w:date="2026-04-12T19:27:00Z"/>
              </w:rPr>
            </w:pPr>
            <w:del w:id="908" w:author="秦蓓嘉" w:date="2026-04-12T19:27:00Z">
              <w:r w:rsidRPr="00794629">
                <w:delText xml:space="preserve">6471 </w:delText>
              </w:r>
            </w:del>
          </w:p>
        </w:tc>
        <w:tc>
          <w:tcPr>
            <w:tcW w:w="2013" w:type="dxa"/>
            <w:gridSpan w:val="2"/>
          </w:tcPr>
          <w:p w14:paraId="7F5E70F4" w14:textId="77777777" w:rsidR="00537F3E" w:rsidRPr="00794629" w:rsidRDefault="00537F3E" w:rsidP="00537F3E">
            <w:pPr>
              <w:pStyle w:val="10BodySubsequentParagraph"/>
              <w:ind w:firstLine="0"/>
              <w:rPr>
                <w:del w:id="909" w:author="秦蓓嘉" w:date="2026-04-12T19:27:00Z"/>
              </w:rPr>
            </w:pPr>
            <w:del w:id="910" w:author="秦蓓嘉" w:date="2026-04-12T19:27:00Z">
              <w:r w:rsidRPr="00794629">
                <w:delText xml:space="preserve">91.63 </w:delText>
              </w:r>
            </w:del>
          </w:p>
        </w:tc>
      </w:tr>
      <w:tr w:rsidR="00537F3E" w:rsidRPr="00794629" w14:paraId="6D795FFE" w14:textId="77777777" w:rsidTr="00E12A77">
        <w:trPr>
          <w:del w:id="911" w:author="秦蓓嘉" w:date="2026-04-12T19:27:00Z"/>
        </w:trPr>
        <w:tc>
          <w:tcPr>
            <w:tcW w:w="1714" w:type="dxa"/>
            <w:gridSpan w:val="2"/>
          </w:tcPr>
          <w:p w14:paraId="20E8D5B4" w14:textId="77777777" w:rsidR="00537F3E" w:rsidRPr="00794629" w:rsidRDefault="00537F3E" w:rsidP="00537F3E">
            <w:pPr>
              <w:pStyle w:val="10BodySubsequentParagraph"/>
              <w:ind w:firstLine="0"/>
              <w:rPr>
                <w:del w:id="912" w:author="秦蓓嘉" w:date="2026-04-12T19:27:00Z"/>
              </w:rPr>
            </w:pPr>
            <w:del w:id="913" w:author="秦蓓嘉" w:date="2026-04-12T19:27:00Z">
              <w:r w:rsidRPr="00794629">
                <w:delText>13</w:delText>
              </w:r>
            </w:del>
          </w:p>
        </w:tc>
        <w:tc>
          <w:tcPr>
            <w:tcW w:w="1993" w:type="dxa"/>
            <w:gridSpan w:val="2"/>
          </w:tcPr>
          <w:p w14:paraId="1F5B252C" w14:textId="77777777" w:rsidR="00537F3E" w:rsidRPr="00794629" w:rsidRDefault="00537F3E" w:rsidP="00537F3E">
            <w:pPr>
              <w:pStyle w:val="10BodySubsequentParagraph"/>
              <w:ind w:firstLine="0"/>
              <w:rPr>
                <w:del w:id="914" w:author="秦蓓嘉" w:date="2026-04-12T19:27:00Z"/>
              </w:rPr>
            </w:pPr>
            <w:del w:id="915" w:author="秦蓓嘉" w:date="2026-04-12T19:27:00Z">
              <w:r w:rsidRPr="00794629">
                <w:delText>Night scene</w:delText>
              </w:r>
            </w:del>
          </w:p>
        </w:tc>
        <w:tc>
          <w:tcPr>
            <w:tcW w:w="1852" w:type="dxa"/>
            <w:gridSpan w:val="2"/>
          </w:tcPr>
          <w:p w14:paraId="06ADC71B" w14:textId="77777777" w:rsidR="00537F3E" w:rsidRPr="00794629" w:rsidRDefault="00537F3E" w:rsidP="00537F3E">
            <w:pPr>
              <w:pStyle w:val="10BodySubsequentParagraph"/>
              <w:ind w:firstLine="0"/>
              <w:rPr>
                <w:del w:id="916" w:author="秦蓓嘉" w:date="2026-04-12T19:27:00Z"/>
              </w:rPr>
            </w:pPr>
            <w:del w:id="917" w:author="秦蓓嘉" w:date="2026-04-12T19:27:00Z">
              <w:r w:rsidRPr="00794629">
                <w:delText xml:space="preserve">5545 </w:delText>
              </w:r>
            </w:del>
          </w:p>
        </w:tc>
        <w:tc>
          <w:tcPr>
            <w:tcW w:w="2013" w:type="dxa"/>
            <w:gridSpan w:val="2"/>
          </w:tcPr>
          <w:p w14:paraId="53BBFA2D" w14:textId="77777777" w:rsidR="00537F3E" w:rsidRPr="00794629" w:rsidRDefault="00537F3E" w:rsidP="00537F3E">
            <w:pPr>
              <w:pStyle w:val="10BodySubsequentParagraph"/>
              <w:ind w:firstLine="0"/>
              <w:rPr>
                <w:del w:id="918" w:author="秦蓓嘉" w:date="2026-04-12T19:27:00Z"/>
              </w:rPr>
            </w:pPr>
            <w:del w:id="919" w:author="秦蓓嘉" w:date="2026-04-12T19:27:00Z">
              <w:r w:rsidRPr="00794629">
                <w:delText xml:space="preserve">12.78 </w:delText>
              </w:r>
            </w:del>
          </w:p>
        </w:tc>
      </w:tr>
      <w:tr w:rsidR="00537F3E" w:rsidRPr="00794629" w14:paraId="4DA3AF93" w14:textId="77777777" w:rsidTr="00E12A77">
        <w:trPr>
          <w:del w:id="920" w:author="秦蓓嘉" w:date="2026-04-12T19:27:00Z"/>
        </w:trPr>
        <w:tc>
          <w:tcPr>
            <w:tcW w:w="1714" w:type="dxa"/>
            <w:gridSpan w:val="2"/>
          </w:tcPr>
          <w:p w14:paraId="646496B2" w14:textId="77777777" w:rsidR="00537F3E" w:rsidRPr="00794629" w:rsidRDefault="00537F3E" w:rsidP="00537F3E">
            <w:pPr>
              <w:pStyle w:val="10BodySubsequentParagraph"/>
              <w:ind w:firstLine="0"/>
              <w:rPr>
                <w:del w:id="921" w:author="秦蓓嘉" w:date="2026-04-12T19:27:00Z"/>
              </w:rPr>
            </w:pPr>
            <w:del w:id="922" w:author="秦蓓嘉" w:date="2026-04-12T19:27:00Z">
              <w:r w:rsidRPr="00794629">
                <w:delText>14</w:delText>
              </w:r>
            </w:del>
          </w:p>
        </w:tc>
        <w:tc>
          <w:tcPr>
            <w:tcW w:w="1993" w:type="dxa"/>
            <w:gridSpan w:val="2"/>
          </w:tcPr>
          <w:p w14:paraId="01F61B96" w14:textId="77777777" w:rsidR="00537F3E" w:rsidRPr="00794629" w:rsidRDefault="00537F3E" w:rsidP="00537F3E">
            <w:pPr>
              <w:pStyle w:val="10BodySubsequentParagraph"/>
              <w:ind w:firstLine="0"/>
              <w:rPr>
                <w:del w:id="923" w:author="秦蓓嘉" w:date="2026-04-12T19:27:00Z"/>
              </w:rPr>
            </w:pPr>
            <w:del w:id="924" w:author="秦蓓嘉" w:date="2026-04-12T19:27:00Z">
              <w:r w:rsidRPr="00794629">
                <w:delText>Extreme night scene</w:delText>
              </w:r>
            </w:del>
          </w:p>
        </w:tc>
        <w:tc>
          <w:tcPr>
            <w:tcW w:w="1852" w:type="dxa"/>
            <w:gridSpan w:val="2"/>
          </w:tcPr>
          <w:p w14:paraId="598CF2B4" w14:textId="77777777" w:rsidR="00537F3E" w:rsidRPr="00794629" w:rsidRDefault="00537F3E" w:rsidP="00537F3E">
            <w:pPr>
              <w:pStyle w:val="10BodySubsequentParagraph"/>
              <w:ind w:firstLine="0"/>
              <w:rPr>
                <w:del w:id="925" w:author="秦蓓嘉" w:date="2026-04-12T19:27:00Z"/>
              </w:rPr>
            </w:pPr>
            <w:del w:id="926" w:author="秦蓓嘉" w:date="2026-04-12T19:27:00Z">
              <w:r w:rsidRPr="00794629">
                <w:delText xml:space="preserve">5325 </w:delText>
              </w:r>
            </w:del>
          </w:p>
        </w:tc>
        <w:tc>
          <w:tcPr>
            <w:tcW w:w="2013" w:type="dxa"/>
            <w:gridSpan w:val="2"/>
          </w:tcPr>
          <w:p w14:paraId="0F47B97D" w14:textId="77777777" w:rsidR="00537F3E" w:rsidRPr="00794629" w:rsidRDefault="00537F3E" w:rsidP="00537F3E">
            <w:pPr>
              <w:pStyle w:val="10BodySubsequentParagraph"/>
              <w:ind w:firstLine="0"/>
              <w:rPr>
                <w:del w:id="927" w:author="秦蓓嘉" w:date="2026-04-12T19:27:00Z"/>
              </w:rPr>
            </w:pPr>
            <w:del w:id="928" w:author="秦蓓嘉" w:date="2026-04-12T19:27:00Z">
              <w:r w:rsidRPr="00794629">
                <w:delText xml:space="preserve">5.38 </w:delText>
              </w:r>
            </w:del>
          </w:p>
        </w:tc>
      </w:tr>
    </w:tbl>
    <w:p w14:paraId="1B9378F7" w14:textId="77777777" w:rsidR="00537F3E" w:rsidRPr="00794629" w:rsidRDefault="00537F3E">
      <w:pPr>
        <w:pStyle w:val="a5"/>
        <w:spacing w:before="182" w:line="271" w:lineRule="auto"/>
        <w:ind w:left="102"/>
        <w:rPr>
          <w:del w:id="929" w:author="秦蓓嘉" w:date="2026-04-12T19:27:00Z"/>
        </w:rPr>
      </w:pPr>
    </w:p>
    <w:p w14:paraId="484B3B3C" w14:textId="0394580D" w:rsidR="00DF586E" w:rsidRPr="00805397" w:rsidRDefault="00617501" w:rsidP="00DF586E">
      <w:pPr>
        <w:pStyle w:val="08SectionHeader2"/>
        <w:outlineLvl w:val="1"/>
        <w:rPr>
          <w:b/>
          <w:rPrChange w:id="930" w:author="秦蓓嘉" w:date="2026-04-12T19:27:00Z">
            <w:rPr/>
          </w:rPrChange>
        </w:rPr>
      </w:pPr>
      <w:del w:id="931" w:author="秦蓓嘉" w:date="2026-04-12T19:27:00Z">
        <w:r w:rsidRPr="00794629">
          <w:delText xml:space="preserve">2.2 </w:delText>
        </w:r>
      </w:del>
      <w:r w:rsidR="00DF586E" w:rsidRPr="00805397">
        <w:rPr>
          <w:b/>
          <w:rPrChange w:id="932" w:author="秦蓓嘉" w:date="2026-04-12T19:27:00Z">
            <w:rPr/>
          </w:rPrChange>
        </w:rPr>
        <w:t>Camera characterization</w:t>
      </w:r>
      <w:ins w:id="933" w:author="秦蓓嘉" w:date="2026-04-12T19:27:00Z">
        <w:r w:rsidR="00DF586E" w:rsidRPr="00805397">
          <w:rPr>
            <w:b/>
          </w:rPr>
          <w:t xml:space="preserve"> model</w:t>
        </w:r>
      </w:ins>
    </w:p>
    <w:p w14:paraId="6D02A6AA" w14:textId="77777777" w:rsidR="00454C57" w:rsidRPr="00794629" w:rsidRDefault="00454C57">
      <w:pPr>
        <w:pStyle w:val="09BodyFirstParagraph"/>
        <w:rPr>
          <w:del w:id="934" w:author="秦蓓嘉" w:date="2026-04-12T19:27:00Z"/>
          <w:rFonts w:cs="Times New Roman"/>
          <w:bCs/>
        </w:rPr>
      </w:pPr>
      <w:del w:id="935" w:author="秦蓓嘉" w:date="2026-04-12T19:27:00Z">
        <w:r w:rsidRPr="00794629">
          <w:rPr>
            <w:rFonts w:cs="Times New Roman"/>
            <w:bCs/>
          </w:rPr>
          <w:delText xml:space="preserve">A Hasselblad X100C camera was used to capture images of each model. Its characteristics were modeled using a second-order polynomial, incorporating 11 colorimetric terms </w:delText>
        </w:r>
        <w:r w:rsidR="009355F4" w:rsidRPr="006F2F64">
          <w:rPr>
            <w:rFonts w:cs="Times New Roman"/>
            <w:bCs/>
          </w:rPr>
          <w:fldChar w:fldCharType="begin"/>
        </w:r>
        <w:r w:rsidR="008A1183" w:rsidRPr="00794629">
          <w:rPr>
            <w:rFonts w:cs="Times New Roman"/>
            <w:bCs/>
          </w:rPr>
          <w:delInstrText xml:space="preserve"> ADDIN EN.CITE &lt;EndNote&gt;&lt;Cite&gt;&lt;Author&gt;Hong&lt;/Author&gt;&lt;Year&gt;2001&lt;/Year&gt;&lt;RecNum&gt;50&lt;/RecNum&gt;&lt;DisplayText&gt;[22]&lt;/DisplayText&gt;&lt;record&gt;&lt;rec-number&gt;50&lt;/rec-number&gt;&lt;foreign-keys&gt;&lt;key app="EN" db-id="59p9xtxpk0tdf1eazsbvrzzxdefprsfptpsv" timestamp="1764830304"&gt;50&lt;/key&gt;&lt;/foreign-keys&gt;&lt;ref-type name="Journal Article"&gt;17&lt;/ref-type&gt;&lt;contributors&gt;&lt;authors&gt;&lt;author&gt;Hong, Guowei&lt;/author&gt;&lt;author&gt;Luo, M. Ronnier&lt;/author&gt;&lt;author&gt;Rhodes, Peter A.&lt;/author&gt;&lt;/authors&gt;&lt;/contributors&gt;&lt;titles&gt;&lt;title&gt;A study of digital camera colorimetric characterization based on polynomial modeling&lt;/title&gt;&lt;secondary-title&gt;Color Research &amp;amp; Application&lt;/secondary-title&gt;&lt;/titles&gt;&lt;periodical&gt;&lt;full-title&gt;Color Research &amp;amp; Application&lt;/full-title&gt;&lt;/periodical&gt;&lt;pages&gt;76-84&lt;/pages&gt;&lt;volume&gt;26&lt;/volume&gt;&lt;number&gt;1&lt;/number&gt;&lt;keywords&gt;&lt;keyword&gt;camera characterization&lt;/keyword&gt;&lt;keyword&gt;camera calibration&lt;/keyword&gt;&lt;keyword&gt;device characterization&lt;/keyword&gt;&lt;keyword&gt;colour management&lt;/keyword&gt;&lt;/keywords&gt;&lt;dates&gt;&lt;year&gt;2001&lt;/year&gt;&lt;pub-dates&gt;&lt;date&gt;2001/02/01&lt;/date&gt;&lt;/pub-dates&gt;&lt;/dates&gt;&lt;publisher&gt;John Wiley &amp;amp; Sons, Ltd&lt;/publisher&gt;&lt;isbn&gt;0361-2317&lt;/isbn&gt;&lt;urls&gt;&lt;related-urls&gt;&lt;url&gt;https://doi.org/10.1002/1520-6378(200102)26:1&amp;lt;76::AID-COL8&amp;gt;3.0.CO;2-3&lt;/url&gt;&lt;/related-urls&gt;&lt;/urls&gt;&lt;electronic-resource-num&gt;https://doi.org/10.1002/1520-6378(200102)26:1&amp;lt;76::AID-COL8&amp;gt;3.0.CO;2-3&lt;/electronic-resource-num&gt;&lt;access-date&gt;2025/11/12&lt;/access-date&gt;&lt;/record&gt;&lt;/Cite&gt;&lt;/EndNote&gt;</w:delInstrText>
        </w:r>
        <w:r w:rsidR="009355F4" w:rsidRPr="006F2F64">
          <w:rPr>
            <w:rFonts w:cs="Times New Roman"/>
            <w:bCs/>
          </w:rPr>
          <w:fldChar w:fldCharType="separate"/>
        </w:r>
        <w:r w:rsidR="008A1183" w:rsidRPr="00794629">
          <w:rPr>
            <w:rFonts w:cs="Times New Roman"/>
            <w:bCs/>
            <w:noProof/>
          </w:rPr>
          <w:delText>[22]</w:delText>
        </w:r>
        <w:r w:rsidR="009355F4" w:rsidRPr="006F2F64">
          <w:rPr>
            <w:rFonts w:cs="Times New Roman"/>
            <w:bCs/>
          </w:rPr>
          <w:fldChar w:fldCharType="end"/>
        </w:r>
        <w:r w:rsidRPr="00794629">
          <w:rPr>
            <w:rFonts w:cs="Times New Roman"/>
            <w:bCs/>
          </w:rPr>
          <w:delText>. An Xrite ColourChecker® Digital SG chart, which includes 96 colors, served as the color target. The camera</w:delText>
        </w:r>
        <w:r w:rsidR="00336649" w:rsidRPr="00794629">
          <w:rPr>
            <w:rFonts w:cs="Times New Roman"/>
            <w:bCs/>
          </w:rPr>
          <w:delText>’</w:delText>
        </w:r>
        <w:r w:rsidRPr="00794629">
          <w:rPr>
            <w:rFonts w:cs="Times New Roman"/>
            <w:bCs/>
          </w:rPr>
          <w:delText>s RGB values were extracted as output data. Simultaneously, a Konica-Minolta</w:delText>
        </w:r>
        <w:r w:rsidR="009355F4" w:rsidRPr="00794629">
          <w:rPr>
            <w:rFonts w:cs="Times New Roman"/>
            <w:bCs/>
          </w:rPr>
          <w:delText>®</w:delText>
        </w:r>
        <w:r w:rsidRPr="00794629">
          <w:rPr>
            <w:rFonts w:cs="Times New Roman"/>
            <w:bCs/>
          </w:rPr>
          <w:delText xml:space="preserve"> CS2000A spectrophotometer® was used to measure the spectral reflectance, which was then used to calculate the XYZ tristimulus values under D65/10 conditions. Since the in-lab and real-scene images were captured using two different lenses, the XCD 45P® and XCD 65®, they were characterized separately. The 30 colors in the PMC chart® </w:delText>
        </w:r>
        <w:r w:rsidR="009355F4" w:rsidRPr="006F2F64">
          <w:rPr>
            <w:rFonts w:cs="Times New Roman"/>
            <w:bCs/>
          </w:rPr>
          <w:fldChar w:fldCharType="begin"/>
        </w:r>
        <w:r w:rsidR="008A1183" w:rsidRPr="00794629">
          <w:rPr>
            <w:rFonts w:cs="Times New Roman"/>
            <w:bCs/>
          </w:rPr>
          <w:delInstrText xml:space="preserve"> ADDIN EN.CITE &lt;EndNote&gt;&lt;Cite&gt;&lt;Author&gt;Luo&lt;/Author&gt;&lt;Year&gt;2024&lt;/Year&gt;&lt;RecNum&gt;24&lt;/RecNum&gt;&lt;DisplayText&gt;[19]&lt;/DisplayText&gt;&lt;record&gt;&lt;rec-number&gt;24&lt;/rec-number&gt;&lt;foreign-keys&gt;&lt;key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Cite&gt;&lt;Author&gt;Luo&lt;/Author&gt;&lt;Year&gt;2024&lt;/Year&gt;&lt;RecNum&gt;24&lt;/RecNum&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delInstrText>
        </w:r>
        <w:r w:rsidR="009355F4" w:rsidRPr="006F2F64">
          <w:rPr>
            <w:rFonts w:cs="Times New Roman"/>
            <w:bCs/>
          </w:rPr>
          <w:fldChar w:fldCharType="separate"/>
        </w:r>
        <w:r w:rsidR="008A1183" w:rsidRPr="00794629">
          <w:rPr>
            <w:rFonts w:cs="Times New Roman"/>
            <w:bCs/>
            <w:noProof/>
          </w:rPr>
          <w:delText>[19]</w:delText>
        </w:r>
        <w:r w:rsidR="009355F4" w:rsidRPr="006F2F64">
          <w:rPr>
            <w:rFonts w:cs="Times New Roman"/>
            <w:bCs/>
          </w:rPr>
          <w:fldChar w:fldCharType="end"/>
        </w:r>
        <w:r w:rsidRPr="00794629">
          <w:rPr>
            <w:rFonts w:cs="Times New Roman"/>
            <w:bCs/>
          </w:rPr>
          <w:delText xml:space="preserve"> were used to validate the established model. </w:delText>
        </w:r>
        <w:r w:rsidR="00A05C6E" w:rsidRPr="006F2F64">
          <w:rPr>
            <w:rFonts w:cs="Times New Roman"/>
            <w:bCs/>
          </w:rPr>
          <w:fldChar w:fldCharType="begin"/>
        </w:r>
        <w:r w:rsidR="00A05C6E" w:rsidRPr="00794629">
          <w:rPr>
            <w:rFonts w:cs="Times New Roman"/>
            <w:bCs/>
          </w:rPr>
          <w:delInstrText xml:space="preserve"> REF _Ref216967374 \h </w:delInstrText>
        </w:r>
        <w:r w:rsidR="00794629">
          <w:rPr>
            <w:rFonts w:cs="Times New Roman"/>
            <w:bCs/>
          </w:rPr>
          <w:delInstrText xml:space="preserve"> \* MERGEFORMAT </w:delInstrText>
        </w:r>
        <w:r w:rsidR="00A05C6E" w:rsidRPr="006F2F64">
          <w:rPr>
            <w:rFonts w:cs="Times New Roman"/>
            <w:bCs/>
          </w:rPr>
        </w:r>
        <w:r w:rsidR="00A05C6E" w:rsidRPr="006F2F64">
          <w:rPr>
            <w:rFonts w:cs="Times New Roman"/>
            <w:bCs/>
          </w:rPr>
          <w:fldChar w:fldCharType="separate"/>
        </w:r>
        <w:r w:rsidR="00794629" w:rsidRPr="00794629">
          <w:delText xml:space="preserve">Table </w:delText>
        </w:r>
        <w:r w:rsidR="00794629" w:rsidRPr="00794629">
          <w:rPr>
            <w:noProof/>
          </w:rPr>
          <w:delText>3</w:delText>
        </w:r>
        <w:r w:rsidR="00A05C6E" w:rsidRPr="006F2F64">
          <w:rPr>
            <w:rFonts w:cs="Times New Roman"/>
            <w:bCs/>
          </w:rPr>
          <w:fldChar w:fldCharType="end"/>
        </w:r>
        <w:r w:rsidRPr="00794629">
          <w:rPr>
            <w:rFonts w:cs="Times New Roman"/>
            <w:bCs/>
          </w:rPr>
          <w:delText xml:space="preserve"> presents the performance of the characterization models in terms of CIEDE2000 </w:delText>
        </w:r>
        <w:r w:rsidR="009355F4" w:rsidRPr="006F2F64">
          <w:rPr>
            <w:rFonts w:cs="Times New Roman"/>
            <w:bCs/>
          </w:rPr>
          <w:fldChar w:fldCharType="begin"/>
        </w:r>
        <w:r w:rsidR="008A1183" w:rsidRPr="00794629">
          <w:rPr>
            <w:rFonts w:cs="Times New Roman"/>
            <w:bCs/>
          </w:rPr>
          <w:delInstrText xml:space="preserve"> ADDIN EN.CITE &lt;EndNote&gt;&lt;Cite&gt;&lt;Author&gt;Luo&lt;/Author&gt;&lt;Year&gt;2001&lt;/Year&gt;&lt;RecNum&gt;43&lt;/RecNum&gt;&lt;DisplayText&gt;[23]&lt;/DisplayText&gt;&lt;record&gt;&lt;rec-number&gt;43&lt;/rec-number&gt;&lt;foreign-keys&gt;&lt;key app="EN" db-id="59p9xtxpk0tdf1eazsbvrzzxdefprsfptpsv" timestamp="1764830292"&gt;43&lt;/key&gt;&lt;/foreign-keys&gt;&lt;ref-type name="Journal Article"&gt;17&lt;/ref-type&gt;&lt;contributors&gt;&lt;authors&gt;&lt;author&gt;Luo, M. R.&lt;/author&gt;&lt;author&gt;Cui, G.&lt;/author&gt;&lt;author&gt;Rigg, B.&lt;/author&gt;&lt;/authors&gt;&lt;/contributors&gt;&lt;titles&gt;&lt;title&gt;The Development of the CIE 2000 Colour-difference Formula: CIEDE2000&lt;/title&gt;&lt;secondary-title&gt;Color Research &amp;amp; Application&lt;/secondary-title&gt;&lt;short-title&gt;The Development of the CIE 2000 Colour-difference Formula&lt;/short-title&gt;&lt;/titles&gt;&lt;periodical&gt;&lt;full-title&gt;Color Research &amp;amp; Application&lt;/full-title&gt;&lt;/periodical&gt;&lt;pages&gt;340-350&lt;/pages&gt;&lt;volume&gt;26&lt;/volume&gt;&lt;number&gt;5&lt;/number&gt;&lt;dates&gt;&lt;year&gt;2001&lt;/year&gt;&lt;pub-dates&gt;&lt;date&gt;2001/10&lt;/date&gt;&lt;/pub-dates&gt;&lt;/dates&gt;&lt;isbn&gt;0361-2317; 1520-6378&lt;/isbn&gt;&lt;urls&gt;&lt;/urls&gt;&lt;electronic-resource-num&gt;10.1002/col.1049&lt;/electronic-resource-num&gt;&lt;language&gt;English&lt;/language&gt;&lt;/record&gt;&lt;/Cite&gt;&lt;/EndNote&gt;</w:delInstrText>
        </w:r>
        <w:r w:rsidR="009355F4" w:rsidRPr="006F2F64">
          <w:rPr>
            <w:rFonts w:cs="Times New Roman"/>
            <w:bCs/>
          </w:rPr>
          <w:fldChar w:fldCharType="separate"/>
        </w:r>
        <w:r w:rsidR="008A1183" w:rsidRPr="00794629">
          <w:rPr>
            <w:rFonts w:cs="Times New Roman"/>
            <w:bCs/>
            <w:noProof/>
          </w:rPr>
          <w:delText>[23]</w:delText>
        </w:r>
        <w:r w:rsidR="009355F4" w:rsidRPr="006F2F64">
          <w:rPr>
            <w:rFonts w:cs="Times New Roman"/>
            <w:bCs/>
          </w:rPr>
          <w:fldChar w:fldCharType="end"/>
        </w:r>
        <w:r w:rsidRPr="00794629">
          <w:rPr>
            <w:rFonts w:cs="Times New Roman"/>
            <w:bCs/>
          </w:rPr>
          <w:delText xml:space="preserve"> units. It can be seen that the model performs more accurately in real scenes compared to the in-lab settings, with both models providing reasonable performance in terms of color accuracy.</w:delText>
        </w:r>
      </w:del>
    </w:p>
    <w:p w14:paraId="19C0AD97" w14:textId="77777777" w:rsidR="00BF3523" w:rsidRPr="00794629" w:rsidRDefault="00BF3523" w:rsidP="00F237F0">
      <w:pPr>
        <w:pStyle w:val="10BodySubsequentParagraph"/>
        <w:ind w:firstLine="0"/>
        <w:rPr>
          <w:del w:id="936" w:author="秦蓓嘉" w:date="2026-04-12T19:27:00Z"/>
        </w:rPr>
      </w:pPr>
    </w:p>
    <w:p w14:paraId="0FD027A4" w14:textId="77777777" w:rsidR="00954025" w:rsidRPr="006F2F64" w:rsidRDefault="00A05C6E" w:rsidP="006F2F64">
      <w:pPr>
        <w:pStyle w:val="af7"/>
        <w:keepNext/>
        <w:rPr>
          <w:del w:id="937" w:author="秦蓓嘉" w:date="2026-04-12T19:27:00Z"/>
        </w:rPr>
      </w:pPr>
      <w:bookmarkStart w:id="938" w:name="_Ref216967374"/>
      <w:del w:id="939" w:author="秦蓓嘉" w:date="2026-04-12T19:27:00Z">
        <w:r w:rsidRPr="006F2F64">
          <w:delText xml:space="preserve">Table </w:delText>
        </w:r>
        <w:r w:rsidR="009E6F87">
          <w:fldChar w:fldCharType="begin"/>
        </w:r>
        <w:r w:rsidR="009E6F87">
          <w:delInstrText xml:space="preserve"> SEQ Table \* ARABIC </w:delInstrText>
        </w:r>
        <w:r w:rsidR="009E6F87">
          <w:fldChar w:fldCharType="separate"/>
        </w:r>
        <w:r w:rsidR="00794629" w:rsidRPr="006F2F64">
          <w:rPr>
            <w:noProof/>
          </w:rPr>
          <w:delText>3</w:delText>
        </w:r>
        <w:r w:rsidR="009E6F87">
          <w:rPr>
            <w:noProof/>
          </w:rPr>
          <w:fldChar w:fldCharType="end"/>
        </w:r>
        <w:bookmarkEnd w:id="938"/>
        <w:r w:rsidR="00E00A34" w:rsidRPr="006F2F64">
          <w:rPr>
            <w:b/>
            <w:spacing w:val="76"/>
            <w:w w:val="150"/>
          </w:rPr>
          <w:delText xml:space="preserve"> </w:delText>
        </w:r>
        <w:r w:rsidR="00617501" w:rsidRPr="006F2F64">
          <w:delText>Performance</w:delText>
        </w:r>
        <w:r w:rsidR="00617501" w:rsidRPr="006F2F64">
          <w:rPr>
            <w:spacing w:val="-13"/>
          </w:rPr>
          <w:delText xml:space="preserve"> </w:delText>
        </w:r>
        <w:r w:rsidR="00617501" w:rsidRPr="006F2F64">
          <w:delText>of</w:delText>
        </w:r>
        <w:r w:rsidR="00617501" w:rsidRPr="006F2F64">
          <w:rPr>
            <w:spacing w:val="-12"/>
          </w:rPr>
          <w:delText xml:space="preserve"> </w:delText>
        </w:r>
        <w:r w:rsidR="00617501" w:rsidRPr="006F2F64">
          <w:delText>the</w:delText>
        </w:r>
        <w:r w:rsidR="00617501" w:rsidRPr="006F2F64">
          <w:rPr>
            <w:spacing w:val="-13"/>
          </w:rPr>
          <w:delText xml:space="preserve"> </w:delText>
        </w:r>
        <w:r w:rsidR="00617501" w:rsidRPr="006F2F64">
          <w:delText>camera</w:delText>
        </w:r>
        <w:r w:rsidR="00617501" w:rsidRPr="006F2F64">
          <w:rPr>
            <w:spacing w:val="-12"/>
          </w:rPr>
          <w:delText xml:space="preserve"> </w:delText>
        </w:r>
        <w:r w:rsidR="00661F23" w:rsidRPr="006F2F64">
          <w:rPr>
            <w:spacing w:val="-12"/>
          </w:rPr>
          <w:delText xml:space="preserve">characterization </w:delText>
        </w:r>
        <w:r w:rsidR="00617501" w:rsidRPr="006F2F64">
          <w:delText>model</w:delText>
        </w:r>
        <w:r w:rsidR="00291BDD" w:rsidRPr="006F2F64">
          <w:delText>s</w:delText>
        </w:r>
        <w:r w:rsidR="00617501" w:rsidRPr="006F2F64">
          <w:rPr>
            <w:spacing w:val="-13"/>
          </w:rPr>
          <w:delText xml:space="preserve"> </w:delText>
        </w:r>
        <w:r w:rsidR="00617501" w:rsidRPr="006F2F64">
          <w:delText xml:space="preserve">under different </w:delText>
        </w:r>
        <w:r w:rsidR="00291BDD" w:rsidRPr="006F2F64">
          <w:delText>conditions</w:delText>
        </w:r>
        <w:r w:rsidR="00617501" w:rsidRPr="006F2F64">
          <w:delText xml:space="preserve"> in CIEDE2000.</w:delText>
        </w:r>
      </w:del>
    </w:p>
    <w:p w14:paraId="3F8D7161" w14:textId="77777777" w:rsidR="000D5F6A" w:rsidRPr="00794629" w:rsidRDefault="000D5F6A">
      <w:pPr>
        <w:pStyle w:val="a5"/>
        <w:spacing w:before="98" w:line="271" w:lineRule="auto"/>
        <w:ind w:left="102" w:hanging="5"/>
        <w:rPr>
          <w:del w:id="940" w:author="秦蓓嘉" w:date="2026-04-12T19:27:00Z"/>
          <w:rFonts w:cs="Times New Roman"/>
          <w:bCs/>
        </w:rPr>
      </w:pPr>
    </w:p>
    <w:tbl>
      <w:tblPr>
        <w:tblStyle w:val="af"/>
        <w:tblW w:w="0" w:type="auto"/>
        <w:jc w:val="center"/>
        <w:tblLook w:val="04A0" w:firstRow="1" w:lastRow="0" w:firstColumn="1" w:lastColumn="0" w:noHBand="0" w:noVBand="1"/>
      </w:tblPr>
      <w:tblGrid>
        <w:gridCol w:w="1468"/>
        <w:gridCol w:w="754"/>
        <w:gridCol w:w="754"/>
        <w:gridCol w:w="755"/>
      </w:tblGrid>
      <w:tr w:rsidR="00954025" w:rsidRPr="00794629" w14:paraId="1AFC79CF" w14:textId="77777777" w:rsidTr="000D5F6A">
        <w:trPr>
          <w:jc w:val="center"/>
          <w:del w:id="941" w:author="秦蓓嘉" w:date="2026-04-12T19:27:00Z"/>
        </w:trPr>
        <w:tc>
          <w:tcPr>
            <w:tcW w:w="1468" w:type="dxa"/>
          </w:tcPr>
          <w:p w14:paraId="304375EC" w14:textId="77777777" w:rsidR="00954025" w:rsidRPr="00794629" w:rsidRDefault="00617501">
            <w:pPr>
              <w:pStyle w:val="a5"/>
              <w:spacing w:before="39"/>
              <w:rPr>
                <w:del w:id="942" w:author="秦蓓嘉" w:date="2026-04-12T19:27:00Z"/>
              </w:rPr>
            </w:pPr>
            <w:del w:id="943" w:author="秦蓓嘉" w:date="2026-04-12T19:27:00Z">
              <w:r w:rsidRPr="00794629">
                <w:delText>Scene type</w:delText>
              </w:r>
            </w:del>
          </w:p>
        </w:tc>
        <w:tc>
          <w:tcPr>
            <w:tcW w:w="754" w:type="dxa"/>
          </w:tcPr>
          <w:p w14:paraId="270FB6DA" w14:textId="77777777" w:rsidR="00954025" w:rsidRPr="00794629" w:rsidRDefault="00617501">
            <w:pPr>
              <w:pStyle w:val="a5"/>
              <w:spacing w:before="39"/>
              <w:rPr>
                <w:del w:id="944" w:author="秦蓓嘉" w:date="2026-04-12T19:27:00Z"/>
              </w:rPr>
            </w:pPr>
            <w:del w:id="945" w:author="秦蓓嘉" w:date="2026-04-12T19:27:00Z">
              <w:r w:rsidRPr="00794629">
                <w:delText xml:space="preserve">Mean </w:delText>
              </w:r>
            </w:del>
          </w:p>
        </w:tc>
        <w:tc>
          <w:tcPr>
            <w:tcW w:w="754" w:type="dxa"/>
          </w:tcPr>
          <w:p w14:paraId="20E6940D" w14:textId="77777777" w:rsidR="00954025" w:rsidRPr="00794629" w:rsidRDefault="00617501">
            <w:pPr>
              <w:pStyle w:val="a5"/>
              <w:spacing w:before="39"/>
              <w:rPr>
                <w:del w:id="946" w:author="秦蓓嘉" w:date="2026-04-12T19:27:00Z"/>
              </w:rPr>
            </w:pPr>
            <w:del w:id="947" w:author="秦蓓嘉" w:date="2026-04-12T19:27:00Z">
              <w:r w:rsidRPr="00794629">
                <w:delText>Min</w:delText>
              </w:r>
            </w:del>
          </w:p>
        </w:tc>
        <w:tc>
          <w:tcPr>
            <w:tcW w:w="755" w:type="dxa"/>
          </w:tcPr>
          <w:p w14:paraId="48CA7BCE" w14:textId="77777777" w:rsidR="00954025" w:rsidRPr="00794629" w:rsidRDefault="00617501">
            <w:pPr>
              <w:pStyle w:val="a5"/>
              <w:spacing w:before="39"/>
              <w:rPr>
                <w:del w:id="948" w:author="秦蓓嘉" w:date="2026-04-12T19:27:00Z"/>
              </w:rPr>
            </w:pPr>
            <w:del w:id="949" w:author="秦蓓嘉" w:date="2026-04-12T19:27:00Z">
              <w:r w:rsidRPr="00794629">
                <w:delText>Max</w:delText>
              </w:r>
            </w:del>
          </w:p>
        </w:tc>
      </w:tr>
      <w:tr w:rsidR="00954025" w:rsidRPr="00794629" w14:paraId="0A6C3B87" w14:textId="77777777" w:rsidTr="000D5F6A">
        <w:trPr>
          <w:jc w:val="center"/>
          <w:del w:id="950" w:author="秦蓓嘉" w:date="2026-04-12T19:27:00Z"/>
        </w:trPr>
        <w:tc>
          <w:tcPr>
            <w:tcW w:w="1468" w:type="dxa"/>
          </w:tcPr>
          <w:p w14:paraId="62D9CA39" w14:textId="77777777" w:rsidR="00954025" w:rsidRPr="00794629" w:rsidRDefault="00617501">
            <w:pPr>
              <w:pStyle w:val="a5"/>
              <w:spacing w:before="39"/>
              <w:rPr>
                <w:del w:id="951" w:author="秦蓓嘉" w:date="2026-04-12T19:27:00Z"/>
              </w:rPr>
            </w:pPr>
            <w:del w:id="952" w:author="秦蓓嘉" w:date="2026-04-12T19:27:00Z">
              <w:r w:rsidRPr="00794629">
                <w:delText xml:space="preserve">in‐lab </w:delText>
              </w:r>
            </w:del>
          </w:p>
        </w:tc>
        <w:tc>
          <w:tcPr>
            <w:tcW w:w="754" w:type="dxa"/>
          </w:tcPr>
          <w:p w14:paraId="582FC63F" w14:textId="77777777" w:rsidR="00954025" w:rsidRPr="00794629" w:rsidRDefault="00617501">
            <w:pPr>
              <w:pStyle w:val="a5"/>
              <w:spacing w:before="39"/>
              <w:rPr>
                <w:del w:id="953" w:author="秦蓓嘉" w:date="2026-04-12T19:27:00Z"/>
              </w:rPr>
            </w:pPr>
            <w:del w:id="954" w:author="秦蓓嘉" w:date="2026-04-12T19:27:00Z">
              <w:r w:rsidRPr="00794629">
                <w:delText>2.9</w:delText>
              </w:r>
              <w:r w:rsidR="003A2D12">
                <w:delText>0</w:delText>
              </w:r>
            </w:del>
          </w:p>
        </w:tc>
        <w:tc>
          <w:tcPr>
            <w:tcW w:w="754" w:type="dxa"/>
          </w:tcPr>
          <w:p w14:paraId="3BD53B0D" w14:textId="77777777" w:rsidR="00954025" w:rsidRPr="00794629" w:rsidRDefault="00617501">
            <w:pPr>
              <w:pStyle w:val="a5"/>
              <w:spacing w:before="39"/>
              <w:rPr>
                <w:del w:id="955" w:author="秦蓓嘉" w:date="2026-04-12T19:27:00Z"/>
              </w:rPr>
            </w:pPr>
            <w:del w:id="956" w:author="秦蓓嘉" w:date="2026-04-12T19:27:00Z">
              <w:r w:rsidRPr="00794629">
                <w:delText>1.</w:delText>
              </w:r>
              <w:r w:rsidR="003A2D12">
                <w:delText>50</w:delText>
              </w:r>
            </w:del>
          </w:p>
        </w:tc>
        <w:tc>
          <w:tcPr>
            <w:tcW w:w="755" w:type="dxa"/>
          </w:tcPr>
          <w:p w14:paraId="7E47253B" w14:textId="77777777" w:rsidR="00954025" w:rsidRPr="00794629" w:rsidRDefault="00617501">
            <w:pPr>
              <w:pStyle w:val="a5"/>
              <w:spacing w:before="39"/>
              <w:rPr>
                <w:del w:id="957" w:author="秦蓓嘉" w:date="2026-04-12T19:27:00Z"/>
              </w:rPr>
            </w:pPr>
            <w:del w:id="958" w:author="秦蓓嘉" w:date="2026-04-12T19:27:00Z">
              <w:r w:rsidRPr="00794629">
                <w:delText>6.</w:delText>
              </w:r>
              <w:r w:rsidR="003A2D12">
                <w:delText>10</w:delText>
              </w:r>
            </w:del>
          </w:p>
        </w:tc>
      </w:tr>
      <w:tr w:rsidR="00954025" w:rsidRPr="00794629" w14:paraId="2964DEEF" w14:textId="77777777" w:rsidTr="000D5F6A">
        <w:trPr>
          <w:jc w:val="center"/>
          <w:del w:id="959" w:author="秦蓓嘉" w:date="2026-04-12T19:27:00Z"/>
        </w:trPr>
        <w:tc>
          <w:tcPr>
            <w:tcW w:w="1468" w:type="dxa"/>
          </w:tcPr>
          <w:p w14:paraId="75345D84" w14:textId="77777777" w:rsidR="00954025" w:rsidRPr="00794629" w:rsidRDefault="00617501">
            <w:pPr>
              <w:pStyle w:val="a5"/>
              <w:spacing w:before="39"/>
              <w:rPr>
                <w:del w:id="960" w:author="秦蓓嘉" w:date="2026-04-12T19:27:00Z"/>
              </w:rPr>
            </w:pPr>
            <w:del w:id="961" w:author="秦蓓嘉" w:date="2026-04-12T19:27:00Z">
              <w:r w:rsidRPr="00794629">
                <w:delText xml:space="preserve">real scene </w:delText>
              </w:r>
            </w:del>
          </w:p>
        </w:tc>
        <w:tc>
          <w:tcPr>
            <w:tcW w:w="754" w:type="dxa"/>
          </w:tcPr>
          <w:p w14:paraId="74F488FC" w14:textId="77777777" w:rsidR="00954025" w:rsidRPr="00794629" w:rsidRDefault="00617501">
            <w:pPr>
              <w:pStyle w:val="a5"/>
              <w:spacing w:before="39"/>
              <w:rPr>
                <w:del w:id="962" w:author="秦蓓嘉" w:date="2026-04-12T19:27:00Z"/>
              </w:rPr>
            </w:pPr>
            <w:del w:id="963" w:author="秦蓓嘉" w:date="2026-04-12T19:27:00Z">
              <w:r w:rsidRPr="00794629">
                <w:delText>1.92</w:delText>
              </w:r>
            </w:del>
          </w:p>
        </w:tc>
        <w:tc>
          <w:tcPr>
            <w:tcW w:w="754" w:type="dxa"/>
          </w:tcPr>
          <w:p w14:paraId="64382B73" w14:textId="77777777" w:rsidR="00954025" w:rsidRPr="00794629" w:rsidRDefault="00617501">
            <w:pPr>
              <w:pStyle w:val="a5"/>
              <w:spacing w:before="39"/>
              <w:rPr>
                <w:del w:id="964" w:author="秦蓓嘉" w:date="2026-04-12T19:27:00Z"/>
              </w:rPr>
            </w:pPr>
            <w:del w:id="965" w:author="秦蓓嘉" w:date="2026-04-12T19:27:00Z">
              <w:r w:rsidRPr="00794629">
                <w:delText>0.99</w:delText>
              </w:r>
            </w:del>
          </w:p>
        </w:tc>
        <w:tc>
          <w:tcPr>
            <w:tcW w:w="755" w:type="dxa"/>
          </w:tcPr>
          <w:p w14:paraId="59E7B703" w14:textId="77777777" w:rsidR="00954025" w:rsidRPr="00794629" w:rsidRDefault="00617501">
            <w:pPr>
              <w:pStyle w:val="a5"/>
              <w:spacing w:before="39"/>
              <w:rPr>
                <w:del w:id="966" w:author="秦蓓嘉" w:date="2026-04-12T19:27:00Z"/>
              </w:rPr>
            </w:pPr>
            <w:del w:id="967" w:author="秦蓓嘉" w:date="2026-04-12T19:27:00Z">
              <w:r w:rsidRPr="00794629">
                <w:delText>4.58</w:delText>
              </w:r>
            </w:del>
          </w:p>
        </w:tc>
      </w:tr>
    </w:tbl>
    <w:p w14:paraId="1DC93F6F" w14:textId="77777777" w:rsidR="00954025" w:rsidRPr="00794629" w:rsidRDefault="00954025">
      <w:pPr>
        <w:pStyle w:val="12FigureCaptionShort"/>
        <w:ind w:left="0"/>
        <w:jc w:val="left"/>
        <w:rPr>
          <w:del w:id="968" w:author="秦蓓嘉" w:date="2026-04-12T19:27:00Z"/>
        </w:rPr>
      </w:pPr>
    </w:p>
    <w:p w14:paraId="092C5540" w14:textId="37223670" w:rsidR="00DF586E" w:rsidRPr="0092682B" w:rsidRDefault="00DF586E" w:rsidP="0092682B">
      <w:pPr>
        <w:pStyle w:val="09BodyFirstParagraph"/>
        <w:rPr>
          <w:ins w:id="969" w:author="秦蓓嘉" w:date="2026-04-12T19:27:00Z"/>
          <w:rFonts w:cs="Times New Roman"/>
          <w:bCs/>
        </w:rPr>
      </w:pPr>
      <w:ins w:id="970" w:author="秦蓓嘉" w:date="2026-04-12T19:27:00Z">
        <w:r w:rsidRPr="00BB5892">
          <w:rPr>
            <w:rFonts w:cs="Times New Roman"/>
            <w:bCs/>
          </w:rPr>
          <w:t xml:space="preserve">A Hasselblad X100C camera was used </w:t>
        </w:r>
        <w:r w:rsidRPr="0092682B">
          <w:rPr>
            <w:rFonts w:cs="Times New Roman"/>
            <w:bCs/>
          </w:rPr>
          <w:t xml:space="preserve">to capture all images under in-lab and real scene conditions. The images in RAWRGB format were transformed to XYZ via the camera characterization model, which is a second-order polynomial, incorporating 11 colorimetric terms developed by Hong and Luo </w:t>
        </w:r>
        <w:r w:rsidR="00B93857" w:rsidRPr="0092682B">
          <w:rPr>
            <w:rFonts w:cs="Times New Roman"/>
            <w:bCs/>
          </w:rPr>
          <w:fldChar w:fldCharType="begin"/>
        </w:r>
        <w:r w:rsidR="00215BA5" w:rsidRPr="0092682B">
          <w:rPr>
            <w:rFonts w:cs="Times New Roman"/>
            <w:bCs/>
          </w:rPr>
          <w:instrText xml:space="preserve"> ADDIN EN.CITE &lt;EndNote&gt;&lt;Cite&gt;&lt;Author&gt;Hong&lt;/Author&gt;&lt;Year&gt;2001&lt;/Year&gt;&lt;RecNum&gt;50&lt;/RecNum&gt;&lt;DisplayText&gt;[28]&lt;/DisplayText&gt;&lt;record&gt;&lt;rec-number&gt;50&lt;/rec-number&gt;&lt;foreign-keys&gt;&lt;key app="EN" db-id="59p9xtxpk0tdf1eazsbvrzzxdefprsfptpsv" timestamp="1764830304"&gt;50&lt;/key&gt;&lt;/foreign-keys&gt;&lt;ref-type name="Journal Article"&gt;17&lt;/ref-type&gt;&lt;contributors&gt;&lt;authors&gt;&lt;author&gt;Hong, Guowei&lt;/author&gt;&lt;author&gt;Luo, M. Ronnier&lt;/author&gt;&lt;author&gt;Rhodes, Peter A.&lt;/author&gt;&lt;/authors&gt;&lt;/contributors&gt;&lt;titles&gt;&lt;title&gt;A study of digital camera colorimetric characterization based on polynomial modeling&lt;/title&gt;&lt;secondary-title&gt;Color Research &amp;amp; Application&lt;/secondary-title&gt;&lt;/titles&gt;&lt;periodical&gt;&lt;full-title&gt;Color Research &amp;amp; Application&lt;/full-title&gt;&lt;/periodical&gt;&lt;pages&gt;76-84&lt;/pages&gt;&lt;volume&gt;26&lt;/volume&gt;&lt;number&gt;1&lt;/number&gt;&lt;keywords&gt;&lt;keyword&gt;camera characterization&lt;/keyword&gt;&lt;keyword&gt;camera calibration&lt;/keyword&gt;&lt;keyword&gt;device characterization&lt;/keyword&gt;&lt;keyword&gt;colour management&lt;/keyword&gt;&lt;/keywords&gt;&lt;dates&gt;&lt;year&gt;2001&lt;/year&gt;&lt;pub-dates&gt;&lt;date&gt;2001/02/01&lt;/date&gt;&lt;/pub-dates&gt;&lt;/dates&gt;&lt;publisher&gt;John Wiley &amp;amp; Sons, Ltd&lt;/publisher&gt;&lt;isbn&gt;0361-2317&lt;/isbn&gt;&lt;urls&gt;&lt;related-urls&gt;&lt;url&gt;https://doi.org/10.1002/1520-6378(200102)26:1&amp;lt;76::AID-COL8&amp;gt;3.0.CO;2-3&lt;/url&gt;&lt;/related-urls&gt;&lt;/urls&gt;&lt;electronic-resource-num&gt;https://doi.org/10.1002/1520-6378(200102)26:1&amp;lt;76::AID-COL8&amp;gt;3.0.CO;2-3&lt;/electronic-resource-num&gt;&lt;access-date&gt;2025/11/12&lt;/access-date&gt;&lt;/record&gt;&lt;/Cite&gt;&lt;/EndNote&gt;</w:instrText>
        </w:r>
        <w:r w:rsidR="00B93857" w:rsidRPr="0092682B">
          <w:rPr>
            <w:rFonts w:cs="Times New Roman"/>
            <w:bCs/>
          </w:rPr>
          <w:fldChar w:fldCharType="separate"/>
        </w:r>
        <w:r w:rsidR="00215BA5" w:rsidRPr="0092682B">
          <w:rPr>
            <w:rFonts w:cs="Times New Roman"/>
            <w:bCs/>
          </w:rPr>
          <w:t>[28]</w:t>
        </w:r>
        <w:r w:rsidR="00B93857" w:rsidRPr="0092682B">
          <w:rPr>
            <w:rFonts w:cs="Times New Roman"/>
            <w:bCs/>
          </w:rPr>
          <w:fldChar w:fldCharType="end"/>
        </w:r>
        <w:r w:rsidRPr="0092682B">
          <w:rPr>
            <w:rFonts w:cs="Times New Roman"/>
            <w:bCs/>
          </w:rPr>
          <w:t>. An Xrite ColorChecker® Digital SG chart, which includes 96 colors, served as the color target. The camera’s RGB values were extracted as output data. Also, a Konica-Minolta® CS2000A spectrophotometer® was used to measure the spectral reflectance, which was then used to calculate the XYZ tristimulus values under D65/10</w:t>
        </w:r>
        <w:r w:rsidR="0017716E">
          <w:rPr>
            <w:rFonts w:cs="Times New Roman"/>
            <w:bCs/>
            <w:lang w:eastAsia="zh-CN"/>
          </w:rPr>
          <w:t>°</w:t>
        </w:r>
        <w:r w:rsidRPr="00BB5892">
          <w:rPr>
            <w:rFonts w:cs="Times New Roman"/>
            <w:bCs/>
          </w:rPr>
          <w:t xml:space="preserve"> condition. The 30 colors in the PMC chart® </w:t>
        </w:r>
        <w:r w:rsidRPr="0092682B">
          <w:rPr>
            <w:rFonts w:cs="Times New Roman"/>
            <w:bCs/>
          </w:rPr>
          <w:fldChar w:fldCharType="begin">
            <w:fldData xml:space="preserve">PEVuZE5vdGU+PENpdGU+PEF1dGhvcj5MdW88L0F1dGhvcj48WWVhcj4yMDI0PC9ZZWFyPjxSZWNO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</w:fldData>
          </w:fldChar>
        </w:r>
        <w:r w:rsidR="00215BA5" w:rsidRPr="0092682B">
          <w:rPr>
            <w:rFonts w:cs="Times New Roman"/>
            <w:bCs/>
          </w:rPr>
          <w:instrText xml:space="preserve"> ADDIN EN.CITE </w:instrText>
        </w:r>
        <w:r w:rsidR="00215BA5" w:rsidRPr="0092682B">
          <w:rPr>
            <w:rFonts w:cs="Times New Roman"/>
            <w:bCs/>
          </w:rPr>
          <w:fldChar w:fldCharType="begin">
            <w:fldData xml:space="preserve">PEVuZE5vdGU+PENpdGU+PEF1dGhvcj5MdW88L0F1dGhvcj48WWVhcj4yMDI0PC9ZZWFyPjxSZWNO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</w:fldData>
          </w:fldChar>
        </w:r>
        <w:r w:rsidR="00215BA5" w:rsidRPr="0092682B">
          <w:rPr>
            <w:rFonts w:cs="Times New Roman"/>
            <w:bCs/>
          </w:rPr>
          <w:instrText xml:space="preserve"> ADDIN EN.CITE.DATA </w:instrText>
        </w:r>
        <w:r w:rsidR="00215BA5" w:rsidRPr="0092682B">
          <w:rPr>
            <w:rFonts w:cs="Times New Roman"/>
            <w:bCs/>
          </w:rPr>
        </w:r>
        <w:r w:rsidR="00215BA5" w:rsidRPr="0092682B">
          <w:rPr>
            <w:rFonts w:cs="Times New Roman"/>
            <w:bCs/>
          </w:rPr>
          <w:fldChar w:fldCharType="end"/>
        </w:r>
        <w:r w:rsidRPr="0092682B">
          <w:rPr>
            <w:rFonts w:cs="Times New Roman"/>
            <w:bCs/>
          </w:rPr>
        </w:r>
        <w:r w:rsidRPr="0092682B">
          <w:rPr>
            <w:rFonts w:cs="Times New Roman"/>
            <w:bCs/>
          </w:rPr>
          <w:fldChar w:fldCharType="separate"/>
        </w:r>
        <w:r w:rsidR="00215BA5" w:rsidRPr="0092682B">
          <w:rPr>
            <w:rFonts w:cs="Times New Roman"/>
            <w:bCs/>
          </w:rPr>
          <w:t>[14]</w:t>
        </w:r>
        <w:r w:rsidRPr="0092682B">
          <w:rPr>
            <w:rFonts w:cs="Times New Roman"/>
            <w:bCs/>
          </w:rPr>
          <w:fldChar w:fldCharType="end"/>
        </w:r>
        <w:r w:rsidRPr="0092682B">
          <w:rPr>
            <w:rFonts w:cs="Times New Roman"/>
            <w:bCs/>
          </w:rPr>
          <w:t xml:space="preserve"> were used to validate the established model. The results showed a good performance to back predicted the 30 target </w:t>
        </w:r>
        <w:r w:rsidR="00001EF1" w:rsidRPr="0092682B">
          <w:rPr>
            <w:rFonts w:cs="Times New Roman"/>
            <w:bCs/>
          </w:rPr>
          <w:t>color</w:t>
        </w:r>
        <w:r w:rsidRPr="0092682B">
          <w:rPr>
            <w:rFonts w:cs="Times New Roman"/>
            <w:bCs/>
          </w:rPr>
          <w:t xml:space="preserve">s with a mean of 1.92 CIEDE2000 </w:t>
        </w:r>
        <w:r w:rsidRPr="0092682B">
          <w:rPr>
            <w:rFonts w:cs="Times New Roman"/>
            <w:bCs/>
          </w:rPr>
          <w:fldChar w:fldCharType="begin">
            <w:fldData xml:space="preserve">PEVuZE5vdGU+PENpdGU+PEF1dGhvcj5MdW88L0F1dGhvcj48WWVhcj4yMDAxPC9ZZWFyPjxSZWNO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</w:fldData>
          </w:fldChar>
        </w:r>
        <w:r w:rsidR="00215BA5" w:rsidRPr="0092682B">
          <w:rPr>
            <w:rFonts w:cs="Times New Roman"/>
            <w:bCs/>
          </w:rPr>
          <w:instrText xml:space="preserve"> ADDIN EN.CITE </w:instrText>
        </w:r>
        <w:r w:rsidR="00215BA5" w:rsidRPr="0092682B">
          <w:rPr>
            <w:rFonts w:cs="Times New Roman"/>
            <w:bCs/>
          </w:rPr>
          <w:fldChar w:fldCharType="begin">
            <w:fldData xml:space="preserve">PEVuZE5vdGU+PENpdGU+PEF1dGhvcj5MdW88L0F1dGhvcj48WWVhcj4yMDAxPC9ZZWFyPjxSZWNO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</w:fldData>
          </w:fldChar>
        </w:r>
        <w:r w:rsidR="00215BA5" w:rsidRPr="0092682B">
          <w:rPr>
            <w:rFonts w:cs="Times New Roman"/>
            <w:bCs/>
          </w:rPr>
          <w:instrText xml:space="preserve"> ADDIN EN.CITE.DATA </w:instrText>
        </w:r>
        <w:r w:rsidR="00215BA5" w:rsidRPr="0092682B">
          <w:rPr>
            <w:rFonts w:cs="Times New Roman"/>
            <w:bCs/>
          </w:rPr>
        </w:r>
        <w:r w:rsidR="00215BA5" w:rsidRPr="0092682B">
          <w:rPr>
            <w:rFonts w:cs="Times New Roman"/>
            <w:bCs/>
          </w:rPr>
          <w:fldChar w:fldCharType="end"/>
        </w:r>
        <w:r w:rsidRPr="0092682B">
          <w:rPr>
            <w:rFonts w:cs="Times New Roman"/>
            <w:bCs/>
          </w:rPr>
        </w:r>
        <w:r w:rsidRPr="0092682B">
          <w:rPr>
            <w:rFonts w:cs="Times New Roman"/>
            <w:bCs/>
          </w:rPr>
          <w:fldChar w:fldCharType="separate"/>
        </w:r>
        <w:r w:rsidR="00215BA5" w:rsidRPr="0092682B">
          <w:rPr>
            <w:rFonts w:cs="Times New Roman"/>
            <w:bCs/>
          </w:rPr>
          <w:t>[29]</w:t>
        </w:r>
        <w:r w:rsidRPr="0092682B">
          <w:rPr>
            <w:rFonts w:cs="Times New Roman"/>
            <w:bCs/>
          </w:rPr>
          <w:fldChar w:fldCharType="end"/>
        </w:r>
        <w:r w:rsidRPr="0092682B">
          <w:rPr>
            <w:rFonts w:cs="Times New Roman"/>
            <w:bCs/>
          </w:rPr>
          <w:t xml:space="preserve"> units. </w:t>
        </w:r>
        <w:r w:rsidR="000924EE" w:rsidRPr="0092682B">
          <w:rPr>
            <w:rFonts w:cs="Times New Roman"/>
            <w:bCs/>
          </w:rPr>
          <w:t xml:space="preserve">This step was aimed to ensure that the stimuli entering the processing pipeline is to the largest extent close to that viewed directly under the </w:t>
        </w:r>
        <w:r w:rsidR="003C6C64" w:rsidRPr="0092682B">
          <w:rPr>
            <w:rFonts w:cs="Times New Roman"/>
            <w:bCs/>
          </w:rPr>
          <w:t>shooting</w:t>
        </w:r>
        <w:r w:rsidR="000924EE" w:rsidRPr="0092682B">
          <w:rPr>
            <w:rFonts w:cs="Times New Roman"/>
            <w:bCs/>
          </w:rPr>
          <w:t xml:space="preserve"> condition.</w:t>
        </w:r>
      </w:ins>
    </w:p>
    <w:p w14:paraId="04CF33AC" w14:textId="77777777" w:rsidR="00DF586E" w:rsidRPr="00805397" w:rsidRDefault="00DF586E" w:rsidP="00DF586E">
      <w:pPr>
        <w:pStyle w:val="08SectionHeader2"/>
        <w:outlineLvl w:val="1"/>
        <w:rPr>
          <w:b/>
          <w:rPrChange w:id="971" w:author="秦蓓嘉" w:date="2026-04-12T19:27:00Z">
            <w:rPr/>
          </w:rPrChange>
        </w:rPr>
        <w:pPrChange w:id="972" w:author="秦蓓嘉" w:date="2026-04-12T19:27:00Z">
          <w:pPr>
            <w:pStyle w:val="08SectionHeader2"/>
            <w:numPr>
              <w:ilvl w:val="1"/>
              <w:numId w:val="6"/>
            </w:numPr>
            <w:ind w:left="360" w:hanging="360"/>
            <w:outlineLvl w:val="1"/>
          </w:pPr>
        </w:pPrChange>
      </w:pPr>
      <w:r w:rsidRPr="00805397">
        <w:rPr>
          <w:b/>
          <w:rPrChange w:id="973" w:author="秦蓓嘉" w:date="2026-04-12T19:27:00Z">
            <w:rPr/>
          </w:rPrChange>
        </w:rPr>
        <w:t>Display Characterization</w:t>
      </w:r>
    </w:p>
    <w:p w14:paraId="39A45DE8" w14:textId="77777777" w:rsidR="009355F4" w:rsidRPr="00794629" w:rsidRDefault="00DF586E" w:rsidP="009355F4">
      <w:pPr>
        <w:pStyle w:val="09BodyFirstParagraph"/>
        <w:rPr>
          <w:del w:id="974" w:author="秦蓓嘉" w:date="2026-04-12T19:27:00Z"/>
          <w:rFonts w:cs="Times New Roman"/>
          <w:bCs/>
        </w:rPr>
      </w:pPr>
      <w:r w:rsidRPr="00805397">
        <w:rPr>
          <w:rFonts w:cs="Times New Roman"/>
          <w:bCs/>
        </w:rPr>
        <w:t xml:space="preserve">Ten smartphones were used in the experiment, and a Konica Minolta® CS2000A spectroradiometer was employed to </w:t>
      </w:r>
      <w:ins w:id="975" w:author="秦蓓嘉" w:date="2026-04-12T19:27:00Z">
        <w:r w:rsidRPr="00805397">
          <w:rPr>
            <w:rFonts w:cs="Times New Roman"/>
            <w:bCs/>
          </w:rPr>
          <w:t xml:space="preserve">measure screen </w:t>
        </w:r>
        <w:r w:rsidR="00001EF1" w:rsidRPr="00805397">
          <w:rPr>
            <w:rFonts w:cs="Times New Roman"/>
            <w:bCs/>
          </w:rPr>
          <w:t>color</w:t>
        </w:r>
        <w:r w:rsidRPr="00805397">
          <w:rPr>
            <w:rFonts w:cs="Times New Roman"/>
            <w:bCs/>
          </w:rPr>
          <w:t xml:space="preserve">s to </w:t>
        </w:r>
      </w:ins>
      <w:r w:rsidRPr="00805397">
        <w:rPr>
          <w:rFonts w:cs="Times New Roman"/>
          <w:bCs/>
        </w:rPr>
        <w:t>perform display characterization. A 9</w:t>
      </w:r>
      <w:r w:rsidR="00B11F57" w:rsidRPr="00B11F57">
        <w:rPr>
          <w:rFonts w:cs="Times New Roman"/>
          <w:bCs/>
        </w:rPr>
        <w:t>×</w:t>
      </w:r>
      <w:r w:rsidRPr="00805397">
        <w:rPr>
          <w:rFonts w:cs="Times New Roman"/>
          <w:bCs/>
        </w:rPr>
        <w:t xml:space="preserve">9×9 three-dimensional lookup table (3DLUT) model </w:t>
      </w:r>
      <w:del w:id="976" w:author="秦蓓嘉" w:date="2026-04-12T19:27:00Z">
        <w:r w:rsidR="009355F4" w:rsidRPr="006F2F64">
          <w:rPr>
            <w:rFonts w:cs="Times New Roman"/>
            <w:bCs/>
          </w:rPr>
          <w:fldChar w:fldCharType="begin"/>
        </w:r>
        <w:r w:rsidR="008A1183" w:rsidRPr="00794629">
          <w:rPr>
            <w:rFonts w:cs="Times New Roman"/>
            <w:bCs/>
          </w:rPr>
          <w:delInstrText xml:space="preserve"> ADDIN EN.CITE &lt;EndNote&gt;&lt;Cite&gt;&lt;Author&gt;Liaw&lt;/Author&gt;&lt;Year&gt;1998&lt;/Year&gt;&lt;RecNum&gt;76&lt;/RecNum&gt;&lt;DisplayText&gt;[24]&lt;/DisplayText&gt;&lt;record&gt;&lt;rec-number&gt;76&lt;/rec-number&gt;&lt;foreign-keys&gt;&lt;key app="EN" db-id="59p9xtxpk0tdf1eazsbvrzzxdefprsfptpsv" timestamp="1765164413"&gt;76&lt;/key&gt;&lt;/foreign-keys&gt;&lt;ref-type name="Conference Proceedings"&gt;10&lt;/ref-type&gt;&lt;contributors&gt;&lt;authors&gt;&lt;author&gt;Liaw, Ming-Jiun&lt;/author&gt;&lt;author&gt;Chen, Chun-Yen&lt;/author&gt;&lt;author&gt;Shieh, Han-Ping&lt;/author&gt;&lt;/authors&gt;&lt;secondary-authors&gt;&lt;author&gt;Wu, M. H.&lt;/author&gt;&lt;/secondary-authors&gt;&lt;/contributors&gt;&lt;titles&gt;&lt;title&gt;Color characterization of an LC projection system using multiple-regression matrix and look-up table with interpolation&lt;/title&gt;&lt;secondary-title&gt;Projection Displays IV&lt;/secondary-title&gt;&lt;/titles&gt;&lt;pages&gt;159-168&lt;/pages&gt;&lt;volume&gt;3296&lt;/volume&gt;&lt;dates&gt;&lt;year&gt;1998&lt;/year&gt;&lt;pub-dates&gt;&lt;date&gt;1998/04//&lt;/date&gt;&lt;/pub-dates&gt;&lt;/dates&gt;&lt;pub-location&gt;Bellingham, Washington&lt;/pub-location&gt;&lt;publisher&gt;SPIE&lt;/publisher&gt;&lt;isbn&gt;9780819428784&lt;/isbn&gt;&lt;urls&gt;&lt;related-urls&gt;&lt;url&gt;https://doi.org/10.1117/12.305530&lt;/url&gt;&lt;/related-urls&gt;&lt;/urls&gt;&lt;electronic-resource-num&gt;10.1117/12.305530&lt;/electronic-resource-num&gt;&lt;/record&gt;&lt;/Cite&gt;&lt;/EndNote&gt;</w:delInstrText>
        </w:r>
        <w:r w:rsidR="009355F4" w:rsidRPr="006F2F64">
          <w:rPr>
            <w:rFonts w:cs="Times New Roman"/>
            <w:bCs/>
          </w:rPr>
          <w:fldChar w:fldCharType="separate"/>
        </w:r>
        <w:r w:rsidR="008A1183" w:rsidRPr="00794629">
          <w:rPr>
            <w:rFonts w:cs="Times New Roman"/>
            <w:bCs/>
            <w:noProof/>
          </w:rPr>
          <w:delText>[24]</w:delText>
        </w:r>
        <w:r w:rsidR="009355F4" w:rsidRPr="006F2F64">
          <w:rPr>
            <w:rFonts w:cs="Times New Roman"/>
            <w:bCs/>
          </w:rPr>
          <w:fldChar w:fldCharType="end"/>
        </w:r>
      </w:del>
      <w:ins w:id="977" w:author="秦蓓嘉" w:date="2026-04-12T19:27:00Z">
        <w:r w:rsidRPr="00805397">
          <w:rPr>
            <w:rFonts w:cs="Times New Roman"/>
            <w:bCs/>
          </w:rPr>
          <w:fldChar w:fldCharType="begin"/>
        </w:r>
        <w:r w:rsidR="00215BA5">
          <w:rPr>
            <w:rFonts w:cs="Times New Roman"/>
            <w:bCs/>
          </w:rPr>
          <w:instrText xml:space="preserve"> ADDIN EN.CITE &lt;EndNote&gt;&lt;Cite&gt;&lt;Author&gt;Liaw&lt;/Author&gt;&lt;Year&gt;1998&lt;/Year&gt;&lt;RecNum&gt;76&lt;/RecNum&gt;&lt;DisplayText&gt;[30]&lt;/DisplayText&gt;&lt;record&gt;&lt;rec-number&gt;76&lt;/rec-number&gt;&lt;foreign-keys&gt;&lt;key app="EN" db-id="59p9xtxpk0tdf1eazsbvrzzxdefprsfptpsv" timestamp="1765164413"&gt;76&lt;/key&gt;&lt;/foreign-keys&gt;&lt;ref-type name="Conference Proceedings"&gt;10&lt;/ref-type&gt;&lt;contributors&gt;&lt;authors&gt;&lt;author&gt;Liaw, Ming-Jiun&lt;/author&gt;&lt;author&gt;Chen, Chun-Yen&lt;/author&gt;&lt;author&gt;Shieh, Han-Ping&lt;/author&gt;&lt;/authors&gt;&lt;secondary-authors&gt;&lt;author&gt;Wu, M. H.&lt;/author&gt;&lt;/secondary-authors&gt;&lt;/contributors&gt;&lt;titles&gt;&lt;title&gt;Color characterization of an LC projection system using multiple-regression matrix and look-up table with interpolation&lt;/title&gt;&lt;secondary-title&gt;Projection Displays IV&lt;/secondary-title&gt;&lt;/titles&gt;&lt;pages&gt;159-168&lt;/pages&gt;&lt;volume&gt;3296&lt;/volume&gt;&lt;dates&gt;&lt;year&gt;1998&lt;/year&gt;&lt;pub-dates&gt;&lt;date&gt;1998/04//&lt;/date&gt;&lt;/pub-dates&gt;&lt;/dates&gt;&lt;pub-location&gt;Bellingham, Washington&lt;/pub-location&gt;&lt;publisher&gt;SPIE&lt;/publisher&gt;&lt;isbn&gt;9780819428784&lt;/isbn&gt;&lt;urls&gt;&lt;related-urls&gt;&lt;url&gt;https://doi.org/10.1117/12.305530&lt;/url&gt;&lt;/related-urls&gt;&lt;/urls&gt;&lt;electronic-resource-num&gt;10.1117/12.305530&lt;/electronic-resource-num&gt;&lt;/record&gt;&lt;/Cite&gt;&lt;/EndNote&gt;</w:instrText>
        </w:r>
        <w:r w:rsidRPr="00805397">
          <w:rPr>
            <w:rFonts w:cs="Times New Roman"/>
            <w:bCs/>
          </w:rPr>
          <w:fldChar w:fldCharType="separate"/>
        </w:r>
        <w:r w:rsidR="00215BA5">
          <w:rPr>
            <w:rFonts w:cs="Times New Roman"/>
            <w:bCs/>
            <w:noProof/>
          </w:rPr>
          <w:t>[30]</w:t>
        </w:r>
        <w:r w:rsidRPr="00805397">
          <w:rPr>
            <w:rFonts w:cs="Times New Roman"/>
            <w:bCs/>
          </w:rPr>
          <w:fldChar w:fldCharType="end"/>
        </w:r>
      </w:ins>
      <w:r w:rsidRPr="00805397">
        <w:rPr>
          <w:rFonts w:cs="Times New Roman"/>
          <w:bCs/>
        </w:rPr>
        <w:t xml:space="preserve"> was created using 729 color patches, with the corresponding </w:t>
      </w:r>
      <w:ins w:id="978" w:author="秦蓓嘉" w:date="2026-04-12T19:27:00Z">
        <w:r w:rsidR="00A20576">
          <w:rPr>
            <w:rFonts w:cs="Times New Roman"/>
            <w:bCs/>
          </w:rPr>
          <w:t xml:space="preserve">RGB and </w:t>
        </w:r>
      </w:ins>
      <w:r w:rsidRPr="00805397">
        <w:rPr>
          <w:rFonts w:cs="Times New Roman"/>
          <w:bCs/>
        </w:rPr>
        <w:t>XYZ values</w:t>
      </w:r>
      <w:del w:id="979" w:author="秦蓓嘉" w:date="2026-04-12T19:27:00Z">
        <w:r w:rsidR="009355F4" w:rsidRPr="00794629">
          <w:rPr>
            <w:rFonts w:cs="Times New Roman"/>
            <w:bCs/>
          </w:rPr>
          <w:delText xml:space="preserve"> measured by the CS2000A.</w:delText>
        </w:r>
      </w:del>
      <w:ins w:id="980" w:author="秦蓓嘉" w:date="2026-04-12T19:27:00Z">
        <w:r w:rsidRPr="00805397">
          <w:rPr>
            <w:rFonts w:cs="Times New Roman"/>
            <w:bCs/>
          </w:rPr>
          <w:t>.</w:t>
        </w:r>
      </w:ins>
      <w:r w:rsidRPr="00805397">
        <w:rPr>
          <w:rFonts w:cs="Times New Roman"/>
          <w:bCs/>
        </w:rPr>
        <w:t xml:space="preserve"> The 96 color patches from the Digital SG chart were used to </w:t>
      </w:r>
      <w:del w:id="981" w:author="秦蓓嘉" w:date="2026-04-12T19:27:00Z">
        <w:r w:rsidR="009355F4" w:rsidRPr="00794629">
          <w:rPr>
            <w:rFonts w:cs="Times New Roman"/>
            <w:bCs/>
          </w:rPr>
          <w:delText>assess</w:delText>
        </w:r>
      </w:del>
      <w:ins w:id="982" w:author="秦蓓嘉" w:date="2026-04-12T19:27:00Z">
        <w:r w:rsidRPr="00805397">
          <w:rPr>
            <w:rFonts w:cs="Times New Roman"/>
            <w:bCs/>
          </w:rPr>
          <w:t>test</w:t>
        </w:r>
      </w:ins>
      <w:r w:rsidRPr="00805397">
        <w:rPr>
          <w:rFonts w:cs="Times New Roman"/>
          <w:bCs/>
        </w:rPr>
        <w:t xml:space="preserve"> the </w:t>
      </w:r>
      <w:del w:id="983" w:author="秦蓓嘉" w:date="2026-04-12T19:27:00Z">
        <w:r w:rsidR="009355F4" w:rsidRPr="00794629">
          <w:rPr>
            <w:rFonts w:cs="Times New Roman"/>
            <w:bCs/>
          </w:rPr>
          <w:delText>model's</w:delText>
        </w:r>
      </w:del>
      <w:ins w:id="984" w:author="秦蓓嘉" w:date="2026-04-12T19:27:00Z">
        <w:r w:rsidRPr="00805397">
          <w:rPr>
            <w:rFonts w:cs="Times New Roman"/>
            <w:bCs/>
          </w:rPr>
          <w:t>model</w:t>
        </w:r>
        <w:r w:rsidR="00A20576">
          <w:rPr>
            <w:rFonts w:cs="Times New Roman"/>
            <w:bCs/>
          </w:rPr>
          <w:t>’</w:t>
        </w:r>
        <w:r w:rsidRPr="00805397">
          <w:rPr>
            <w:rFonts w:cs="Times New Roman"/>
            <w:bCs/>
          </w:rPr>
          <w:t>s</w:t>
        </w:r>
      </w:ins>
      <w:r w:rsidRPr="00805397">
        <w:rPr>
          <w:rFonts w:cs="Times New Roman"/>
          <w:bCs/>
        </w:rPr>
        <w:t xml:space="preserve"> accuracy.</w:t>
      </w:r>
    </w:p>
    <w:p w14:paraId="1BFE0289" w14:textId="3B219AEF" w:rsidR="00DF586E" w:rsidRPr="00805397" w:rsidRDefault="009355F4" w:rsidP="00DF586E">
      <w:pPr>
        <w:pStyle w:val="09BodyFirstParagraph"/>
        <w:rPr>
          <w:rFonts w:cs="Times New Roman"/>
          <w:bCs/>
        </w:rPr>
      </w:pPr>
      <w:del w:id="985" w:author="秦蓓嘉" w:date="2026-04-12T19:27:00Z">
        <w:r w:rsidRPr="00794629">
          <w:rPr>
            <w:rFonts w:cs="Times New Roman"/>
            <w:bCs/>
          </w:rPr>
          <w:delText xml:space="preserve">Color differences between the predicted and measured values were calculated using the CIEDE2000 metric. </w:delText>
        </w:r>
        <w:r w:rsidR="00A05C6E" w:rsidRPr="006F2F64">
          <w:rPr>
            <w:rFonts w:cs="Times New Roman"/>
            <w:bCs/>
          </w:rPr>
          <w:fldChar w:fldCharType="begin"/>
        </w:r>
        <w:r w:rsidR="00A05C6E" w:rsidRPr="00794629">
          <w:rPr>
            <w:rFonts w:cs="Times New Roman"/>
            <w:bCs/>
          </w:rPr>
          <w:delInstrText xml:space="preserve"> REF _Ref216967414 \h </w:delInstrText>
        </w:r>
        <w:r w:rsidR="00794629">
          <w:rPr>
            <w:rFonts w:cs="Times New Roman"/>
            <w:bCs/>
          </w:rPr>
          <w:delInstrText xml:space="preserve"> \* MERGEFORMAT </w:delInstrText>
        </w:r>
        <w:r w:rsidR="00A05C6E" w:rsidRPr="006F2F64">
          <w:rPr>
            <w:rFonts w:cs="Times New Roman"/>
            <w:bCs/>
          </w:rPr>
        </w:r>
        <w:r w:rsidR="00A05C6E" w:rsidRPr="006F2F64">
          <w:rPr>
            <w:rFonts w:cs="Times New Roman"/>
            <w:bCs/>
          </w:rPr>
          <w:fldChar w:fldCharType="separate"/>
        </w:r>
        <w:r w:rsidR="00794629" w:rsidRPr="00794629">
          <w:delText xml:space="preserve">Table </w:delText>
        </w:r>
        <w:r w:rsidR="00794629" w:rsidRPr="00794629">
          <w:rPr>
            <w:noProof/>
          </w:rPr>
          <w:delText>4</w:delText>
        </w:r>
        <w:r w:rsidR="00A05C6E" w:rsidRPr="006F2F64">
          <w:rPr>
            <w:rFonts w:cs="Times New Roman"/>
            <w:bCs/>
          </w:rPr>
          <w:fldChar w:fldCharType="end"/>
        </w:r>
        <w:r w:rsidRPr="00794629">
          <w:rPr>
            <w:rFonts w:cs="Times New Roman"/>
            <w:bCs/>
          </w:rPr>
          <w:delText xml:space="preserve"> presents the</w:delText>
        </w:r>
      </w:del>
      <w:ins w:id="986" w:author="秦蓓嘉" w:date="2026-04-12T19:27:00Z">
        <w:r w:rsidR="00DF586E" w:rsidRPr="00805397">
          <w:rPr>
            <w:rFonts w:cs="Times New Roman"/>
            <w:bCs/>
          </w:rPr>
          <w:t xml:space="preserve"> The results showed an excellent performance of one model’s</w:t>
        </w:r>
      </w:ins>
      <w:r w:rsidR="00DF586E" w:rsidRPr="00805397">
        <w:rPr>
          <w:rFonts w:cs="Times New Roman"/>
          <w:bCs/>
        </w:rPr>
        <w:t xml:space="preserve"> performance</w:t>
      </w:r>
      <w:del w:id="987" w:author="秦蓓嘉" w:date="2026-04-12T19:27:00Z">
        <w:r w:rsidRPr="00794629">
          <w:rPr>
            <w:rFonts w:cs="Times New Roman"/>
            <w:bCs/>
          </w:rPr>
          <w:delText xml:space="preserve"> of the LUT model, where the model derived from one smartphone was used to predict the colors of the other devices. The table reports the average performance across all 10 smartphones in terms of</w:delText>
        </w:r>
      </w:del>
      <w:ins w:id="988" w:author="秦蓓嘉" w:date="2026-04-12T19:27:00Z">
        <w:r w:rsidR="00DF586E" w:rsidRPr="00805397">
          <w:rPr>
            <w:rFonts w:cs="Times New Roman"/>
            <w:bCs/>
          </w:rPr>
          <w:t>, i.e. 0.5</w:t>
        </w:r>
      </w:ins>
      <w:r w:rsidR="00DF586E" w:rsidRPr="00805397">
        <w:rPr>
          <w:rFonts w:cs="Times New Roman"/>
          <w:bCs/>
        </w:rPr>
        <w:t xml:space="preserve"> CIEDE2000 units</w:t>
      </w:r>
      <w:del w:id="989" w:author="秦蓓嘉" w:date="2026-04-12T19:27:00Z">
        <w:r w:rsidRPr="00794629">
          <w:rPr>
            <w:rFonts w:cs="Times New Roman"/>
            <w:bCs/>
          </w:rPr>
          <w:delText>. The results demonstrate the excellent performance of the LUT model, with strong</w:delText>
        </w:r>
      </w:del>
      <w:ins w:id="990" w:author="秦蓓嘉" w:date="2026-04-12T19:27:00Z">
        <w:r w:rsidR="00DF586E" w:rsidRPr="00805397">
          <w:rPr>
            <w:rFonts w:cs="Times New Roman"/>
            <w:bCs/>
          </w:rPr>
          <w:t xml:space="preserve"> and using the same model to predict the other mobiles result in a mean of 0.57 with a maximum of 0.68. This result is considered to be excellent in model accuracy and inter-mobile</w:t>
        </w:r>
      </w:ins>
      <w:r w:rsidR="00DF586E" w:rsidRPr="00805397">
        <w:rPr>
          <w:rFonts w:cs="Times New Roman"/>
          <w:bCs/>
        </w:rPr>
        <w:t xml:space="preserve"> agreement</w:t>
      </w:r>
      <w:del w:id="991" w:author="秦蓓嘉" w:date="2026-04-12T19:27:00Z">
        <w:r w:rsidRPr="00794629">
          <w:rPr>
            <w:rFonts w:cs="Times New Roman"/>
            <w:bCs/>
          </w:rPr>
          <w:delText xml:space="preserve"> across</w:delText>
        </w:r>
      </w:del>
      <w:ins w:id="992" w:author="秦蓓嘉" w:date="2026-04-12T19:27:00Z">
        <w:r w:rsidR="00DF586E" w:rsidRPr="00805397">
          <w:rPr>
            <w:rFonts w:cs="Times New Roman"/>
            <w:bCs/>
          </w:rPr>
          <w:t>.</w:t>
        </w:r>
        <w:r w:rsidR="000924EE" w:rsidRPr="00805397">
          <w:rPr>
            <w:rFonts w:cs="Times New Roman"/>
            <w:bCs/>
          </w:rPr>
          <w:t xml:space="preserve"> This step was aimed to ensure the stimuli the observer viewed is to the largest extent close to that recorded after</w:t>
        </w:r>
      </w:ins>
      <w:r w:rsidR="000924EE" w:rsidRPr="00805397">
        <w:rPr>
          <w:rFonts w:cs="Times New Roman"/>
          <w:bCs/>
        </w:rPr>
        <w:t xml:space="preserve"> all </w:t>
      </w:r>
      <w:del w:id="993" w:author="秦蓓嘉" w:date="2026-04-12T19:27:00Z">
        <w:r w:rsidRPr="00794629">
          <w:rPr>
            <w:rFonts w:cs="Times New Roman"/>
            <w:bCs/>
          </w:rPr>
          <w:delText>10 smartphones</w:delText>
        </w:r>
      </w:del>
      <w:ins w:id="994" w:author="秦蓓嘉" w:date="2026-04-12T19:27:00Z">
        <w:r w:rsidR="000924EE" w:rsidRPr="00805397">
          <w:rPr>
            <w:rFonts w:cs="Times New Roman"/>
            <w:bCs/>
          </w:rPr>
          <w:t>the previous processing steps</w:t>
        </w:r>
      </w:ins>
      <w:r w:rsidR="000924EE" w:rsidRPr="00805397">
        <w:rPr>
          <w:rFonts w:cs="Times New Roman"/>
          <w:bCs/>
        </w:rPr>
        <w:t>.</w:t>
      </w:r>
    </w:p>
    <w:p w14:paraId="13418B5C" w14:textId="77777777" w:rsidR="00954025" w:rsidRPr="00794629" w:rsidRDefault="00954025" w:rsidP="00F237F0">
      <w:pPr>
        <w:pStyle w:val="10BodySubsequentParagraph"/>
        <w:ind w:firstLine="0"/>
        <w:rPr>
          <w:del w:id="995" w:author="秦蓓嘉" w:date="2026-04-12T19:27:00Z"/>
        </w:rPr>
      </w:pPr>
    </w:p>
    <w:p w14:paraId="548BF54E" w14:textId="77777777" w:rsidR="00954025" w:rsidRPr="006F2F64" w:rsidRDefault="00A05C6E" w:rsidP="006F2F64">
      <w:pPr>
        <w:pStyle w:val="af7"/>
        <w:keepNext/>
        <w:rPr>
          <w:del w:id="996" w:author="秦蓓嘉" w:date="2026-04-12T19:27:00Z"/>
        </w:rPr>
      </w:pPr>
      <w:bookmarkStart w:id="997" w:name="_Ref216967414"/>
      <w:del w:id="998" w:author="秦蓓嘉" w:date="2026-04-12T19:27:00Z">
        <w:r w:rsidRPr="006F2F64">
          <w:delText xml:space="preserve">Table </w:delText>
        </w:r>
        <w:r w:rsidR="009E6F87">
          <w:fldChar w:fldCharType="begin"/>
        </w:r>
        <w:r w:rsidR="009E6F87">
          <w:delInstrText xml:space="preserve"> SEQ Table \* ARABIC </w:delInstrText>
        </w:r>
        <w:r w:rsidR="009E6F87">
          <w:fldChar w:fldCharType="separate"/>
        </w:r>
        <w:r w:rsidR="00794629" w:rsidRPr="006F2F64">
          <w:rPr>
            <w:noProof/>
          </w:rPr>
          <w:delText>4</w:delText>
        </w:r>
        <w:r w:rsidR="009E6F87">
          <w:rPr>
            <w:noProof/>
          </w:rPr>
          <w:fldChar w:fldCharType="end"/>
        </w:r>
        <w:bookmarkEnd w:id="997"/>
        <w:r w:rsidR="00E00A34" w:rsidRPr="006F2F64">
          <w:rPr>
            <w:b/>
            <w:spacing w:val="76"/>
            <w:w w:val="150"/>
          </w:rPr>
          <w:delText xml:space="preserve"> </w:delText>
        </w:r>
        <w:r w:rsidR="00617501" w:rsidRPr="006F2F64">
          <w:delText>Performance of the LUT model in CIEDE2000</w:delText>
        </w:r>
      </w:del>
    </w:p>
    <w:p w14:paraId="184E839C" w14:textId="77777777" w:rsidR="000D5F6A" w:rsidRPr="00794629" w:rsidRDefault="000D5F6A">
      <w:pPr>
        <w:pStyle w:val="a5"/>
        <w:spacing w:before="98" w:line="271" w:lineRule="auto"/>
        <w:ind w:left="102" w:hanging="5"/>
        <w:rPr>
          <w:del w:id="999" w:author="秦蓓嘉" w:date="2026-04-12T19:27:00Z"/>
        </w:rPr>
      </w:pPr>
    </w:p>
    <w:tbl>
      <w:tblPr>
        <w:tblW w:w="0" w:type="auto"/>
        <w:jc w:val="center"/>
        <w:tblLayout w:type="fixed"/>
        <w:tblCellMar>
          <w:left w:w="0" w:type="dxa"/>
          <w:right w:w="0" w:type="dxa"/>
        </w:tblCellMar>
        <w:tblLook w:val="04A0" w:firstRow="1" w:lastRow="0" w:firstColumn="1" w:lastColumn="0" w:noHBand="0" w:noVBand="1"/>
      </w:tblPr>
      <w:tblGrid>
        <w:gridCol w:w="637"/>
        <w:gridCol w:w="554"/>
        <w:gridCol w:w="554"/>
      </w:tblGrid>
      <w:tr w:rsidR="00954025" w:rsidRPr="00794629" w14:paraId="291E112B" w14:textId="77777777">
        <w:trPr>
          <w:trHeight w:val="408"/>
          <w:jc w:val="center"/>
          <w:del w:id="1000" w:author="秦蓓嘉" w:date="2026-04-12T19:27:00Z"/>
        </w:trPr>
        <w:tc>
          <w:tcPr>
            <w:tcW w:w="637" w:type="dxa"/>
            <w:tcBorders>
              <w:top w:val="single" w:sz="12" w:space="0" w:color="000000"/>
              <w:bottom w:val="single" w:sz="4" w:space="0" w:color="000000"/>
            </w:tcBorders>
          </w:tcPr>
          <w:p w14:paraId="171BBC16" w14:textId="77777777" w:rsidR="00954025" w:rsidRPr="00794629" w:rsidRDefault="00617501">
            <w:pPr>
              <w:pStyle w:val="a5"/>
              <w:spacing w:before="39"/>
              <w:rPr>
                <w:del w:id="1001" w:author="秦蓓嘉" w:date="2026-04-12T19:27:00Z"/>
              </w:rPr>
            </w:pPr>
            <w:del w:id="1002" w:author="秦蓓嘉" w:date="2026-04-12T19:27:00Z">
              <w:r w:rsidRPr="00794629">
                <w:delText xml:space="preserve">Mean </w:delText>
              </w:r>
            </w:del>
          </w:p>
        </w:tc>
        <w:tc>
          <w:tcPr>
            <w:tcW w:w="554" w:type="dxa"/>
            <w:tcBorders>
              <w:top w:val="single" w:sz="12" w:space="0" w:color="000000"/>
              <w:bottom w:val="single" w:sz="4" w:space="0" w:color="000000"/>
            </w:tcBorders>
          </w:tcPr>
          <w:p w14:paraId="1E0B4540" w14:textId="77777777" w:rsidR="00954025" w:rsidRPr="00794629" w:rsidRDefault="00617501">
            <w:pPr>
              <w:pStyle w:val="a5"/>
              <w:spacing w:before="39"/>
              <w:rPr>
                <w:del w:id="1003" w:author="秦蓓嘉" w:date="2026-04-12T19:27:00Z"/>
              </w:rPr>
            </w:pPr>
            <w:del w:id="1004" w:author="秦蓓嘉" w:date="2026-04-12T19:27:00Z">
              <w:r w:rsidRPr="00794629">
                <w:delText>Max</w:delText>
              </w:r>
            </w:del>
          </w:p>
        </w:tc>
        <w:tc>
          <w:tcPr>
            <w:tcW w:w="554" w:type="dxa"/>
            <w:tcBorders>
              <w:top w:val="single" w:sz="12" w:space="0" w:color="000000"/>
              <w:bottom w:val="single" w:sz="4" w:space="0" w:color="000000"/>
            </w:tcBorders>
          </w:tcPr>
          <w:p w14:paraId="316C7700" w14:textId="77777777" w:rsidR="00954025" w:rsidRPr="00794629" w:rsidRDefault="00617501">
            <w:pPr>
              <w:pStyle w:val="a5"/>
              <w:spacing w:before="39"/>
              <w:rPr>
                <w:del w:id="1005" w:author="秦蓓嘉" w:date="2026-04-12T19:27:00Z"/>
              </w:rPr>
            </w:pPr>
            <w:del w:id="1006" w:author="秦蓓嘉" w:date="2026-04-12T19:27:00Z">
              <w:r w:rsidRPr="00794629">
                <w:delText>Min</w:delText>
              </w:r>
            </w:del>
          </w:p>
        </w:tc>
      </w:tr>
      <w:tr w:rsidR="00954025" w:rsidRPr="00794629" w14:paraId="35DCA5C2" w14:textId="77777777">
        <w:trPr>
          <w:trHeight w:val="379"/>
          <w:jc w:val="center"/>
          <w:del w:id="1007" w:author="秦蓓嘉" w:date="2026-04-12T19:27:00Z"/>
        </w:trPr>
        <w:tc>
          <w:tcPr>
            <w:tcW w:w="637" w:type="dxa"/>
            <w:tcBorders>
              <w:bottom w:val="single" w:sz="12" w:space="0" w:color="000000"/>
            </w:tcBorders>
          </w:tcPr>
          <w:p w14:paraId="0185741E" w14:textId="77777777" w:rsidR="00954025" w:rsidRPr="00794629" w:rsidRDefault="00617501">
            <w:pPr>
              <w:pStyle w:val="a5"/>
              <w:spacing w:before="39"/>
              <w:rPr>
                <w:del w:id="1008" w:author="秦蓓嘉" w:date="2026-04-12T19:27:00Z"/>
              </w:rPr>
            </w:pPr>
            <w:del w:id="1009" w:author="秦蓓嘉" w:date="2026-04-12T19:27:00Z">
              <w:r w:rsidRPr="00794629">
                <w:delText>0.</w:delText>
              </w:r>
              <w:r w:rsidR="003A2D12">
                <w:delText>69</w:delText>
              </w:r>
            </w:del>
          </w:p>
        </w:tc>
        <w:tc>
          <w:tcPr>
            <w:tcW w:w="554" w:type="dxa"/>
            <w:tcBorders>
              <w:bottom w:val="single" w:sz="12" w:space="0" w:color="000000"/>
            </w:tcBorders>
          </w:tcPr>
          <w:p w14:paraId="77C46009" w14:textId="77777777" w:rsidR="00954025" w:rsidRPr="00794629" w:rsidRDefault="003A2D12">
            <w:pPr>
              <w:pStyle w:val="a5"/>
              <w:spacing w:before="39"/>
              <w:rPr>
                <w:del w:id="1010" w:author="秦蓓嘉" w:date="2026-04-12T19:27:00Z"/>
              </w:rPr>
            </w:pPr>
            <w:del w:id="1011" w:author="秦蓓嘉" w:date="2026-04-12T19:27:00Z">
              <w:r>
                <w:delText>1.28</w:delText>
              </w:r>
            </w:del>
          </w:p>
        </w:tc>
        <w:tc>
          <w:tcPr>
            <w:tcW w:w="554" w:type="dxa"/>
            <w:tcBorders>
              <w:bottom w:val="single" w:sz="12" w:space="0" w:color="000000"/>
            </w:tcBorders>
          </w:tcPr>
          <w:p w14:paraId="43A541DD" w14:textId="77777777" w:rsidR="00954025" w:rsidRPr="00794629" w:rsidRDefault="00617501">
            <w:pPr>
              <w:pStyle w:val="a5"/>
              <w:spacing w:before="39"/>
              <w:rPr>
                <w:del w:id="1012" w:author="秦蓓嘉" w:date="2026-04-12T19:27:00Z"/>
              </w:rPr>
            </w:pPr>
            <w:del w:id="1013" w:author="秦蓓嘉" w:date="2026-04-12T19:27:00Z">
              <w:r w:rsidRPr="00794629">
                <w:delText>0.</w:delText>
              </w:r>
              <w:r w:rsidR="003A2D12">
                <w:delText>32</w:delText>
              </w:r>
            </w:del>
          </w:p>
        </w:tc>
      </w:tr>
    </w:tbl>
    <w:p w14:paraId="082D6287" w14:textId="77777777" w:rsidR="00DF586E" w:rsidRPr="00805397" w:rsidRDefault="00DF586E" w:rsidP="00DF586E">
      <w:pPr>
        <w:pStyle w:val="08SectionHeader2"/>
        <w:outlineLvl w:val="1"/>
        <w:rPr>
          <w:b/>
          <w:color w:val="FF0000"/>
          <w:rPrChange w:id="1014" w:author="秦蓓嘉" w:date="2026-04-12T19:27:00Z">
            <w:rPr/>
          </w:rPrChange>
        </w:rPr>
        <w:pPrChange w:id="1015" w:author="秦蓓嘉" w:date="2026-04-12T19:27:00Z">
          <w:pPr>
            <w:pStyle w:val="08SectionHeader2"/>
            <w:numPr>
              <w:ilvl w:val="1"/>
              <w:numId w:val="6"/>
            </w:numPr>
            <w:ind w:left="360" w:hanging="360"/>
            <w:outlineLvl w:val="1"/>
          </w:pPr>
        </w:pPrChange>
      </w:pPr>
      <w:r w:rsidRPr="00805397">
        <w:rPr>
          <w:b/>
          <w:rPrChange w:id="1016" w:author="秦蓓嘉" w:date="2026-04-12T19:27:00Z">
            <w:rPr/>
          </w:rPrChange>
        </w:rPr>
        <w:t>Image Rendering</w:t>
      </w:r>
      <w:ins w:id="1017" w:author="秦蓓嘉" w:date="2026-04-12T19:27:00Z">
        <w:r w:rsidRPr="00805397">
          <w:rPr>
            <w:b/>
          </w:rPr>
          <w:t xml:space="preserve"> </w:t>
        </w:r>
      </w:ins>
    </w:p>
    <w:p w14:paraId="50298FB6" w14:textId="77777777" w:rsidR="00DF586E" w:rsidRPr="00805397" w:rsidRDefault="00DF586E" w:rsidP="00DF586E">
      <w:pPr>
        <w:pStyle w:val="a5"/>
        <w:spacing w:line="268" w:lineRule="auto"/>
        <w:ind w:left="102"/>
        <w:pPrChange w:id="1018" w:author="秦蓓嘉" w:date="2026-04-12T19:27:00Z">
          <w:pPr>
            <w:pStyle w:val="a5"/>
            <w:spacing w:line="271" w:lineRule="auto"/>
            <w:ind w:left="102"/>
          </w:pPr>
        </w:pPrChange>
      </w:pPr>
    </w:p>
    <w:p w14:paraId="657B1B92" w14:textId="7E0E16B9" w:rsidR="00DF586E" w:rsidRPr="00805397" w:rsidRDefault="00DF586E" w:rsidP="00E473A8">
      <w:pPr>
        <w:pStyle w:val="10BodySubsequentParagraph"/>
        <w:ind w:firstLine="0"/>
        <w:rPr>
          <w:rPrChange w:id="1019" w:author="秦蓓嘉" w:date="2026-04-12T19:27:00Z">
            <w:rPr>
              <w:rFonts w:ascii="Times New Roman" w:hAnsi="Times New Roman"/>
              <w:sz w:val="20"/>
            </w:rPr>
          </w:rPrChange>
        </w:rPr>
        <w:pPrChange w:id="1020" w:author="秦蓓嘉" w:date="2026-04-12T19:27:00Z">
          <w:pPr>
            <w:pStyle w:val="a5"/>
            <w:spacing w:line="271" w:lineRule="auto"/>
            <w:ind w:left="102"/>
          </w:pPr>
        </w:pPrChange>
      </w:pPr>
      <w:r w:rsidRPr="00805397">
        <w:rPr>
          <w:rPrChange w:id="1021" w:author="秦蓓嘉" w:date="2026-04-12T19:27:00Z">
            <w:rPr>
              <w:rFonts w:ascii="Times New Roman" w:hAnsi="Times New Roman"/>
              <w:sz w:val="20"/>
            </w:rPr>
          </w:rPrChange>
        </w:rPr>
        <w:t xml:space="preserve">Each of the 700 images captured was then rendered to 33 images </w:t>
      </w:r>
      <w:ins w:id="1022" w:author="秦蓓嘉" w:date="2026-04-12T19:27:00Z">
        <w:r w:rsidRPr="00805397">
          <w:rPr>
            <w:rFonts w:cs="Times New Roman"/>
            <w:lang w:eastAsia="zh-CN"/>
          </w:rPr>
          <w:t xml:space="preserve">in CIELAB space </w:t>
        </w:r>
      </w:ins>
      <w:r w:rsidRPr="00805397">
        <w:rPr>
          <w:rPrChange w:id="1023" w:author="秦蓓嘉" w:date="2026-04-12T19:27:00Z">
            <w:rPr>
              <w:rFonts w:ascii="Times New Roman" w:hAnsi="Times New Roman"/>
              <w:sz w:val="20"/>
            </w:rPr>
          </w:rPrChange>
        </w:rPr>
        <w:t xml:space="preserve">to cover a reasonable </w:t>
      </w:r>
      <w:del w:id="1024" w:author="秦蓓嘉" w:date="2026-04-12T19:27:00Z">
        <w:r w:rsidR="004850E5" w:rsidRPr="00794629">
          <w:rPr>
            <w:rFonts w:cs="Times New Roman"/>
            <w:lang w:eastAsia="zh-CN"/>
          </w:rPr>
          <w:delText>colour</w:delText>
        </w:r>
      </w:del>
      <w:ins w:id="1025" w:author="秦蓓嘉" w:date="2026-04-12T19:27:00Z">
        <w:r w:rsidR="00001EF1" w:rsidRPr="00805397">
          <w:rPr>
            <w:rFonts w:cs="Times New Roman"/>
            <w:lang w:eastAsia="zh-CN"/>
          </w:rPr>
          <w:t>color</w:t>
        </w:r>
      </w:ins>
      <w:r w:rsidRPr="00805397">
        <w:rPr>
          <w:rPrChange w:id="1026" w:author="秦蓓嘉" w:date="2026-04-12T19:27:00Z">
            <w:rPr>
              <w:rFonts w:ascii="Times New Roman" w:hAnsi="Times New Roman"/>
              <w:sz w:val="20"/>
            </w:rPr>
          </w:rPrChange>
        </w:rPr>
        <w:t xml:space="preserve"> gamut for the psychophysical experiment. </w:t>
      </w:r>
      <w:del w:id="1027" w:author="秦蓓嘉" w:date="2026-04-12T19:27:00Z">
        <w:r w:rsidR="004850E5" w:rsidRPr="00794629">
          <w:rPr>
            <w:rFonts w:cs="Times New Roman"/>
            <w:lang w:eastAsia="zh-CN"/>
          </w:rPr>
          <w:delText>The following process was performed:</w:delText>
        </w:r>
      </w:del>
      <w:ins w:id="1028" w:author="秦蓓嘉" w:date="2026-04-12T19:27:00Z">
        <w:r w:rsidR="00EE3097" w:rsidRPr="00805397">
          <w:rPr>
            <w:rFonts w:cs="Times New Roman"/>
            <w:sz w:val="22"/>
            <w:lang w:eastAsia="zh-CN"/>
          </w:rPr>
          <w:fldChar w:fldCharType="begin"/>
        </w:r>
        <w:r w:rsidR="00EE3097" w:rsidRPr="00805397">
          <w:rPr>
            <w:rFonts w:cs="Times New Roman"/>
            <w:sz w:val="22"/>
            <w:lang w:eastAsia="zh-CN"/>
          </w:rPr>
          <w:instrText xml:space="preserve"> REF _Ref225256173 \h </w:instrText>
        </w:r>
        <w:r w:rsidR="00DE61FF" w:rsidRPr="00805397">
          <w:rPr>
            <w:rFonts w:cs="Times New Roman"/>
            <w:sz w:val="22"/>
            <w:lang w:eastAsia="zh-CN"/>
          </w:rPr>
          <w:instrText xml:space="preserve"> \* MERGEFORMAT </w:instrText>
        </w:r>
        <w:r w:rsidR="00EE3097" w:rsidRPr="00805397">
          <w:rPr>
            <w:rFonts w:cs="Times New Roman"/>
            <w:sz w:val="22"/>
            <w:lang w:eastAsia="zh-CN"/>
          </w:rPr>
        </w:r>
        <w:r w:rsidR="00EE3097" w:rsidRPr="00805397">
          <w:rPr>
            <w:rFonts w:cs="Times New Roman"/>
            <w:sz w:val="22"/>
            <w:lang w:eastAsia="zh-CN"/>
          </w:rPr>
          <w:fldChar w:fldCharType="separate"/>
        </w:r>
        <w:r w:rsidR="00355FDE" w:rsidRPr="00355FDE">
          <w:t>Figure</w:t>
        </w:r>
        <w:r w:rsidR="00355FDE" w:rsidRPr="00355FDE">
          <w:rPr>
            <w:sz w:val="18"/>
          </w:rPr>
          <w:t xml:space="preserve"> </w:t>
        </w:r>
        <w:r w:rsidR="00355FDE" w:rsidRPr="00355FDE">
          <w:rPr>
            <w:noProof/>
            <w:sz w:val="18"/>
          </w:rPr>
          <w:t>6</w:t>
        </w:r>
        <w:r w:rsidR="00EE3097" w:rsidRPr="00805397">
          <w:rPr>
            <w:rFonts w:cs="Times New Roman"/>
            <w:sz w:val="22"/>
            <w:lang w:eastAsia="zh-CN"/>
          </w:rPr>
          <w:fldChar w:fldCharType="end"/>
        </w:r>
        <w:r w:rsidR="007964BA" w:rsidRPr="00805397">
          <w:rPr>
            <w:rFonts w:cs="Times New Roman"/>
            <w:sz w:val="22"/>
            <w:lang w:eastAsia="zh-CN"/>
          </w:rPr>
          <w:t xml:space="preserve"> </w:t>
        </w:r>
        <w:r w:rsidRPr="00805397">
          <w:rPr>
            <w:rFonts w:cs="Times New Roman"/>
            <w:lang w:eastAsia="zh-CN"/>
          </w:rPr>
          <w:t xml:space="preserve">shows the </w:t>
        </w:r>
        <w:r w:rsidR="00A20576">
          <w:rPr>
            <w:rFonts w:cs="Times New Roman"/>
            <w:lang w:eastAsia="zh-CN"/>
          </w:rPr>
          <w:t xml:space="preserve">increments </w:t>
        </w:r>
        <w:r w:rsidR="00A20576" w:rsidRPr="00805397">
          <w:rPr>
            <w:rFonts w:ascii="Symbol" w:hAnsi="Symbol" w:cs="Times New Roman"/>
            <w:lang w:eastAsia="zh-CN"/>
          </w:rPr>
          <w:t></w:t>
        </w:r>
        <w:r w:rsidR="00A20576" w:rsidRPr="005039D8">
          <w:rPr>
            <w:rFonts w:cs="Times New Roman"/>
            <w:i/>
            <w:lang w:eastAsia="zh-CN"/>
          </w:rPr>
          <w:t>a</w:t>
        </w:r>
        <w:r w:rsidR="00A20576" w:rsidRPr="005039D8">
          <w:rPr>
            <w:rFonts w:cs="Times New Roman"/>
            <w:vertAlign w:val="superscript"/>
            <w:lang w:eastAsia="zh-CN"/>
          </w:rPr>
          <w:t>*</w:t>
        </w:r>
        <w:r w:rsidR="00A20576" w:rsidRPr="00805397">
          <w:rPr>
            <w:rFonts w:ascii="Symbol" w:hAnsi="Symbol" w:cs="Times New Roman"/>
            <w:lang w:eastAsia="zh-CN"/>
          </w:rPr>
          <w:t></w:t>
        </w:r>
        <w:r w:rsidR="00A20576" w:rsidRPr="005039D8">
          <w:rPr>
            <w:rFonts w:cs="Times New Roman"/>
            <w:i/>
            <w:lang w:eastAsia="zh-CN"/>
          </w:rPr>
          <w:t>b</w:t>
        </w:r>
        <w:r w:rsidR="00A20576" w:rsidRPr="005039D8">
          <w:rPr>
            <w:rFonts w:cs="Times New Roman"/>
            <w:vertAlign w:val="superscript"/>
            <w:lang w:eastAsia="zh-CN"/>
          </w:rPr>
          <w:t>*</w:t>
        </w:r>
        <w:r w:rsidR="00A20576">
          <w:rPr>
            <w:rFonts w:cs="Times New Roman"/>
            <w:vertAlign w:val="superscript"/>
            <w:lang w:eastAsia="zh-CN"/>
          </w:rPr>
          <w:t xml:space="preserve"> </w:t>
        </w:r>
        <w:r w:rsidR="00A20576" w:rsidRPr="0092682B">
          <w:rPr>
            <w:rFonts w:cs="Times New Roman"/>
            <w:lang w:eastAsia="zh-CN"/>
          </w:rPr>
          <w:t>of the</w:t>
        </w:r>
        <w:r w:rsidR="00A20576">
          <w:rPr>
            <w:rFonts w:cs="Times New Roman"/>
            <w:vertAlign w:val="superscript"/>
            <w:lang w:eastAsia="zh-CN"/>
          </w:rPr>
          <w:t xml:space="preserve"> </w:t>
        </w:r>
        <w:r w:rsidRPr="00805397">
          <w:rPr>
            <w:rFonts w:cs="Times New Roman"/>
            <w:lang w:eastAsia="zh-CN"/>
          </w:rPr>
          <w:t xml:space="preserve">33 points uniformly distributed in </w:t>
        </w:r>
        <w:r w:rsidR="00A20576" w:rsidRPr="0092682B">
          <w:rPr>
            <w:rFonts w:cs="Times New Roman"/>
            <w:i/>
            <w:lang w:eastAsia="zh-CN"/>
          </w:rPr>
          <w:t>a</w:t>
        </w:r>
        <w:r w:rsidR="00A20576" w:rsidRPr="0092682B">
          <w:rPr>
            <w:rFonts w:cs="Times New Roman"/>
            <w:vertAlign w:val="superscript"/>
            <w:lang w:eastAsia="zh-CN"/>
          </w:rPr>
          <w:t>*</w:t>
        </w:r>
        <w:r w:rsidR="00A20576" w:rsidRPr="0092682B">
          <w:rPr>
            <w:rFonts w:cs="Times New Roman"/>
            <w:i/>
            <w:lang w:eastAsia="zh-CN"/>
          </w:rPr>
          <w:t>b</w:t>
        </w:r>
        <w:r w:rsidR="00A20576" w:rsidRPr="0092682B">
          <w:rPr>
            <w:rFonts w:cs="Times New Roman"/>
            <w:vertAlign w:val="superscript"/>
            <w:lang w:eastAsia="zh-CN"/>
          </w:rPr>
          <w:t>*</w:t>
        </w:r>
        <w:r w:rsidRPr="00805397">
          <w:rPr>
            <w:rFonts w:cs="Times New Roman"/>
            <w:lang w:eastAsia="zh-CN"/>
          </w:rPr>
          <w:t xml:space="preserve"> plane surrounding the center (0,0). </w:t>
        </w:r>
        <w:r w:rsidRPr="00805397">
          <w:t>These points</w:t>
        </w:r>
        <w:r w:rsidRPr="00805397">
          <w:rPr>
            <w:spacing w:val="-11"/>
          </w:rPr>
          <w:t xml:space="preserve"> </w:t>
        </w:r>
        <w:r w:rsidRPr="00805397">
          <w:t>were</w:t>
        </w:r>
        <w:r w:rsidRPr="00805397">
          <w:rPr>
            <w:spacing w:val="-11"/>
          </w:rPr>
          <w:t xml:space="preserve"> </w:t>
        </w:r>
        <w:r w:rsidRPr="00805397">
          <w:t>generated, according to the</w:t>
        </w:r>
        <w:r w:rsidRPr="00805397">
          <w:rPr>
            <w:spacing w:val="-9"/>
          </w:rPr>
          <w:t xml:space="preserve"> </w:t>
        </w:r>
        <w:r w:rsidRPr="00805397">
          <w:t>experimental</w:t>
        </w:r>
        <w:r w:rsidRPr="00805397">
          <w:rPr>
            <w:spacing w:val="-9"/>
          </w:rPr>
          <w:t xml:space="preserve"> </w:t>
        </w:r>
        <w:r w:rsidRPr="00805397">
          <w:t>ellipses</w:t>
        </w:r>
        <w:r w:rsidRPr="00805397">
          <w:rPr>
            <w:spacing w:val="-9"/>
          </w:rPr>
          <w:t xml:space="preserve"> </w:t>
        </w:r>
        <w:r w:rsidRPr="00805397">
          <w:t xml:space="preserve">from Zeng </w:t>
        </w:r>
        <w:r w:rsidR="00C07CCE" w:rsidRPr="00805397">
          <w:t>and Luo</w:t>
        </w:r>
        <w:r w:rsidRPr="00805397">
          <w:t xml:space="preserve"> </w:t>
        </w:r>
        <w:r w:rsidRPr="00805397">
          <w:fldChar w:fldCharType="begin">
            <w:fldData xml:space="preserve">PEVuZE5vdGU+PENpdGU+PEF1dGhvcj5aZW5nPC9BdXRob3I+PFllYXI+MjAxMTwvWWVhcj48UmVj
TnVtPjUxPC9SZWNOdW0+PERpc3BsYXlUZXh0PlszMV08L0Rpc3BsYXlUZXh0PjxyZWNvcmQ+PHJl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215BA5">
          <w:instrText xml:space="preserve"> ADDIN EN.CITE </w:instrText>
        </w:r>
        <w:r w:rsidR="00215BA5">
          <w:fldChar w:fldCharType="begin">
            <w:fldData xml:space="preserve">PEVuZE5vdGU+PENpdGU+PEF1dGhvcj5aZW5nPC9BdXRob3I+PFllYXI+MjAxMTwvWWVhcj48UmVj
TnVtPjUxPC9SZWNOdW0+PERpc3BsYXlUZXh0PlszMV08L0Rpc3BsYXlUZXh0PjxyZWNvcmQ+PHJl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215BA5">
          <w:instrText xml:space="preserve"> ADDIN EN.CITE.DATA </w:instrText>
        </w:r>
        <w:r w:rsidR="00215BA5">
          <w:fldChar w:fldCharType="end"/>
        </w:r>
        <w:r w:rsidRPr="00805397">
          <w:fldChar w:fldCharType="separate"/>
        </w:r>
        <w:r w:rsidR="00215BA5">
          <w:rPr>
            <w:noProof/>
          </w:rPr>
          <w:t>[31]</w:t>
        </w:r>
        <w:r w:rsidRPr="00805397">
          <w:fldChar w:fldCharType="end"/>
        </w:r>
        <w:r w:rsidRPr="00805397">
          <w:t>.</w:t>
        </w:r>
      </w:ins>
    </w:p>
    <w:p w14:paraId="4DEF5261" w14:textId="77777777" w:rsidR="00E473A8" w:rsidRPr="00805397" w:rsidRDefault="00E473A8" w:rsidP="00E473A8">
      <w:pPr>
        <w:pStyle w:val="10BodySubsequentParagraph"/>
        <w:ind w:firstLine="0"/>
        <w:rPr>
          <w:rPrChange w:id="1029" w:author="秦蓓嘉" w:date="2026-04-12T19:27:00Z">
            <w:rPr>
              <w:rFonts w:ascii="Times New Roman" w:hAnsi="Times New Roman"/>
              <w:sz w:val="20"/>
            </w:rPr>
          </w:rPrChange>
        </w:rPr>
        <w:pPrChange w:id="1030" w:author="秦蓓嘉" w:date="2026-04-12T19:27:00Z">
          <w:pPr>
            <w:pStyle w:val="a5"/>
            <w:spacing w:line="271" w:lineRule="auto"/>
            <w:ind w:left="102"/>
          </w:pPr>
        </w:pPrChange>
      </w:pPr>
    </w:p>
    <w:p w14:paraId="7D8AB250" w14:textId="77777777" w:rsidR="004850E5" w:rsidRPr="00794629" w:rsidRDefault="004850E5" w:rsidP="004850E5">
      <w:pPr>
        <w:pStyle w:val="a5"/>
        <w:numPr>
          <w:ilvl w:val="0"/>
          <w:numId w:val="11"/>
        </w:numPr>
        <w:spacing w:line="271" w:lineRule="auto"/>
        <w:rPr>
          <w:del w:id="1031" w:author="秦蓓嘉" w:date="2026-04-12T19:27:00Z"/>
          <w:rFonts w:ascii="Times New Roman" w:eastAsiaTheme="minorEastAsia" w:hAnsi="Times New Roman" w:cs="Times New Roman"/>
          <w:sz w:val="20"/>
          <w:lang w:eastAsia="zh-CN"/>
        </w:rPr>
      </w:pPr>
      <w:del w:id="1032" w:author="秦蓓嘉" w:date="2026-04-12T19:27:00Z">
        <w:r w:rsidRPr="00794629">
          <w:rPr>
            <w:rFonts w:ascii="Times New Roman" w:eastAsiaTheme="minorEastAsia" w:hAnsi="Times New Roman" w:cs="Times New Roman"/>
            <w:sz w:val="20"/>
            <w:lang w:eastAsia="zh-CN"/>
          </w:rPr>
          <w:delText xml:space="preserve">Each image’s RGB </w:delText>
        </w:r>
        <w:r w:rsidR="000D5F6A" w:rsidRPr="00794629">
          <w:rPr>
            <w:rFonts w:ascii="Times New Roman" w:eastAsiaTheme="minorEastAsia" w:hAnsi="Times New Roman" w:cs="Times New Roman"/>
            <w:sz w:val="20"/>
            <w:lang w:eastAsia="zh-CN"/>
          </w:rPr>
          <w:delText xml:space="preserve">values </w:delText>
        </w:r>
        <w:r w:rsidRPr="00794629">
          <w:rPr>
            <w:rFonts w:ascii="Times New Roman" w:eastAsiaTheme="minorEastAsia" w:hAnsi="Times New Roman" w:cs="Times New Roman"/>
            <w:sz w:val="20"/>
            <w:lang w:eastAsia="zh-CN"/>
          </w:rPr>
          <w:delText xml:space="preserve">was transformed to </w:delText>
        </w:r>
        <w:r w:rsidR="000D5F6A" w:rsidRPr="00794629">
          <w:rPr>
            <w:rFonts w:ascii="Times New Roman" w:eastAsiaTheme="minorEastAsia" w:hAnsi="Times New Roman" w:cs="Times New Roman"/>
            <w:sz w:val="20"/>
            <w:lang w:eastAsia="zh-CN"/>
          </w:rPr>
          <w:delText xml:space="preserve">CIE </w:delText>
        </w:r>
        <w:r w:rsidRPr="00794629">
          <w:rPr>
            <w:rFonts w:ascii="Times New Roman" w:eastAsiaTheme="minorEastAsia" w:hAnsi="Times New Roman" w:cs="Times New Roman"/>
            <w:sz w:val="20"/>
            <w:lang w:eastAsia="zh-CN"/>
          </w:rPr>
          <w:delText>XYZ via the camera characterization model.</w:delText>
        </w:r>
      </w:del>
    </w:p>
    <w:p w14:paraId="4CE791AF" w14:textId="77777777" w:rsidR="004850E5" w:rsidRPr="00794629" w:rsidRDefault="004850E5" w:rsidP="004850E5">
      <w:pPr>
        <w:pStyle w:val="a5"/>
        <w:numPr>
          <w:ilvl w:val="0"/>
          <w:numId w:val="11"/>
        </w:numPr>
        <w:spacing w:line="271" w:lineRule="auto"/>
        <w:rPr>
          <w:del w:id="1033" w:author="秦蓓嘉" w:date="2026-04-12T19:27:00Z"/>
          <w:rFonts w:ascii="Times New Roman" w:eastAsiaTheme="minorEastAsia" w:hAnsi="Times New Roman" w:cs="Times New Roman"/>
          <w:sz w:val="20"/>
          <w:lang w:eastAsia="zh-CN"/>
        </w:rPr>
      </w:pPr>
      <w:del w:id="1034" w:author="秦蓓嘉" w:date="2026-04-12T19:27:00Z">
        <w:r w:rsidRPr="00794629">
          <w:rPr>
            <w:rFonts w:ascii="Times New Roman" w:eastAsiaTheme="minorEastAsia" w:hAnsi="Times New Roman" w:cs="Times New Roman"/>
            <w:sz w:val="20"/>
            <w:lang w:eastAsia="zh-CN"/>
          </w:rPr>
          <w:delText xml:space="preserve">The XYZ values were then transformed to those of 6500K condition </w:delText>
        </w:r>
        <w:r w:rsidR="00B0185A" w:rsidRPr="00794629">
          <w:rPr>
            <w:rFonts w:ascii="Times New Roman" w:eastAsiaTheme="minorEastAsia" w:hAnsi="Times New Roman" w:cs="Times New Roman"/>
            <w:sz w:val="20"/>
            <w:lang w:eastAsia="zh-CN"/>
          </w:rPr>
          <w:delText xml:space="preserve">from their original captured CCT, e.g. 3000K </w:delText>
        </w:r>
        <w:r w:rsidRPr="00794629">
          <w:rPr>
            <w:rFonts w:ascii="Times New Roman" w:eastAsiaTheme="minorEastAsia" w:hAnsi="Times New Roman" w:cs="Times New Roman"/>
            <w:sz w:val="20"/>
            <w:lang w:eastAsia="zh-CN"/>
          </w:rPr>
          <w:delText xml:space="preserve">via CAT16 </w:delText>
        </w:r>
        <w:r w:rsidR="00E000B9" w:rsidRPr="006F2F64">
          <w:rPr>
            <w:rFonts w:ascii="Times New Roman" w:eastAsiaTheme="minorEastAsia" w:hAnsi="Times New Roman" w:cs="Times New Roman"/>
            <w:sz w:val="20"/>
            <w:lang w:eastAsia="zh-CN"/>
          </w:rPr>
          <w:fldChar w:fldCharType="begin"/>
        </w:r>
        <w:r w:rsidR="008A1183" w:rsidRPr="00794629">
          <w:rPr>
            <w:rFonts w:ascii="Times New Roman" w:eastAsiaTheme="minorEastAsia" w:hAnsi="Times New Roman" w:cs="Times New Roman"/>
            <w:sz w:val="20"/>
            <w:lang w:eastAsia="zh-CN"/>
          </w:rPr>
          <w:delInstrText xml:space="preserve"> ADDIN EN.CITE &lt;EndNote&gt;&lt;Cite&gt;&lt;Author&gt;Li&lt;/Author&gt;&lt;Year&gt;2017&lt;/Year&gt;&lt;RecNum&gt;45&lt;/RecNum&gt;&lt;DisplayText&gt;[25]&lt;/DisplayText&gt;&lt;record&gt;&lt;rec-number&gt;45&lt;/rec-number&gt;&lt;foreign-keys&gt;&lt;key app="EN" db-id="59p9xtxpk0tdf1eazsbvrzzxdefprsfptpsv" timestamp="1764830292"&gt;45&lt;/key&gt;&lt;/foreign-keys&gt;&lt;ref-type name="Journal Article"&gt;17&lt;/ref-type&gt;&lt;contributors&gt;&lt;authors&gt;&lt;author&gt;Li, Changjun&lt;/author&gt;&lt;author&gt;Li, Zhiqiang&lt;/author&gt;&lt;author&gt;Wang, Zhifeng&lt;/author&gt;&lt;author&gt;Xu, Yang&lt;/author&gt;&lt;author&gt;Luo, Ming Ronnier&lt;/author&gt;&lt;author&gt;Cui, Guihua&lt;/author&gt;&lt;author&gt;Melgosa, Manuel&lt;/author&gt;&lt;author&gt;Brill, Michael H.&lt;/author&gt;&lt;author&gt;Pointer, Michael&lt;/author&gt;&lt;/authors&gt;&lt;/contributors&gt;&lt;titles&gt;&lt;title&gt;Comprehensive Color Solutions: CAM16, CAT16, and CAM16-UCS&lt;/title&gt;&lt;secondary-title&gt;Color Research &amp;amp; Application&lt;/secondary-title&gt;&lt;short-title&gt;Comprehensive Color Solutions&lt;/short-title&gt;&lt;/titles&gt;&lt;periodical&gt;&lt;full-title&gt;Color Research &amp;amp; Application&lt;/full-title&gt;&lt;/periodical&gt;&lt;pages&gt;703-718&lt;/pages&gt;&lt;volume&gt;42&lt;/volume&gt;&lt;number&gt;6&lt;/number&gt;&lt;dates&gt;&lt;year&gt;2017&lt;/year&gt;&lt;pub-dates&gt;&lt;date&gt;2017/12&lt;/date&gt;&lt;/pub-dates&gt;&lt;/dates&gt;&lt;isbn&gt;0361-2317; 1520-6378&lt;/isbn&gt;&lt;urls&gt;&lt;/urls&gt;&lt;electronic-resource-num&gt;10.1002/col.22131&lt;/electronic-resource-num&gt;&lt;language&gt;English&lt;/language&gt;&lt;/record&gt;&lt;/Cite&gt;&lt;/EndNote&gt;</w:delInstrText>
        </w:r>
        <w:r w:rsidR="00E000B9" w:rsidRPr="006F2F64">
          <w:rPr>
            <w:rFonts w:ascii="Times New Roman" w:eastAsiaTheme="minorEastAsia" w:hAnsi="Times New Roman" w:cs="Times New Roman"/>
            <w:sz w:val="20"/>
            <w:lang w:eastAsia="zh-CN"/>
          </w:rPr>
          <w:fldChar w:fldCharType="separate"/>
        </w:r>
        <w:r w:rsidR="008A1183" w:rsidRPr="00794629">
          <w:rPr>
            <w:rFonts w:ascii="Times New Roman" w:eastAsiaTheme="minorEastAsia" w:hAnsi="Times New Roman" w:cs="Times New Roman"/>
            <w:noProof/>
            <w:sz w:val="20"/>
            <w:lang w:eastAsia="zh-CN"/>
          </w:rPr>
          <w:delText>[25]</w:delText>
        </w:r>
        <w:r w:rsidR="00E000B9" w:rsidRPr="006F2F64">
          <w:rPr>
            <w:rFonts w:ascii="Times New Roman" w:eastAsiaTheme="minorEastAsia" w:hAnsi="Times New Roman" w:cs="Times New Roman"/>
            <w:sz w:val="20"/>
            <w:lang w:eastAsia="zh-CN"/>
          </w:rPr>
          <w:fldChar w:fldCharType="end"/>
        </w:r>
        <w:r w:rsidR="009355F4" w:rsidRPr="00794629">
          <w:rPr>
            <w:rFonts w:ascii="Times New Roman" w:eastAsiaTheme="minorEastAsia" w:hAnsi="Times New Roman" w:cs="Times New Roman"/>
            <w:sz w:val="20"/>
            <w:lang w:eastAsia="zh-CN"/>
          </w:rPr>
          <w:delText>, assuming full chromatic adaptation</w:delText>
        </w:r>
        <w:r w:rsidR="00661F23" w:rsidRPr="00794629">
          <w:rPr>
            <w:rFonts w:ascii="Times New Roman" w:eastAsiaTheme="minorEastAsia" w:hAnsi="Times New Roman" w:cs="Times New Roman"/>
            <w:sz w:val="20"/>
            <w:lang w:eastAsia="zh-CN"/>
          </w:rPr>
          <w:delText>.</w:delText>
        </w:r>
      </w:del>
    </w:p>
    <w:p w14:paraId="6ACCD2B2" w14:textId="77777777" w:rsidR="004850E5" w:rsidRPr="00794629" w:rsidRDefault="000D529D" w:rsidP="004850E5">
      <w:pPr>
        <w:pStyle w:val="a5"/>
        <w:numPr>
          <w:ilvl w:val="0"/>
          <w:numId w:val="11"/>
        </w:numPr>
        <w:spacing w:line="271" w:lineRule="auto"/>
        <w:rPr>
          <w:del w:id="1035" w:author="秦蓓嘉" w:date="2026-04-12T19:27:00Z"/>
          <w:rFonts w:ascii="Times New Roman" w:eastAsiaTheme="minorEastAsia" w:hAnsi="Times New Roman" w:cs="Times New Roman"/>
          <w:sz w:val="20"/>
          <w:lang w:eastAsia="zh-CN"/>
        </w:rPr>
      </w:pPr>
      <w:del w:id="1036" w:author="秦蓓嘉" w:date="2026-04-12T19:27:00Z">
        <w:r w:rsidRPr="00794629">
          <w:rPr>
            <w:rFonts w:ascii="Times New Roman" w:eastAsiaTheme="minorEastAsia" w:hAnsi="Times New Roman" w:cs="Times New Roman"/>
            <w:sz w:val="20"/>
            <w:lang w:eastAsia="zh-CN"/>
          </w:rPr>
          <w:delText xml:space="preserve">The XYZ values under 6500K </w:delText>
        </w:r>
        <w:r w:rsidR="004850E5" w:rsidRPr="00794629">
          <w:rPr>
            <w:rFonts w:ascii="Times New Roman" w:eastAsiaTheme="minorEastAsia" w:hAnsi="Times New Roman" w:cs="Times New Roman"/>
            <w:sz w:val="20"/>
            <w:lang w:eastAsia="zh-CN"/>
          </w:rPr>
          <w:delText>were then transformed to CIELAB values.</w:delText>
        </w:r>
      </w:del>
    </w:p>
    <w:p w14:paraId="4EBBD4A0" w14:textId="77777777" w:rsidR="004850E5" w:rsidRPr="00794629" w:rsidRDefault="004850E5" w:rsidP="004850E5">
      <w:pPr>
        <w:pStyle w:val="a5"/>
        <w:numPr>
          <w:ilvl w:val="0"/>
          <w:numId w:val="11"/>
        </w:numPr>
        <w:spacing w:line="271" w:lineRule="auto"/>
        <w:rPr>
          <w:del w:id="1037" w:author="秦蓓嘉" w:date="2026-04-12T19:27:00Z"/>
          <w:rFonts w:ascii="Times New Roman" w:eastAsiaTheme="minorEastAsia" w:hAnsi="Times New Roman" w:cs="Times New Roman"/>
          <w:sz w:val="20"/>
          <w:lang w:eastAsia="zh-CN"/>
        </w:rPr>
      </w:pPr>
      <w:del w:id="1038" w:author="秦蓓嘉" w:date="2026-04-12T19:27:00Z">
        <w:r w:rsidRPr="00794629">
          <w:rPr>
            <w:rFonts w:ascii="Times New Roman" w:eastAsiaTheme="minorEastAsia" w:hAnsi="Times New Roman" w:cs="Times New Roman"/>
            <w:sz w:val="20"/>
            <w:lang w:eastAsia="zh-CN"/>
          </w:rPr>
          <w:delText xml:space="preserve">The pre-calculated rendering set as shown in </w:delText>
        </w:r>
        <w:r w:rsidR="00A05C6E" w:rsidRPr="006F2F64">
          <w:rPr>
            <w:rFonts w:ascii="Times New Roman" w:eastAsiaTheme="minorEastAsia" w:hAnsi="Times New Roman" w:cs="Times New Roman"/>
            <w:sz w:val="20"/>
            <w:lang w:eastAsia="zh-CN"/>
          </w:rPr>
          <w:fldChar w:fldCharType="begin"/>
        </w:r>
        <w:r w:rsidR="00A05C6E" w:rsidRPr="00794629">
          <w:rPr>
            <w:rFonts w:ascii="Times New Roman" w:eastAsiaTheme="minorEastAsia" w:hAnsi="Times New Roman" w:cs="Times New Roman"/>
            <w:sz w:val="20"/>
            <w:lang w:eastAsia="zh-CN"/>
          </w:rPr>
          <w:delInstrText xml:space="preserve"> REF _Ref216967508 \h  \* MERGEFORMAT </w:delInstrText>
        </w:r>
        <w:r w:rsidR="00A05C6E" w:rsidRPr="006F2F64">
          <w:rPr>
            <w:rFonts w:ascii="Times New Roman" w:eastAsiaTheme="minorEastAsia" w:hAnsi="Times New Roman" w:cs="Times New Roman"/>
            <w:sz w:val="20"/>
            <w:lang w:eastAsia="zh-CN"/>
          </w:rPr>
        </w:r>
        <w:r w:rsidR="00A05C6E" w:rsidRPr="006F2F64">
          <w:rPr>
            <w:rFonts w:ascii="Times New Roman" w:eastAsiaTheme="minorEastAsia" w:hAnsi="Times New Roman" w:cs="Times New Roman"/>
            <w:sz w:val="20"/>
            <w:lang w:eastAsia="zh-CN"/>
          </w:rPr>
          <w:fldChar w:fldCharType="separate"/>
        </w:r>
        <w:r w:rsidR="00794629" w:rsidRPr="006F2F64">
          <w:rPr>
            <w:rFonts w:ascii="Times New Roman" w:eastAsiaTheme="minorEastAsia" w:hAnsi="Times New Roman" w:cs="Times New Roman"/>
            <w:sz w:val="20"/>
            <w:lang w:eastAsia="zh-CN"/>
          </w:rPr>
          <w:delText>Figure 5</w:delText>
        </w:r>
        <w:r w:rsidR="00A05C6E" w:rsidRPr="006F2F64">
          <w:rPr>
            <w:rFonts w:ascii="Times New Roman" w:eastAsiaTheme="minorEastAsia" w:hAnsi="Times New Roman" w:cs="Times New Roman"/>
            <w:sz w:val="20"/>
            <w:lang w:eastAsia="zh-CN"/>
          </w:rPr>
          <w:fldChar w:fldCharType="end"/>
        </w:r>
        <w:r w:rsidRPr="00794629">
          <w:rPr>
            <w:rFonts w:ascii="Times New Roman" w:eastAsiaTheme="minorEastAsia" w:hAnsi="Times New Roman" w:cs="Times New Roman"/>
            <w:sz w:val="20"/>
            <w:lang w:eastAsia="zh-CN"/>
          </w:rPr>
          <w:delText xml:space="preserve"> </w:delText>
        </w:r>
        <w:r w:rsidR="000D529D" w:rsidRPr="00794629">
          <w:rPr>
            <w:rFonts w:ascii="Times New Roman" w:eastAsiaTheme="minorEastAsia" w:hAnsi="Times New Roman" w:cs="Times New Roman"/>
            <w:sz w:val="20"/>
            <w:lang w:eastAsia="zh-CN"/>
          </w:rPr>
          <w:delText xml:space="preserve">in </w:delText>
        </w:r>
        <w:r w:rsidR="00D20106" w:rsidRPr="00794629">
          <w:rPr>
            <w:rFonts w:ascii="Symbol" w:hAnsi="Symbol"/>
          </w:rPr>
          <w:delText></w:delText>
        </w:r>
        <w:r w:rsidR="000D529D" w:rsidRPr="00794629">
          <w:rPr>
            <w:rFonts w:ascii="Times New Roman" w:eastAsiaTheme="minorEastAsia" w:hAnsi="Times New Roman" w:cs="Times New Roman"/>
            <w:i/>
            <w:sz w:val="20"/>
            <w:lang w:eastAsia="zh-CN"/>
          </w:rPr>
          <w:delText>a</w:delText>
        </w:r>
        <w:r w:rsidR="000D529D" w:rsidRPr="00794629">
          <w:rPr>
            <w:rFonts w:ascii="Times New Roman" w:eastAsiaTheme="minorEastAsia" w:hAnsi="Times New Roman" w:cs="Times New Roman"/>
            <w:sz w:val="20"/>
            <w:vertAlign w:val="superscript"/>
            <w:lang w:eastAsia="zh-CN"/>
          </w:rPr>
          <w:delText>*</w:delText>
        </w:r>
        <w:r w:rsidR="000D529D" w:rsidRPr="00794629">
          <w:rPr>
            <w:rFonts w:ascii="Times New Roman" w:eastAsiaTheme="minorEastAsia" w:hAnsi="Times New Roman" w:cs="Times New Roman"/>
            <w:sz w:val="20"/>
            <w:lang w:eastAsia="zh-CN"/>
          </w:rPr>
          <w:delText xml:space="preserve"> </w:delText>
        </w:r>
        <w:r w:rsidR="00D20106" w:rsidRPr="00794629">
          <w:rPr>
            <w:rFonts w:ascii="Symbol" w:hAnsi="Symbol"/>
          </w:rPr>
          <w:delText></w:delText>
        </w:r>
        <w:r w:rsidR="000D529D" w:rsidRPr="00794629">
          <w:rPr>
            <w:rFonts w:ascii="Times New Roman" w:eastAsiaTheme="minorEastAsia" w:hAnsi="Times New Roman" w:cs="Times New Roman"/>
            <w:i/>
            <w:sz w:val="20"/>
            <w:lang w:eastAsia="zh-CN"/>
          </w:rPr>
          <w:delText>b</w:delText>
        </w:r>
        <w:r w:rsidR="000D529D" w:rsidRPr="00794629">
          <w:rPr>
            <w:rFonts w:ascii="Times New Roman" w:eastAsiaTheme="minorEastAsia" w:hAnsi="Times New Roman" w:cs="Times New Roman"/>
            <w:sz w:val="20"/>
            <w:vertAlign w:val="superscript"/>
            <w:lang w:eastAsia="zh-CN"/>
          </w:rPr>
          <w:delText>*</w:delText>
        </w:r>
        <w:r w:rsidR="000D529D" w:rsidRPr="00794629">
          <w:rPr>
            <w:rFonts w:ascii="Times New Roman" w:eastAsiaTheme="minorEastAsia" w:hAnsi="Times New Roman" w:cs="Times New Roman"/>
            <w:sz w:val="20"/>
            <w:lang w:eastAsia="zh-CN"/>
          </w:rPr>
          <w:delText xml:space="preserve"> plane </w:delText>
        </w:r>
        <w:r w:rsidRPr="00794629">
          <w:rPr>
            <w:rFonts w:ascii="Times New Roman" w:eastAsiaTheme="minorEastAsia" w:hAnsi="Times New Roman" w:cs="Times New Roman"/>
            <w:sz w:val="20"/>
            <w:lang w:eastAsia="zh-CN"/>
          </w:rPr>
          <w:delText>was used to generate 33 images under 6500</w:delText>
        </w:r>
        <w:r w:rsidR="00B0185A" w:rsidRPr="00794629">
          <w:rPr>
            <w:rFonts w:ascii="Times New Roman" w:eastAsiaTheme="minorEastAsia" w:hAnsi="Times New Roman" w:cs="Times New Roman"/>
            <w:sz w:val="20"/>
            <w:lang w:eastAsia="zh-CN"/>
          </w:rPr>
          <w:delText>K</w:delText>
        </w:r>
        <w:r w:rsidR="00E527C5" w:rsidRPr="00794629">
          <w:rPr>
            <w:rFonts w:ascii="Times New Roman" w:eastAsiaTheme="minorEastAsia" w:hAnsi="Times New Roman" w:cs="Times New Roman"/>
            <w:sz w:val="20"/>
            <w:lang w:eastAsia="zh-CN"/>
          </w:rPr>
          <w:delText>.</w:delText>
        </w:r>
      </w:del>
    </w:p>
    <w:p w14:paraId="16D8CF93" w14:textId="77777777" w:rsidR="004850E5" w:rsidRPr="00794629" w:rsidRDefault="004850E5" w:rsidP="004850E5">
      <w:pPr>
        <w:pStyle w:val="a5"/>
        <w:numPr>
          <w:ilvl w:val="0"/>
          <w:numId w:val="11"/>
        </w:numPr>
        <w:spacing w:line="271" w:lineRule="auto"/>
        <w:rPr>
          <w:del w:id="1039" w:author="秦蓓嘉" w:date="2026-04-12T19:27:00Z"/>
          <w:rFonts w:ascii="Times New Roman" w:eastAsiaTheme="minorEastAsia" w:hAnsi="Times New Roman" w:cs="Times New Roman"/>
          <w:sz w:val="20"/>
          <w:lang w:eastAsia="zh-CN"/>
        </w:rPr>
      </w:pPr>
      <w:del w:id="1040" w:author="秦蓓嘉" w:date="2026-04-12T19:27:00Z">
        <w:r w:rsidRPr="00794629">
          <w:rPr>
            <w:rFonts w:ascii="Times New Roman" w:eastAsiaTheme="minorEastAsia" w:hAnsi="Times New Roman" w:cs="Times New Roman"/>
            <w:sz w:val="20"/>
            <w:lang w:eastAsia="zh-CN"/>
          </w:rPr>
          <w:delText xml:space="preserve">These </w:delText>
        </w:r>
        <w:r w:rsidR="00B0185A" w:rsidRPr="00794629">
          <w:rPr>
            <w:rFonts w:ascii="Times New Roman" w:eastAsiaTheme="minorEastAsia" w:hAnsi="Times New Roman" w:cs="Times New Roman"/>
            <w:sz w:val="20"/>
            <w:lang w:eastAsia="zh-CN"/>
          </w:rPr>
          <w:delText xml:space="preserve">rendered </w:delText>
        </w:r>
        <w:r w:rsidRPr="00794629">
          <w:rPr>
            <w:rFonts w:ascii="Times New Roman" w:eastAsiaTheme="minorEastAsia" w:hAnsi="Times New Roman" w:cs="Times New Roman"/>
            <w:sz w:val="20"/>
            <w:lang w:eastAsia="zh-CN"/>
          </w:rPr>
          <w:delText xml:space="preserve">images were then transformed back to </w:delText>
        </w:r>
        <w:r w:rsidR="00B0185A" w:rsidRPr="00794629">
          <w:rPr>
            <w:rFonts w:ascii="Times New Roman" w:eastAsiaTheme="minorEastAsia" w:hAnsi="Times New Roman" w:cs="Times New Roman"/>
            <w:sz w:val="20"/>
            <w:lang w:eastAsia="zh-CN"/>
          </w:rPr>
          <w:delText xml:space="preserve">the original </w:delText>
        </w:r>
        <w:r w:rsidR="00E000B9" w:rsidRPr="00794629">
          <w:rPr>
            <w:rFonts w:ascii="Times New Roman" w:eastAsiaTheme="minorEastAsia" w:hAnsi="Times New Roman" w:cs="Times New Roman"/>
            <w:sz w:val="20"/>
            <w:lang w:eastAsia="zh-CN"/>
          </w:rPr>
          <w:delText xml:space="preserve">correlated </w:delText>
        </w:r>
        <w:r w:rsidR="00E85AD3" w:rsidRPr="00794629">
          <w:rPr>
            <w:rFonts w:ascii="Times New Roman" w:eastAsiaTheme="minorEastAsia" w:hAnsi="Times New Roman" w:cs="Times New Roman"/>
            <w:sz w:val="20"/>
            <w:lang w:eastAsia="zh-CN"/>
          </w:rPr>
          <w:delText>colour</w:delText>
        </w:r>
        <w:r w:rsidR="00E000B9" w:rsidRPr="00794629">
          <w:rPr>
            <w:rFonts w:ascii="Times New Roman" w:eastAsiaTheme="minorEastAsia" w:hAnsi="Times New Roman" w:cs="Times New Roman"/>
            <w:sz w:val="20"/>
            <w:lang w:eastAsia="zh-CN"/>
          </w:rPr>
          <w:delText xml:space="preserve"> temperature</w:delText>
        </w:r>
        <w:r w:rsidR="00B0185A" w:rsidRPr="00794629">
          <w:rPr>
            <w:rFonts w:ascii="Times New Roman" w:eastAsiaTheme="minorEastAsia" w:hAnsi="Times New Roman" w:cs="Times New Roman"/>
            <w:sz w:val="20"/>
            <w:lang w:eastAsia="zh-CN"/>
          </w:rPr>
          <w:delText xml:space="preserve"> via the inverse CAT16 to be used for the psychophysical experiment.</w:delText>
        </w:r>
      </w:del>
    </w:p>
    <w:p w14:paraId="169FFEE4" w14:textId="77777777" w:rsidR="00B0185A" w:rsidRPr="00794629" w:rsidRDefault="00B0185A">
      <w:pPr>
        <w:pStyle w:val="10BodySubsequentParagraph"/>
        <w:rPr>
          <w:del w:id="1041" w:author="秦蓓嘉" w:date="2026-04-12T19:27:00Z"/>
        </w:rPr>
      </w:pPr>
    </w:p>
    <w:p w14:paraId="1302250E" w14:textId="77777777" w:rsidR="00954025" w:rsidRPr="00794629" w:rsidRDefault="00B0185A">
      <w:pPr>
        <w:pStyle w:val="10BodySubsequentParagraph"/>
        <w:rPr>
          <w:del w:id="1042" w:author="秦蓓嘉" w:date="2026-04-12T19:27:00Z"/>
          <w:spacing w:val="35"/>
        </w:rPr>
      </w:pPr>
      <w:del w:id="1043" w:author="秦蓓嘉" w:date="2026-04-12T19:27:00Z">
        <w:r w:rsidRPr="00794629">
          <w:delText xml:space="preserve">In Step 4, the </w:delText>
        </w:r>
        <w:r w:rsidR="00617501" w:rsidRPr="00794629">
          <w:delText>33</w:delText>
        </w:r>
        <w:r w:rsidR="00617501" w:rsidRPr="00794629">
          <w:rPr>
            <w:spacing w:val="-11"/>
          </w:rPr>
          <w:delText xml:space="preserve"> </w:delText>
        </w:r>
        <w:r w:rsidR="00617501" w:rsidRPr="00794629">
          <w:delText>rendering</w:delText>
        </w:r>
        <w:r w:rsidRPr="00794629">
          <w:delText xml:space="preserve"> set</w:delText>
        </w:r>
        <w:r w:rsidR="00617501" w:rsidRPr="00794629">
          <w:rPr>
            <w:spacing w:val="-11"/>
          </w:rPr>
          <w:delText xml:space="preserve"> </w:delText>
        </w:r>
        <w:r w:rsidR="00617501" w:rsidRPr="00794629">
          <w:delText>were</w:delText>
        </w:r>
        <w:r w:rsidR="00617501" w:rsidRPr="00794629">
          <w:rPr>
            <w:spacing w:val="-11"/>
          </w:rPr>
          <w:delText xml:space="preserve"> </w:delText>
        </w:r>
        <w:r w:rsidR="00617501" w:rsidRPr="00794629">
          <w:delText xml:space="preserve">generated, </w:delText>
        </w:r>
        <w:r w:rsidR="00E527C5" w:rsidRPr="00794629">
          <w:delText>according to the</w:delText>
        </w:r>
        <w:r w:rsidR="00617501" w:rsidRPr="00794629">
          <w:rPr>
            <w:spacing w:val="-9"/>
          </w:rPr>
          <w:delText xml:space="preserve"> </w:delText>
        </w:r>
        <w:r w:rsidR="00617501" w:rsidRPr="00794629">
          <w:delText>concentric</w:delText>
        </w:r>
        <w:r w:rsidR="00617501" w:rsidRPr="00794629">
          <w:rPr>
            <w:spacing w:val="-9"/>
          </w:rPr>
          <w:delText xml:space="preserve"> </w:delText>
        </w:r>
        <w:r w:rsidR="00617501" w:rsidRPr="00794629">
          <w:delText>ellipses</w:delText>
        </w:r>
        <w:r w:rsidR="00617501" w:rsidRPr="00794629">
          <w:rPr>
            <w:spacing w:val="-9"/>
          </w:rPr>
          <w:delText xml:space="preserve"> </w:delText>
        </w:r>
        <w:r w:rsidR="00617501" w:rsidRPr="00794629">
          <w:delText xml:space="preserve">around </w:delText>
        </w:r>
        <w:r w:rsidRPr="00794629">
          <w:delText>the</w:delText>
        </w:r>
        <w:r w:rsidR="00617501" w:rsidRPr="00794629">
          <w:delText xml:space="preserve"> skin </w:delText>
        </w:r>
        <w:r w:rsidR="00E85AD3" w:rsidRPr="00794629">
          <w:delText>colour</w:delText>
        </w:r>
        <w:r w:rsidR="00617501" w:rsidRPr="00794629">
          <w:delText xml:space="preserve"> center</w:delText>
        </w:r>
        <w:r w:rsidR="00E527C5" w:rsidRPr="00794629">
          <w:delText xml:space="preserve"> from</w:delText>
        </w:r>
        <w:r w:rsidR="00617501" w:rsidRPr="00794629">
          <w:delText xml:space="preserve"> Zeng et al. </w:delText>
        </w:r>
        <w:r w:rsidR="00617501" w:rsidRPr="006F2F64">
          <w:fldChar w:fldCharType="begin">
            <w:fldData xml:space="preserve">PEVuZE5vdGU+PENpdGU+PEF1dGhvcj5aZW5nPC9BdXRob3I+PFllYXI+MjAxMTwvWWVhcj48UmVj
TnVtPjUxPC9SZWNOdW0+PERpc3BsYXlUZXh0PlsyNl08L0Rpc3BsYXlUZXh0PjxyZWNvcmQ+PHJl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8A1183" w:rsidRPr="00794629">
          <w:delInstrText xml:space="preserve"> ADDIN EN.CITE </w:delInstrText>
        </w:r>
        <w:r w:rsidR="008A1183" w:rsidRPr="006F2F64">
          <w:fldChar w:fldCharType="begin">
            <w:fldData xml:space="preserve">PEVuZE5vdGU+PENpdGU+PEF1dGhvcj5aZW5nPC9BdXRob3I+PFllYXI+MjAxMTwvWWVhcj48UmVj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</w:fldData>
          </w:fldChar>
        </w:r>
        <w:r w:rsidR="008A1183" w:rsidRPr="00794629">
          <w:delInstrText xml:space="preserve"> ADDIN EN.CITE.DATA </w:delInstrText>
        </w:r>
        <w:r w:rsidR="008A1183" w:rsidRPr="006F2F64">
          <w:fldChar w:fldCharType="end"/>
        </w:r>
        <w:r w:rsidR="00617501" w:rsidRPr="006F2F64">
          <w:fldChar w:fldCharType="separate"/>
        </w:r>
        <w:r w:rsidR="008A1183" w:rsidRPr="00794629">
          <w:rPr>
            <w:noProof/>
          </w:rPr>
          <w:delText>[26]</w:delText>
        </w:r>
        <w:r w:rsidR="00617501" w:rsidRPr="006F2F64">
          <w:fldChar w:fldCharType="end"/>
        </w:r>
        <w:r w:rsidR="00617501" w:rsidRPr="00794629">
          <w:delText>.</w:delText>
        </w:r>
      </w:del>
    </w:p>
    <w:p w14:paraId="545454B7" w14:textId="77777777" w:rsidR="00954025" w:rsidRPr="00794629" w:rsidRDefault="00E00A34">
      <w:pPr>
        <w:pStyle w:val="10BodySubsequentParagraph"/>
        <w:jc w:val="center"/>
        <w:rPr>
          <w:del w:id="1044" w:author="秦蓓嘉" w:date="2026-04-12T19:27:00Z"/>
          <w:spacing w:val="35"/>
        </w:rPr>
      </w:pPr>
      <w:del w:id="1045" w:author="秦蓓嘉" w:date="2026-04-12T19:27:00Z">
        <w:r w:rsidRPr="006F2F64">
          <w:rPr>
            <w:noProof/>
          </w:rPr>
          <w:drawing>
            <wp:inline distT="0" distB="0" distL="0" distR="0" wp14:anchorId="4242C706" wp14:editId="16DA0327">
              <wp:extent cx="2319337" cy="2250967"/>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28683" cy="2260037"/>
                      </a:xfrm>
                      <a:prstGeom prst="rect">
                        <a:avLst/>
                      </a:prstGeom>
                      <a:noFill/>
                      <a:ln>
                        <a:noFill/>
                      </a:ln>
                    </pic:spPr>
                  </pic:pic>
                </a:graphicData>
              </a:graphic>
            </wp:inline>
          </w:drawing>
        </w:r>
      </w:del>
    </w:p>
    <w:p w14:paraId="3EDDA3CE" w14:textId="6FA2D807" w:rsidR="00DF586E" w:rsidRPr="00805397" w:rsidRDefault="00DF586E" w:rsidP="00E473A8">
      <w:pPr>
        <w:pStyle w:val="10BodySubsequentParagraph"/>
        <w:ind w:firstLine="0"/>
        <w:rPr>
          <w:ins w:id="1046" w:author="秦蓓嘉" w:date="2026-04-12T19:27:00Z"/>
        </w:rPr>
      </w:pPr>
      <w:ins w:id="1047" w:author="秦蓓嘉" w:date="2026-04-12T19:27:00Z">
        <w:r w:rsidRPr="00805397">
          <w:t xml:space="preserve">For some studies, they were carried out under non D65 illuminant. Their </w:t>
        </w:r>
        <w:r w:rsidR="00001EF1" w:rsidRPr="00805397">
          <w:t>color</w:t>
        </w:r>
        <w:r w:rsidRPr="00805397">
          <w:t xml:space="preserve"> center was transformed to D65 via CAT16 </w:t>
        </w:r>
        <w:r w:rsidR="00DD78F3" w:rsidRPr="00805397">
          <w:fldChar w:fldCharType="begin"/>
        </w:r>
        <w:r w:rsidR="00215BA5">
          <w:instrText xml:space="preserve"> ADDIN EN.CITE &lt;EndNote&gt;&lt;Cite&gt;&lt;Author&gt;Li&lt;/Author&gt;&lt;Year&gt;2017&lt;/Year&gt;&lt;RecNum&gt;45&lt;/RecNum&gt;&lt;DisplayText&gt;[32]&lt;/DisplayText&gt;&lt;record&gt;&lt;rec-number&gt;45&lt;/rec-number&gt;&lt;foreign-keys&gt;&lt;key app="EN" db-id="59p9xtxpk0tdf1eazsbvrzzxdefprsfptpsv" timestamp="1764830292"&gt;45&lt;/key&gt;&lt;/foreign-keys&gt;&lt;ref-type name="Journal Article"&gt;17&lt;/ref-type&gt;&lt;contributors&gt;&lt;authors&gt;&lt;author&gt;Li, Changjun&lt;/author&gt;&lt;author&gt;Li, Zhiqiang&lt;/author&gt;&lt;author&gt;Wang, Zhifeng&lt;/author&gt;&lt;author&gt;Xu, Yang&lt;/author&gt;&lt;author&gt;Luo, Ming Ronnier&lt;/author&gt;&lt;author&gt;Cui, Guihua&lt;/author&gt;&lt;author&gt;Melgosa, Manuel&lt;/author&gt;&lt;author&gt;Brill, Michael H.&lt;/author&gt;&lt;author&gt;Pointer, Michael&lt;/author&gt;&lt;/authors&gt;&lt;/contributors&gt;&lt;titles&gt;&lt;title&gt;Comprehensive Color Solutions: CAM16, CAT16, and CAM16-UCS&lt;/title&gt;&lt;secondary-title&gt;Color Research &amp;amp; Application&lt;/secondary-title&gt;&lt;short-title&gt;Comprehensive Color Solutions&lt;/short-title&gt;&lt;/titles&gt;&lt;periodical&gt;&lt;full-title&gt;Color Research &amp;amp; Application&lt;/full-title&gt;&lt;/periodical&gt;&lt;pages&gt;703-718&lt;/pages&gt;&lt;volume&gt;42&lt;/volume&gt;&lt;number&gt;6&lt;/number&gt;&lt;dates&gt;&lt;year&gt;2017&lt;/year&gt;&lt;pub-dates&gt;&lt;date&gt;2017/12&lt;/date&gt;&lt;/pub-dates&gt;&lt;/dates&gt;&lt;isbn&gt;0361-2317; 1520-6378&lt;/isbn&gt;&lt;urls&gt;&lt;/urls&gt;&lt;electronic-resource-num&gt;10.1002/col.22131&lt;/electronic-resource-num&gt;&lt;language&gt;English&lt;/language&gt;&lt;/record&gt;&lt;/Cite&gt;&lt;/EndNote&gt;</w:instrText>
        </w:r>
        <w:r w:rsidR="00DD78F3" w:rsidRPr="00805397">
          <w:fldChar w:fldCharType="separate"/>
        </w:r>
        <w:r w:rsidR="00215BA5">
          <w:rPr>
            <w:noProof/>
          </w:rPr>
          <w:t>[32]</w:t>
        </w:r>
        <w:r w:rsidR="00DD78F3" w:rsidRPr="00805397">
          <w:fldChar w:fldCharType="end"/>
        </w:r>
        <w:r w:rsidRPr="00805397">
          <w:t>, followed by the rendering under D65 illuminant.</w:t>
        </w:r>
      </w:ins>
    </w:p>
    <w:p w14:paraId="7B29DD7D" w14:textId="77777777" w:rsidR="00DF586E" w:rsidRPr="00805397" w:rsidRDefault="00DF586E" w:rsidP="007D4177">
      <w:pPr>
        <w:pStyle w:val="10BodySubsequentParagraph"/>
        <w:ind w:firstLine="0"/>
        <w:rPr>
          <w:ins w:id="1048" w:author="秦蓓嘉" w:date="2026-04-12T19:27:00Z"/>
        </w:rPr>
      </w:pPr>
    </w:p>
    <w:p w14:paraId="1B2A125D" w14:textId="51F3A0FB" w:rsidR="0027685B" w:rsidRDefault="0027685B" w:rsidP="0027685B">
      <w:pPr>
        <w:pStyle w:val="10BodySubsequentParagraph"/>
        <w:jc w:val="center"/>
        <w:rPr>
          <w:ins w:id="1049" w:author="秦蓓嘉" w:date="2026-04-12T19:27:00Z"/>
          <w:spacing w:val="35"/>
        </w:rPr>
      </w:pPr>
      <w:bookmarkStart w:id="1050" w:name="OLE_LINK29"/>
    </w:p>
    <w:p w14:paraId="15415859" w14:textId="112D8B3F" w:rsidR="006F23B2" w:rsidRPr="00805397" w:rsidRDefault="006F23B2" w:rsidP="0027685B">
      <w:pPr>
        <w:pStyle w:val="10BodySubsequentParagraph"/>
        <w:jc w:val="center"/>
        <w:rPr>
          <w:ins w:id="1051" w:author="秦蓓嘉" w:date="2026-04-12T19:27:00Z"/>
          <w:spacing w:val="35"/>
        </w:rPr>
      </w:pPr>
      <w:ins w:id="1052" w:author="秦蓓嘉" w:date="2026-04-12T19:27:00Z">
        <w:r>
          <w:rPr>
            <w:noProof/>
            <w:spacing w:val="35"/>
          </w:rPr>
          <w:drawing>
            <wp:inline distT="0" distB="0" distL="0" distR="0" wp14:anchorId="1B43A444" wp14:editId="4160D924">
              <wp:extent cx="1896788" cy="1860513"/>
              <wp:effectExtent l="0" t="0" r="8255"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oints_added_33.jpg"/>
                      <pic:cNvPicPr/>
                    </pic:nvPicPr>
                    <pic:blipFill>
                      <a:blip r:embed="rId18"/>
                      <a:stretch>
                        <a:fillRect/>
                      </a:stretch>
                    </pic:blipFill>
                    <pic:spPr>
                      <a:xfrm>
                        <a:off x="0" y="0"/>
                        <a:ext cx="1902343" cy="1865962"/>
                      </a:xfrm>
                      <a:prstGeom prst="rect">
                        <a:avLst/>
                      </a:prstGeom>
                    </pic:spPr>
                  </pic:pic>
                </a:graphicData>
              </a:graphic>
            </wp:inline>
          </w:drawing>
        </w:r>
      </w:ins>
    </w:p>
    <w:p w14:paraId="380F3D5F" w14:textId="4A285B84" w:rsidR="0027685B" w:rsidRPr="00805397" w:rsidRDefault="0027685B" w:rsidP="0027685B">
      <w:pPr>
        <w:spacing w:before="120" w:after="120"/>
        <w:ind w:left="720" w:right="720"/>
        <w:jc w:val="center"/>
        <w:rPr>
          <w:rFonts w:ascii="Times New Roman" w:hAnsi="Times New Roman"/>
          <w:color w:val="000000" w:themeColor="text1"/>
          <w:sz w:val="16"/>
          <w:rPrChange w:id="1053" w:author="秦蓓嘉" w:date="2026-04-12T19:27:00Z">
            <w:rPr/>
          </w:rPrChange>
        </w:rPr>
        <w:pPrChange w:id="1054" w:author="秦蓓嘉" w:date="2026-04-12T19:27:00Z">
          <w:pPr>
            <w:pStyle w:val="af7"/>
          </w:pPr>
        </w:pPrChange>
      </w:pPr>
      <w:bookmarkStart w:id="1055" w:name="_Ref225256173"/>
      <w:bookmarkStart w:id="1056" w:name="_Ref216967508"/>
      <w:r w:rsidRPr="00805397">
        <w:rPr>
          <w:rFonts w:ascii="Times New Roman" w:hAnsi="Times New Roman"/>
          <w:color w:val="000000" w:themeColor="text1"/>
          <w:sz w:val="16"/>
          <w:rPrChange w:id="1057" w:author="秦蓓嘉" w:date="2026-04-12T19:27:00Z">
            <w:rPr/>
          </w:rPrChange>
        </w:rPr>
        <w:t xml:space="preserve">Figure </w:t>
      </w:r>
      <w:r w:rsidRPr="00805397">
        <w:rPr>
          <w:rFonts w:ascii="Times New Roman" w:hAnsi="Times New Roman"/>
          <w:color w:val="000000" w:themeColor="text1"/>
          <w:sz w:val="16"/>
          <w:rPrChange w:id="1058" w:author="秦蓓嘉" w:date="2026-04-12T19:27:00Z">
            <w:rPr/>
          </w:rPrChange>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Change w:id="1059" w:author="秦蓓嘉" w:date="2026-04-12T19:27:00Z">
            <w:rPr/>
          </w:rPrChange>
        </w:rPr>
        <w:fldChar w:fldCharType="separate"/>
      </w:r>
      <w:del w:id="1060" w:author="秦蓓嘉" w:date="2026-04-12T19:27:00Z">
        <w:r w:rsidR="00794629" w:rsidRPr="006F2F64">
          <w:rPr>
            <w:noProof/>
          </w:rPr>
          <w:delText>5</w:delText>
        </w:r>
      </w:del>
      <w:ins w:id="1061" w:author="秦蓓嘉" w:date="2026-04-12T19:27:00Z">
        <w:r w:rsidR="000F0DF1">
          <w:rPr>
            <w:rFonts w:ascii="Times New Roman" w:hAnsi="Times New Roman"/>
            <w:noProof/>
            <w:color w:val="000000" w:themeColor="text1"/>
            <w:sz w:val="16"/>
          </w:rPr>
          <w:t>6</w:t>
        </w:r>
      </w:ins>
      <w:r w:rsidRPr="00805397">
        <w:rPr>
          <w:rFonts w:ascii="Times New Roman" w:hAnsi="Times New Roman"/>
          <w:color w:val="000000" w:themeColor="text1"/>
          <w:sz w:val="16"/>
          <w:rPrChange w:id="1062" w:author="秦蓓嘉" w:date="2026-04-12T19:27:00Z">
            <w:rPr/>
          </w:rPrChange>
        </w:rPr>
        <w:fldChar w:fldCharType="end"/>
      </w:r>
      <w:bookmarkEnd w:id="1055"/>
      <w:bookmarkEnd w:id="1056"/>
      <w:ins w:id="1063" w:author="秦蓓嘉" w:date="2026-04-12T19:27:00Z">
        <w:r w:rsidRPr="00805397">
          <w:rPr>
            <w:rFonts w:ascii="Times New Roman" w:hAnsi="Times New Roman"/>
            <w:color w:val="000000" w:themeColor="text1"/>
            <w:sz w:val="16"/>
          </w:rPr>
          <w:t>.</w:t>
        </w:r>
      </w:ins>
      <w:r w:rsidRPr="00805397">
        <w:rPr>
          <w:rFonts w:ascii="Times New Roman" w:hAnsi="Times New Roman"/>
          <w:color w:val="000000" w:themeColor="text1"/>
          <w:sz w:val="16"/>
          <w:rPrChange w:id="1064" w:author="秦蓓嘉" w:date="2026-04-12T19:27:00Z">
            <w:rPr>
              <w:b/>
              <w:spacing w:val="61"/>
              <w:w w:val="150"/>
            </w:rPr>
          </w:rPrChange>
        </w:rPr>
        <w:t xml:space="preserve"> </w:t>
      </w:r>
      <w:r w:rsidRPr="00805397">
        <w:rPr>
          <w:rFonts w:ascii="Times New Roman" w:hAnsi="Times New Roman"/>
          <w:color w:val="000000" w:themeColor="text1"/>
          <w:sz w:val="16"/>
          <w:rPrChange w:id="1065" w:author="秦蓓嘉" w:date="2026-04-12T19:27:00Z">
            <w:rPr/>
          </w:rPrChange>
        </w:rPr>
        <w:t xml:space="preserve">The rendered distribution </w:t>
      </w:r>
      <w:del w:id="1066" w:author="秦蓓嘉" w:date="2026-04-12T19:27:00Z">
        <w:r w:rsidR="00592CC8" w:rsidRPr="006F2F64">
          <w:delText xml:space="preserve"> </w:delText>
        </w:r>
      </w:del>
      <w:r w:rsidRPr="00805397">
        <w:rPr>
          <w:rFonts w:ascii="Times New Roman" w:hAnsi="Times New Roman"/>
          <w:color w:val="000000" w:themeColor="text1"/>
          <w:sz w:val="16"/>
          <w:rPrChange w:id="1067" w:author="秦蓓嘉" w:date="2026-04-12T19:27:00Z">
            <w:rPr/>
          </w:rPrChange>
        </w:rPr>
        <w:t xml:space="preserve">of </w:t>
      </w:r>
      <w:del w:id="1068" w:author="秦蓓嘉" w:date="2026-04-12T19:27:00Z">
        <w:r w:rsidR="00B0185A" w:rsidRPr="006F2F64">
          <w:delText>33</w:delText>
        </w:r>
      </w:del>
      <w:ins w:id="1069" w:author="秦蓓嘉" w:date="2026-04-12T19:27:00Z">
        <w:r w:rsidRPr="00805397">
          <w:rPr>
            <w:rFonts w:ascii="Times New Roman" w:hAnsi="Times New Roman"/>
            <w:color w:val="000000" w:themeColor="text1"/>
            <w:sz w:val="16"/>
          </w:rPr>
          <w:t>3</w:t>
        </w:r>
        <w:r w:rsidR="00B86686" w:rsidRPr="00805397">
          <w:rPr>
            <w:rFonts w:ascii="Times New Roman" w:hAnsi="Times New Roman"/>
            <w:color w:val="000000" w:themeColor="text1"/>
            <w:sz w:val="16"/>
          </w:rPr>
          <w:t>2</w:t>
        </w:r>
      </w:ins>
      <w:r w:rsidRPr="00805397">
        <w:rPr>
          <w:rFonts w:ascii="Times New Roman" w:hAnsi="Times New Roman"/>
          <w:color w:val="000000" w:themeColor="text1"/>
          <w:sz w:val="16"/>
          <w:rPrChange w:id="1070" w:author="秦蓓嘉" w:date="2026-04-12T19:27:00Z">
            <w:rPr>
              <w:spacing w:val="-13"/>
            </w:rPr>
          </w:rPrChange>
        </w:rPr>
        <w:t xml:space="preserve"> </w:t>
      </w:r>
      <w:r w:rsidRPr="00805397">
        <w:rPr>
          <w:rFonts w:ascii="Times New Roman" w:hAnsi="Times New Roman"/>
          <w:color w:val="000000" w:themeColor="text1"/>
          <w:sz w:val="16"/>
          <w:rPrChange w:id="1071" w:author="秦蓓嘉" w:date="2026-04-12T19:27:00Z">
            <w:rPr/>
          </w:rPrChange>
        </w:rPr>
        <w:t xml:space="preserve">rendering </w:t>
      </w:r>
      <w:del w:id="1072" w:author="秦蓓嘉" w:date="2026-04-12T19:27:00Z">
        <w:r w:rsidR="00B0185A" w:rsidRPr="006F2F64">
          <w:delText>set</w:delText>
        </w:r>
        <w:r w:rsidR="00592CC8" w:rsidRPr="006F2F64">
          <w:delText>s</w:delText>
        </w:r>
      </w:del>
      <w:ins w:id="1073" w:author="秦蓓嘉" w:date="2026-04-12T19:27:00Z">
        <w:r w:rsidRPr="00805397">
          <w:rPr>
            <w:rFonts w:ascii="Times New Roman" w:hAnsi="Times New Roman"/>
            <w:color w:val="000000" w:themeColor="text1"/>
            <w:sz w:val="16"/>
          </w:rPr>
          <w:t>data</w:t>
        </w:r>
      </w:ins>
      <w:r w:rsidRPr="00805397">
        <w:rPr>
          <w:rFonts w:ascii="Times New Roman" w:hAnsi="Times New Roman"/>
          <w:color w:val="000000" w:themeColor="text1"/>
          <w:sz w:val="16"/>
          <w:rPrChange w:id="1074" w:author="秦蓓嘉" w:date="2026-04-12T19:27:00Z">
            <w:rPr/>
          </w:rPrChange>
        </w:rPr>
        <w:t xml:space="preserve"> plotted in </w:t>
      </w:r>
      <w:r w:rsidRPr="0092682B">
        <w:rPr>
          <w:rFonts w:ascii="Times New Roman" w:hAnsi="Times New Roman"/>
          <w:i/>
          <w:color w:val="000000" w:themeColor="text1"/>
          <w:sz w:val="16"/>
          <w:rPrChange w:id="1075" w:author="秦蓓嘉" w:date="2026-04-12T19:27:00Z">
            <w:rPr>
              <w:i/>
            </w:rPr>
          </w:rPrChange>
        </w:rPr>
        <w:t>a</w:t>
      </w:r>
      <w:r w:rsidRPr="00805397">
        <w:rPr>
          <w:rFonts w:ascii="Times New Roman" w:hAnsi="Times New Roman"/>
          <w:color w:val="000000" w:themeColor="text1"/>
          <w:sz w:val="16"/>
          <w:rPrChange w:id="1076" w:author="秦蓓嘉" w:date="2026-04-12T19:27:00Z">
            <w:rPr>
              <w:vertAlign w:val="superscript"/>
            </w:rPr>
          </w:rPrChange>
        </w:rPr>
        <w:t>*</w:t>
      </w:r>
      <w:del w:id="1077" w:author="秦蓓嘉" w:date="2026-04-12T19:27:00Z">
        <w:r w:rsidR="00B0185A" w:rsidRPr="006F2F64">
          <w:rPr>
            <w:vertAlign w:val="superscript"/>
          </w:rPr>
          <w:delText xml:space="preserve"> </w:delText>
        </w:r>
      </w:del>
      <w:r w:rsidRPr="0092682B">
        <w:rPr>
          <w:rFonts w:ascii="Times New Roman" w:hAnsi="Times New Roman"/>
          <w:i/>
          <w:color w:val="000000" w:themeColor="text1"/>
          <w:sz w:val="16"/>
          <w:rPrChange w:id="1078" w:author="秦蓓嘉" w:date="2026-04-12T19:27:00Z">
            <w:rPr>
              <w:i/>
            </w:rPr>
          </w:rPrChange>
        </w:rPr>
        <w:t>b</w:t>
      </w:r>
      <w:r w:rsidRPr="00805397">
        <w:rPr>
          <w:rFonts w:ascii="Times New Roman" w:hAnsi="Times New Roman"/>
          <w:color w:val="000000" w:themeColor="text1"/>
          <w:sz w:val="16"/>
          <w:rPrChange w:id="1079" w:author="秦蓓嘉" w:date="2026-04-12T19:27:00Z">
            <w:rPr>
              <w:vertAlign w:val="superscript"/>
            </w:rPr>
          </w:rPrChange>
        </w:rPr>
        <w:t>*</w:t>
      </w:r>
      <w:r w:rsidRPr="00805397">
        <w:rPr>
          <w:rFonts w:ascii="Times New Roman" w:hAnsi="Times New Roman"/>
          <w:color w:val="000000" w:themeColor="text1"/>
          <w:sz w:val="16"/>
          <w:rPrChange w:id="1080" w:author="秦蓓嘉" w:date="2026-04-12T19:27:00Z">
            <w:rPr/>
          </w:rPrChange>
        </w:rPr>
        <w:t>plane under 6500K</w:t>
      </w:r>
      <w:del w:id="1081" w:author="秦蓓嘉" w:date="2026-04-12T19:27:00Z">
        <w:r w:rsidR="004507F0" w:rsidRPr="006F2F64">
          <w:delText xml:space="preserve"> </w:delText>
        </w:r>
        <w:r w:rsidR="00573D7A" w:rsidRPr="006F2F64">
          <w:delText>light source</w:delText>
        </w:r>
      </w:del>
      <w:r w:rsidRPr="00805397">
        <w:rPr>
          <w:rFonts w:ascii="Times New Roman" w:hAnsi="Times New Roman"/>
          <w:color w:val="000000" w:themeColor="text1"/>
          <w:sz w:val="16"/>
          <w:rPrChange w:id="1082" w:author="秦蓓嘉" w:date="2026-04-12T19:27:00Z">
            <w:rPr/>
          </w:rPrChange>
        </w:rPr>
        <w:t>.</w:t>
      </w:r>
    </w:p>
    <w:p w14:paraId="0C1367A3" w14:textId="77777777" w:rsidR="00954025" w:rsidRPr="00805397" w:rsidRDefault="00954025" w:rsidP="0027685B">
      <w:pPr>
        <w:pStyle w:val="10BodySubsequentParagraph"/>
        <w:jc w:val="center"/>
        <w:rPr>
          <w:lang w:eastAsia="zh-CN"/>
        </w:rPr>
        <w:pPrChange w:id="1083" w:author="秦蓓嘉" w:date="2026-04-12T19:27:00Z">
          <w:pPr>
            <w:pStyle w:val="10BodySubsequentParagraph"/>
            <w:ind w:firstLine="0"/>
          </w:pPr>
        </w:pPrChange>
      </w:pPr>
    </w:p>
    <w:p w14:paraId="6295D868" w14:textId="3C38739A" w:rsidR="00954025" w:rsidRPr="00805397" w:rsidRDefault="00617501" w:rsidP="00060B58">
      <w:pPr>
        <w:pStyle w:val="08SectionHeader2"/>
        <w:numPr>
          <w:ilvl w:val="1"/>
          <w:numId w:val="29"/>
        </w:numPr>
        <w:outlineLvl w:val="1"/>
        <w:pPrChange w:id="1084" w:author="秦蓓嘉" w:date="2026-04-12T19:27:00Z">
          <w:pPr>
            <w:pStyle w:val="08SectionHeader2"/>
            <w:numPr>
              <w:ilvl w:val="1"/>
              <w:numId w:val="6"/>
            </w:numPr>
            <w:ind w:left="360" w:hanging="360"/>
            <w:outlineLvl w:val="1"/>
          </w:pPr>
        </w:pPrChange>
      </w:pPr>
      <w:r w:rsidRPr="00805397">
        <w:t>Experimental Procedures</w:t>
      </w:r>
    </w:p>
    <w:p w14:paraId="7F6E13FD" w14:textId="6BB8DFC2" w:rsidR="009355F4" w:rsidRPr="00805397" w:rsidRDefault="009355F4" w:rsidP="009355F4">
      <w:pPr>
        <w:pStyle w:val="09BodyFirstParagraph"/>
        <w:rPr>
          <w:szCs w:val="20"/>
        </w:rPr>
      </w:pPr>
      <w:del w:id="1085" w:author="秦蓓嘉" w:date="2026-04-12T19:27:00Z">
        <w:r w:rsidRPr="00794629">
          <w:delText xml:space="preserve">As shown in </w:delText>
        </w:r>
        <w:r w:rsidR="00A17A88" w:rsidRPr="006F2F64">
          <w:fldChar w:fldCharType="begin"/>
        </w:r>
        <w:r w:rsidR="00A17A88" w:rsidRPr="00794629">
          <w:delInstrText xml:space="preserve"> REF _Ref216969155 \h </w:delInstrText>
        </w:r>
        <w:r w:rsidR="00794629">
          <w:delInstrText xml:space="preserve"> \* MERGEFORMAT </w:delInstrText>
        </w:r>
        <w:r w:rsidR="00A17A88" w:rsidRPr="006F2F64">
          <w:fldChar w:fldCharType="separate"/>
        </w:r>
        <w:r w:rsidR="00794629" w:rsidRPr="006F2F64">
          <w:rPr>
            <w:b/>
          </w:rPr>
          <w:delText xml:space="preserve">Figure </w:delText>
        </w:r>
        <w:r w:rsidR="00794629" w:rsidRPr="00794629">
          <w:rPr>
            <w:b/>
            <w:noProof/>
          </w:rPr>
          <w:delText>6</w:delText>
        </w:r>
        <w:r w:rsidR="00A17A88" w:rsidRPr="006F2F64">
          <w:fldChar w:fldCharType="end"/>
        </w:r>
        <w:r w:rsidRPr="00794629">
          <w:delText>, the</w:delText>
        </w:r>
      </w:del>
      <w:ins w:id="1086" w:author="秦蓓嘉" w:date="2026-04-12T19:27:00Z">
        <w:r w:rsidR="00780FC6" w:rsidRPr="00805397">
          <w:rPr>
            <w:szCs w:val="20"/>
          </w:rPr>
          <w:t>The</w:t>
        </w:r>
      </w:ins>
      <w:r w:rsidRPr="00805397">
        <w:rPr>
          <w:szCs w:val="20"/>
        </w:rPr>
        <w:t xml:space="preserve"> experiment was conducted in a darkened, windowless room. </w:t>
      </w:r>
      <w:del w:id="1087" w:author="秦蓓嘉" w:date="2026-04-12T19:27:00Z">
        <w:r w:rsidRPr="00794629">
          <w:delText>The</w:delText>
        </w:r>
      </w:del>
      <w:ins w:id="1088" w:author="秦蓓嘉" w:date="2026-04-12T19:27:00Z">
        <w:r w:rsidR="00060B58" w:rsidRPr="00805397">
          <w:rPr>
            <w:szCs w:val="20"/>
          </w:rPr>
          <w:fldChar w:fldCharType="begin"/>
        </w:r>
        <w:r w:rsidR="00060B58" w:rsidRPr="00805397">
          <w:rPr>
            <w:szCs w:val="20"/>
          </w:rPr>
          <w:instrText xml:space="preserve"> REF _Ref225256187 \h  \* MERGEFORMAT </w:instrText>
        </w:r>
        <w:r w:rsidR="00060B58" w:rsidRPr="00805397">
          <w:rPr>
            <w:szCs w:val="20"/>
          </w:rPr>
        </w:r>
        <w:r w:rsidR="00060B58" w:rsidRPr="00805397">
          <w:rPr>
            <w:szCs w:val="20"/>
          </w:rPr>
          <w:fldChar w:fldCharType="separate"/>
        </w:r>
        <w:r w:rsidR="00355FDE" w:rsidRPr="00355FDE">
          <w:rPr>
            <w:szCs w:val="20"/>
          </w:rPr>
          <w:t xml:space="preserve">Figure </w:t>
        </w:r>
        <w:r w:rsidR="00355FDE" w:rsidRPr="00355FDE">
          <w:rPr>
            <w:noProof/>
            <w:szCs w:val="20"/>
          </w:rPr>
          <w:t>7</w:t>
        </w:r>
        <w:r w:rsidR="00060B58" w:rsidRPr="00805397">
          <w:rPr>
            <w:szCs w:val="20"/>
          </w:rPr>
          <w:fldChar w:fldCharType="end"/>
        </w:r>
        <w:r w:rsidR="00060B58" w:rsidRPr="00805397">
          <w:rPr>
            <w:szCs w:val="20"/>
          </w:rPr>
          <w:t xml:space="preserve"> shows the experimental situation. </w:t>
        </w:r>
        <w:r w:rsidRPr="00805397">
          <w:rPr>
            <w:szCs w:val="20"/>
          </w:rPr>
          <w:t xml:space="preserve">The </w:t>
        </w:r>
        <w:r w:rsidR="00780FC6" w:rsidRPr="00805397">
          <w:rPr>
            <w:szCs w:val="20"/>
          </w:rPr>
          <w:t>mobile</w:t>
        </w:r>
      </w:ins>
      <w:r w:rsidR="00780FC6" w:rsidRPr="00805397">
        <w:rPr>
          <w:szCs w:val="20"/>
        </w:rPr>
        <w:t xml:space="preserve"> </w:t>
      </w:r>
      <w:r w:rsidRPr="00805397">
        <w:rPr>
          <w:szCs w:val="20"/>
        </w:rPr>
        <w:t xml:space="preserve">display was positioned in a vertical plane </w:t>
      </w:r>
      <w:del w:id="1089" w:author="秦蓓嘉" w:date="2026-04-12T19:27:00Z">
        <w:r w:rsidRPr="00794629">
          <w:delText>on</w:delText>
        </w:r>
      </w:del>
      <w:ins w:id="1090" w:author="秦蓓嘉" w:date="2026-04-12T19:27:00Z">
        <w:r w:rsidR="009228C9" w:rsidRPr="00805397">
          <w:rPr>
            <w:szCs w:val="20"/>
          </w:rPr>
          <w:t>covered by</w:t>
        </w:r>
      </w:ins>
      <w:r w:rsidR="009228C9" w:rsidRPr="00805397">
        <w:rPr>
          <w:szCs w:val="20"/>
        </w:rPr>
        <w:t xml:space="preserve"> a </w:t>
      </w:r>
      <w:del w:id="1091" w:author="秦蓓嘉" w:date="2026-04-12T19:27:00Z">
        <w:r w:rsidRPr="00794629">
          <w:delText xml:space="preserve">neutral </w:delText>
        </w:r>
      </w:del>
      <w:r w:rsidRPr="00805397">
        <w:rPr>
          <w:szCs w:val="20"/>
        </w:rPr>
        <w:t xml:space="preserve">black </w:t>
      </w:r>
      <w:del w:id="1092" w:author="秦蓓嘉" w:date="2026-04-12T19:27:00Z">
        <w:r w:rsidRPr="00794629">
          <w:delText>desk surface,</w:delText>
        </w:r>
      </w:del>
      <w:ins w:id="1093" w:author="秦蓓嘉" w:date="2026-04-12T19:27:00Z">
        <w:r w:rsidR="009228C9" w:rsidRPr="00805397">
          <w:rPr>
            <w:szCs w:val="20"/>
          </w:rPr>
          <w:t>cloth</w:t>
        </w:r>
      </w:ins>
      <w:r w:rsidRPr="00805397">
        <w:rPr>
          <w:szCs w:val="20"/>
        </w:rPr>
        <w:t xml:space="preserve"> and a chinrest was placed at a viewing distance of 40 cm </w:t>
      </w:r>
      <w:ins w:id="1094" w:author="秦蓓嘉" w:date="2026-04-12T19:27:00Z">
        <w:r w:rsidR="009228C9" w:rsidRPr="00805397">
          <w:rPr>
            <w:szCs w:val="20"/>
          </w:rPr>
          <w:t xml:space="preserve">away </w:t>
        </w:r>
      </w:ins>
      <w:r w:rsidRPr="00805397">
        <w:rPr>
          <w:szCs w:val="20"/>
        </w:rPr>
        <w:t>from the screen to ensure consistent observer positioning.</w:t>
      </w:r>
    </w:p>
    <w:p w14:paraId="2E6D0652" w14:textId="77777777" w:rsidR="00A17A88" w:rsidRPr="00794629" w:rsidRDefault="00A17A88" w:rsidP="00A17A88">
      <w:pPr>
        <w:pStyle w:val="10BodySubsequentParagraph"/>
        <w:rPr>
          <w:del w:id="1095" w:author="秦蓓嘉" w:date="2026-04-12T19:27:00Z"/>
        </w:rPr>
      </w:pPr>
      <w:del w:id="1096" w:author="秦蓓嘉" w:date="2026-04-12T19:27:00Z">
        <w:r w:rsidRPr="006F2F64">
          <w:rPr>
            <w:noProof/>
          </w:rPr>
          <w:drawing>
            <wp:inline distT="0" distB="0" distL="0" distR="0" wp14:anchorId="2798408C" wp14:editId="16F0FCA6">
              <wp:extent cx="2757170" cy="2066925"/>
              <wp:effectExtent l="0" t="0" r="508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7170" cy="2066925"/>
                      </a:xfrm>
                      <a:prstGeom prst="rect">
                        <a:avLst/>
                      </a:prstGeom>
                      <a:noFill/>
                      <a:ln>
                        <a:noFill/>
                      </a:ln>
                    </pic:spPr>
                  </pic:pic>
                </a:graphicData>
              </a:graphic>
            </wp:inline>
          </w:drawing>
        </w:r>
      </w:del>
    </w:p>
    <w:p w14:paraId="58002601" w14:textId="63046D91" w:rsidR="00A17A88" w:rsidRPr="00805397" w:rsidRDefault="00A17A88" w:rsidP="00A17A88">
      <w:pPr>
        <w:pStyle w:val="10BodySubsequentParagraph"/>
        <w:rPr>
          <w:ins w:id="1097" w:author="秦蓓嘉" w:date="2026-04-12T19:27:00Z"/>
        </w:rPr>
      </w:pPr>
    </w:p>
    <w:p w14:paraId="274FAB8F" w14:textId="77777777" w:rsidR="0027685B" w:rsidRPr="00805397" w:rsidRDefault="0027685B" w:rsidP="0027685B">
      <w:pPr>
        <w:jc w:val="center"/>
        <w:rPr>
          <w:ins w:id="1098" w:author="秦蓓嘉" w:date="2026-04-12T19:27:00Z"/>
          <w:lang w:eastAsia="zh-CN"/>
        </w:rPr>
      </w:pPr>
      <w:ins w:id="1099" w:author="秦蓓嘉" w:date="2026-04-12T19:27:00Z">
        <w:r w:rsidRPr="00805397">
          <w:rPr>
            <w:rFonts w:hint="eastAsia"/>
            <w:noProof/>
            <w:lang w:eastAsia="zh-CN"/>
          </w:rPr>
          <w:drawing>
            <wp:inline distT="0" distB="0" distL="0" distR="0" wp14:anchorId="50D5867A" wp14:editId="22FAD31E">
              <wp:extent cx="1466537" cy="1966912"/>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xperimental_situation.jpg"/>
                      <pic:cNvPicPr/>
                    </pic:nvPicPr>
                    <pic:blipFill rotWithShape="1">
                      <a:blip r:embed="rId19">
                        <a:extLst>
                          <a:ext uri="{28A0092B-C50C-407E-A947-70E740481C1C}">
                            <a14:useLocalDpi xmlns:a14="http://schemas.microsoft.com/office/drawing/2010/main" val="0"/>
                          </a:ext>
                        </a:extLst>
                      </a:blip>
                      <a:srcRect l="17981" r="28780" b="4793"/>
                      <a:stretch/>
                    </pic:blipFill>
                    <pic:spPr bwMode="auto">
                      <a:xfrm>
                        <a:off x="0" y="0"/>
                        <a:ext cx="1466951" cy="1967468"/>
                      </a:xfrm>
                      <a:prstGeom prst="rect">
                        <a:avLst/>
                      </a:prstGeom>
                      <a:ln>
                        <a:noFill/>
                      </a:ln>
                      <a:extLst>
                        <a:ext uri="{53640926-AAD7-44D8-BBD7-CCE9431645EC}">
                          <a14:shadowObscured xmlns:a14="http://schemas.microsoft.com/office/drawing/2010/main"/>
                        </a:ext>
                      </a:extLst>
                    </pic:spPr>
                  </pic:pic>
                </a:graphicData>
              </a:graphic>
            </wp:inline>
          </w:drawing>
        </w:r>
      </w:ins>
    </w:p>
    <w:p w14:paraId="367565F7" w14:textId="7FA82D83" w:rsidR="0027685B" w:rsidRPr="00805397" w:rsidRDefault="0027685B" w:rsidP="0027685B">
      <w:pPr>
        <w:spacing w:before="120" w:after="120"/>
        <w:ind w:left="720" w:right="720"/>
        <w:jc w:val="center"/>
        <w:rPr>
          <w:b/>
          <w:rPrChange w:id="1100" w:author="秦蓓嘉" w:date="2026-04-12T19:27:00Z">
            <w:rPr/>
          </w:rPrChange>
        </w:rPr>
        <w:pPrChange w:id="1101" w:author="秦蓓嘉" w:date="2026-04-12T19:27:00Z">
          <w:pPr>
            <w:pStyle w:val="af7"/>
          </w:pPr>
        </w:pPrChange>
      </w:pPr>
      <w:bookmarkStart w:id="1102" w:name="_Ref225256187"/>
      <w:bookmarkStart w:id="1103" w:name="_Ref216969155"/>
      <w:r w:rsidRPr="00805397">
        <w:rPr>
          <w:rFonts w:ascii="Times New Roman" w:hAnsi="Times New Roman"/>
          <w:color w:val="000000" w:themeColor="text1"/>
          <w:sz w:val="16"/>
          <w:rPrChange w:id="1104" w:author="秦蓓嘉" w:date="2026-04-12T19:27:00Z">
            <w:rPr>
              <w:b/>
            </w:rPr>
          </w:rPrChange>
        </w:rPr>
        <w:t xml:space="preserve">Figure </w:t>
      </w:r>
      <w:r w:rsidRPr="00805397">
        <w:rPr>
          <w:rFonts w:ascii="Times New Roman" w:hAnsi="Times New Roman"/>
          <w:color w:val="000000" w:themeColor="text1"/>
          <w:sz w:val="16"/>
          <w:rPrChange w:id="1105" w:author="秦蓓嘉" w:date="2026-04-12T19:27:00Z">
            <w:rPr>
              <w:b/>
            </w:rPr>
          </w:rPrChange>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Change w:id="1106" w:author="秦蓓嘉" w:date="2026-04-12T19:27:00Z">
            <w:rPr>
              <w:b/>
            </w:rPr>
          </w:rPrChange>
        </w:rPr>
        <w:fldChar w:fldCharType="separate"/>
      </w:r>
      <w:del w:id="1107" w:author="秦蓓嘉" w:date="2026-04-12T19:27:00Z">
        <w:r w:rsidR="00794629" w:rsidRPr="006F2F64">
          <w:rPr>
            <w:b/>
            <w:noProof/>
          </w:rPr>
          <w:delText>6</w:delText>
        </w:r>
      </w:del>
      <w:ins w:id="1108" w:author="秦蓓嘉" w:date="2026-04-12T19:27:00Z">
        <w:r w:rsidR="000F0DF1">
          <w:rPr>
            <w:rFonts w:ascii="Times New Roman" w:hAnsi="Times New Roman"/>
            <w:noProof/>
            <w:color w:val="000000" w:themeColor="text1"/>
            <w:sz w:val="16"/>
          </w:rPr>
          <w:t>7</w:t>
        </w:r>
      </w:ins>
      <w:r w:rsidRPr="00805397">
        <w:rPr>
          <w:rFonts w:ascii="Times New Roman" w:hAnsi="Times New Roman"/>
          <w:color w:val="000000" w:themeColor="text1"/>
          <w:sz w:val="16"/>
          <w:rPrChange w:id="1109" w:author="秦蓓嘉" w:date="2026-04-12T19:27:00Z">
            <w:rPr>
              <w:b/>
            </w:rPr>
          </w:rPrChange>
        </w:rPr>
        <w:fldChar w:fldCharType="end"/>
      </w:r>
      <w:bookmarkEnd w:id="1102"/>
      <w:bookmarkEnd w:id="1103"/>
      <w:ins w:id="1110" w:author="秦蓓嘉" w:date="2026-04-12T19:27:00Z">
        <w:r w:rsidRPr="00805397">
          <w:rPr>
            <w:rFonts w:ascii="Times New Roman" w:hAnsi="Times New Roman"/>
            <w:color w:val="000000" w:themeColor="text1"/>
            <w:sz w:val="16"/>
          </w:rPr>
          <w:t>.</w:t>
        </w:r>
      </w:ins>
      <w:r w:rsidRPr="00805397">
        <w:rPr>
          <w:rFonts w:ascii="Times New Roman" w:hAnsi="Times New Roman"/>
          <w:color w:val="000000" w:themeColor="text1"/>
          <w:sz w:val="16"/>
          <w:rPrChange w:id="1111" w:author="秦蓓嘉" w:date="2026-04-12T19:27:00Z">
            <w:rPr/>
          </w:rPrChange>
        </w:rPr>
        <w:t xml:space="preserve"> The experimental </w:t>
      </w:r>
      <w:del w:id="1112" w:author="秦蓓嘉" w:date="2026-04-12T19:27:00Z">
        <w:r w:rsidR="00A17A88" w:rsidRPr="006F2F64">
          <w:delText>setup.</w:delText>
        </w:r>
      </w:del>
      <w:ins w:id="1113" w:author="秦蓓嘉" w:date="2026-04-12T19:27:00Z">
        <w:r w:rsidRPr="00805397">
          <w:rPr>
            <w:rFonts w:ascii="Times New Roman" w:hAnsi="Times New Roman" w:hint="eastAsia"/>
            <w:color w:val="000000" w:themeColor="text1"/>
            <w:sz w:val="16"/>
            <w:lang w:eastAsia="zh-CN"/>
          </w:rPr>
          <w:t>situation</w:t>
        </w:r>
      </w:ins>
    </w:p>
    <w:p w14:paraId="294A785C" w14:textId="778B1957" w:rsidR="009355F4" w:rsidRPr="00805397" w:rsidRDefault="009355F4">
      <w:pPr>
        <w:pStyle w:val="09BodyFirstParagraph"/>
      </w:pPr>
      <w:r w:rsidRPr="00805397">
        <w:t xml:space="preserve">A total of 20 Chinese observers participated in the visual assessment of each model. The mean age of the participants was 24, ranging from 20 to 27, with a male-to-female ratio of </w:t>
      </w:r>
      <w:del w:id="1114" w:author="秦蓓嘉" w:date="2026-04-12T19:27:00Z">
        <w:r w:rsidRPr="00794629">
          <w:delText>7</w:delText>
        </w:r>
      </w:del>
      <w:ins w:id="1115" w:author="秦蓓嘉" w:date="2026-04-12T19:27:00Z">
        <w:r w:rsidR="00805397">
          <w:t>6</w:t>
        </w:r>
      </w:ins>
      <w:r w:rsidRPr="00805397">
        <w:t xml:space="preserve">:4. The observers </w:t>
      </w:r>
      <w:del w:id="1116" w:author="秦蓓嘉" w:date="2026-04-12T19:27:00Z">
        <w:r w:rsidRPr="00794629">
          <w:delText>were</w:delText>
        </w:r>
      </w:del>
      <w:ins w:id="1117" w:author="秦蓓嘉" w:date="2026-04-12T19:27:00Z">
        <w:r w:rsidR="00780FC6" w:rsidRPr="00805397">
          <w:t>can also be</w:t>
        </w:r>
      </w:ins>
      <w:r w:rsidR="00932AB3" w:rsidRPr="00805397">
        <w:t xml:space="preserve"> </w:t>
      </w:r>
      <w:r w:rsidRPr="00805397">
        <w:t xml:space="preserve">divided into two groups: 15 strangers who </w:t>
      </w:r>
      <w:del w:id="1118" w:author="秦蓓嘉" w:date="2026-04-12T19:27:00Z">
        <w:r w:rsidRPr="00794629">
          <w:delText>were unfamiliar with</w:delText>
        </w:r>
      </w:del>
      <w:ins w:id="1119" w:author="秦蓓嘉" w:date="2026-04-12T19:27:00Z">
        <w:r w:rsidR="00780FC6" w:rsidRPr="00805397">
          <w:t>did not know</w:t>
        </w:r>
      </w:ins>
      <w:r w:rsidRPr="00805397">
        <w:t xml:space="preserve"> the models</w:t>
      </w:r>
      <w:del w:id="1120" w:author="秦蓓嘉" w:date="2026-04-12T19:27:00Z">
        <w:r w:rsidRPr="00794629">
          <w:delText xml:space="preserve"> in the images</w:delText>
        </w:r>
      </w:del>
      <w:r w:rsidRPr="00805397">
        <w:t xml:space="preserve">, and </w:t>
      </w:r>
      <w:r w:rsidR="00D86E72" w:rsidRPr="00805397">
        <w:t xml:space="preserve">5 </w:t>
      </w:r>
      <w:r w:rsidRPr="00805397">
        <w:t xml:space="preserve">individuals in the acquaintance group who personally knew the models. </w:t>
      </w:r>
      <w:r w:rsidR="00780FC6" w:rsidRPr="00805397">
        <w:t>This</w:t>
      </w:r>
      <w:del w:id="1121" w:author="秦蓓嘉" w:date="2026-04-12T19:27:00Z">
        <w:r w:rsidRPr="00794629">
          <w:delText xml:space="preserve"> division</w:delText>
        </w:r>
      </w:del>
      <w:r w:rsidRPr="00805397">
        <w:t xml:space="preserve"> was</w:t>
      </w:r>
      <w:r w:rsidR="00780FC6" w:rsidRPr="00805397">
        <w:t xml:space="preserve"> </w:t>
      </w:r>
      <w:r w:rsidRPr="00805397">
        <w:t xml:space="preserve">intended to </w:t>
      </w:r>
      <w:del w:id="1122" w:author="秦蓓嘉" w:date="2026-04-12T19:27:00Z">
        <w:r w:rsidRPr="00794629">
          <w:delText>assess</w:delText>
        </w:r>
      </w:del>
      <w:ins w:id="1123" w:author="秦蓓嘉" w:date="2026-04-12T19:27:00Z">
        <w:r w:rsidR="00780FC6" w:rsidRPr="00805397">
          <w:t>investigate</w:t>
        </w:r>
      </w:ins>
      <w:r w:rsidR="00780FC6" w:rsidRPr="00805397">
        <w:t xml:space="preserve"> </w:t>
      </w:r>
      <w:r w:rsidRPr="00805397">
        <w:t>whether the observers</w:t>
      </w:r>
      <w:r w:rsidR="00FA5BF3" w:rsidRPr="00805397">
        <w:t>’</w:t>
      </w:r>
      <w:r w:rsidRPr="00805397">
        <w:t xml:space="preserve"> decisions would be influenced by their familiarity with the models. </w:t>
      </w:r>
      <w:del w:id="1124" w:author="秦蓓嘉" w:date="2026-04-12T19:27:00Z">
        <w:r w:rsidR="001A2E90" w:rsidRPr="006F2F64">
          <w:fldChar w:fldCharType="begin"/>
        </w:r>
        <w:r w:rsidR="001A2E90" w:rsidRPr="00794629">
          <w:delInstrText xml:space="preserve"> REF _Ref216967855 \h </w:delInstrText>
        </w:r>
        <w:r w:rsidR="00794629">
          <w:delInstrText xml:space="preserve"> \* MERGEFORMAT </w:delInstrText>
        </w:r>
        <w:r w:rsidR="001A2E90" w:rsidRPr="006F2F64">
          <w:fldChar w:fldCharType="separate"/>
        </w:r>
        <w:r w:rsidR="00794629" w:rsidRPr="00794629">
          <w:delText xml:space="preserve">Table </w:delText>
        </w:r>
        <w:r w:rsidR="00794629" w:rsidRPr="00794629">
          <w:rPr>
            <w:noProof/>
          </w:rPr>
          <w:delText>5</w:delText>
        </w:r>
        <w:r w:rsidR="001A2E90" w:rsidRPr="006F2F64">
          <w:fldChar w:fldCharType="end"/>
        </w:r>
      </w:del>
      <w:ins w:id="1125" w:author="秦蓓嘉" w:date="2026-04-12T19:27:00Z">
        <w:r w:rsidR="00EE3097" w:rsidRPr="00805397">
          <w:fldChar w:fldCharType="begin"/>
        </w:r>
        <w:r w:rsidR="00EE3097" w:rsidRPr="00805397">
          <w:instrText xml:space="preserve"> REF _Ref225256218 \h </w:instrText>
        </w:r>
        <w:r w:rsidR="00951B7F" w:rsidRPr="00805397">
          <w:instrText xml:space="preserve"> \* MERGEFORMAT </w:instrText>
        </w:r>
        <w:r w:rsidR="00EE3097" w:rsidRPr="00805397">
          <w:fldChar w:fldCharType="separate"/>
        </w:r>
        <w:r w:rsidR="00355FDE" w:rsidRPr="00805397">
          <w:t xml:space="preserve">Table </w:t>
        </w:r>
        <w:r w:rsidR="00355FDE">
          <w:rPr>
            <w:noProof/>
          </w:rPr>
          <w:t>3</w:t>
        </w:r>
        <w:r w:rsidR="00EE3097" w:rsidRPr="00805397">
          <w:fldChar w:fldCharType="end"/>
        </w:r>
      </w:ins>
      <w:r w:rsidR="00EE3097" w:rsidRPr="00805397">
        <w:t xml:space="preserve"> </w:t>
      </w:r>
      <w:r w:rsidRPr="00805397">
        <w:t xml:space="preserve">summarizes the number of visual assessments conducted during the experiment. In total, 3,470,600 judgments were made </w:t>
      </w:r>
      <w:del w:id="1126" w:author="秦蓓嘉" w:date="2026-04-12T19:27:00Z">
        <w:r w:rsidRPr="00794629">
          <w:delText>throughout the study.</w:delText>
        </w:r>
      </w:del>
      <w:ins w:id="1127" w:author="秦蓓嘉" w:date="2026-04-12T19:27:00Z">
        <w:r w:rsidR="00932AB3" w:rsidRPr="00805397">
          <w:t>in this</w:t>
        </w:r>
        <w:r w:rsidRPr="00805397">
          <w:t xml:space="preserve"> study.</w:t>
        </w:r>
        <w:r w:rsidR="00780FC6" w:rsidRPr="00805397">
          <w:t xml:space="preserve"> Each observer took part in </w:t>
        </w:r>
        <w:r w:rsidR="0081169D" w:rsidRPr="00805397">
          <w:t>8</w:t>
        </w:r>
        <w:r w:rsidR="0012492E" w:rsidRPr="00805397">
          <w:t xml:space="preserve"> </w:t>
        </w:r>
        <w:r w:rsidR="00780FC6" w:rsidRPr="00805397">
          <w:t>sessions</w:t>
        </w:r>
        <w:r w:rsidR="0081169D" w:rsidRPr="00805397">
          <w:t>, each 1 hour</w:t>
        </w:r>
        <w:r w:rsidR="00780FC6" w:rsidRPr="00805397">
          <w:t xml:space="preserve">. </w:t>
        </w:r>
        <w:r w:rsidR="00932AB3" w:rsidRPr="00805397">
          <w:t>The whole experiment</w:t>
        </w:r>
        <w:r w:rsidR="00780FC6" w:rsidRPr="00805397">
          <w:t xml:space="preserve"> took </w:t>
        </w:r>
        <w:r w:rsidR="00805397">
          <w:t xml:space="preserve">a period of </w:t>
        </w:r>
        <w:r w:rsidR="0081169D" w:rsidRPr="00805397">
          <w:t>6 months</w:t>
        </w:r>
        <w:r w:rsidR="00780FC6" w:rsidRPr="00805397">
          <w:t xml:space="preserve"> to complete. </w:t>
        </w:r>
      </w:ins>
    </w:p>
    <w:p w14:paraId="7D5ED7B6" w14:textId="77777777" w:rsidR="00954025" w:rsidRPr="00805397" w:rsidRDefault="00954025">
      <w:pPr>
        <w:pStyle w:val="10BodySubsequentParagraph"/>
      </w:pPr>
    </w:p>
    <w:p w14:paraId="627E2640" w14:textId="05E1FA1B" w:rsidR="0027685B" w:rsidRPr="00805397" w:rsidRDefault="0027685B" w:rsidP="00951B7F">
      <w:pPr>
        <w:pStyle w:val="14TableCaption"/>
        <w:pPrChange w:id="1128" w:author="秦蓓嘉" w:date="2026-04-12T19:27:00Z">
          <w:pPr>
            <w:pStyle w:val="af7"/>
            <w:keepNext/>
          </w:pPr>
        </w:pPrChange>
      </w:pPr>
      <w:bookmarkStart w:id="1129" w:name="_Ref225256218"/>
      <w:bookmarkStart w:id="1130" w:name="_Ref216967855"/>
      <w:r w:rsidRPr="00805397">
        <w:t xml:space="preserve">Table </w:t>
      </w:r>
      <w:bookmarkStart w:id="1131" w:name="_Ref216967559"/>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del w:id="1132" w:author="秦蓓嘉" w:date="2026-04-12T19:27:00Z">
        <w:r w:rsidR="00794629" w:rsidRPr="006F2F64">
          <w:rPr>
            <w:noProof/>
          </w:rPr>
          <w:delText>5</w:delText>
        </w:r>
      </w:del>
      <w:ins w:id="1133" w:author="秦蓓嘉" w:date="2026-04-12T19:27:00Z">
        <w:r w:rsidR="00355FDE">
          <w:rPr>
            <w:noProof/>
          </w:rPr>
          <w:t>3</w:t>
        </w:r>
      </w:ins>
      <w:r w:rsidR="004C2DE1" w:rsidRPr="00805397">
        <w:rPr>
          <w:noProof/>
        </w:rPr>
        <w:fldChar w:fldCharType="end"/>
      </w:r>
      <w:bookmarkEnd w:id="1129"/>
      <w:bookmarkEnd w:id="1131"/>
      <w:ins w:id="1134" w:author="秦蓓嘉" w:date="2026-04-12T19:27:00Z">
        <w:r w:rsidRPr="00805397">
          <w:t>.</w:t>
        </w:r>
      </w:ins>
      <w:r w:rsidRPr="00805397">
        <w:rPr>
          <w:rPrChange w:id="1135" w:author="秦蓓嘉" w:date="2026-04-12T19:27:00Z">
            <w:rPr>
              <w:b/>
              <w:spacing w:val="80"/>
              <w:w w:val="150"/>
            </w:rPr>
          </w:rPrChange>
        </w:rPr>
        <w:t xml:space="preserve"> </w:t>
      </w:r>
      <w:r w:rsidRPr="00805397">
        <w:rPr>
          <w:rPrChange w:id="1136" w:author="秦蓓嘉" w:date="2026-04-12T19:27:00Z">
            <w:rPr>
              <w:spacing w:val="-2"/>
            </w:rPr>
          </w:rPrChange>
        </w:rPr>
        <w:t xml:space="preserve">A summary of the </w:t>
      </w:r>
      <w:del w:id="1137" w:author="秦蓓嘉" w:date="2026-04-12T19:27:00Z">
        <w:r w:rsidR="00617501" w:rsidRPr="006F2F64">
          <w:rPr>
            <w:spacing w:val="-2"/>
          </w:rPr>
          <w:delText xml:space="preserve">number of observations </w:delText>
        </w:r>
      </w:del>
      <w:ins w:id="1138" w:author="秦蓓嘉" w:date="2026-04-12T19:27:00Z">
        <w:r w:rsidRPr="00805397">
          <w:t>experimental information.</w:t>
        </w:r>
      </w:ins>
    </w:p>
    <w:p w14:paraId="21BBE134" w14:textId="77777777" w:rsidR="0027685B" w:rsidRPr="00805397" w:rsidRDefault="0027685B" w:rsidP="00951B7F">
      <w:pPr>
        <w:pStyle w:val="a5"/>
        <w:spacing w:before="3"/>
        <w:rPr>
          <w:sz w:val="5"/>
        </w:rPr>
      </w:pPr>
      <w:bookmarkStart w:id="1139" w:name="_Hlk225178097"/>
    </w:p>
    <w:tbl>
      <w:tblPr>
        <w:tblW w:w="7993" w:type="dxa"/>
        <w:tblLook w:val="04A0" w:firstRow="1" w:lastRow="0" w:firstColumn="1" w:lastColumn="0" w:noHBand="0" w:noVBand="1"/>
      </w:tblPr>
      <w:tblGrid>
        <w:gridCol w:w="1843"/>
        <w:gridCol w:w="918"/>
        <w:gridCol w:w="935"/>
        <w:gridCol w:w="989"/>
        <w:gridCol w:w="1012"/>
        <w:gridCol w:w="1222"/>
        <w:gridCol w:w="1074"/>
        <w:tblGridChange w:id="1140">
          <w:tblGrid>
            <w:gridCol w:w="1843"/>
            <w:gridCol w:w="918"/>
            <w:gridCol w:w="935"/>
            <w:gridCol w:w="989"/>
            <w:gridCol w:w="1012"/>
            <w:gridCol w:w="1222"/>
            <w:gridCol w:w="1074"/>
          </w:tblGrid>
        </w:tblGridChange>
      </w:tblGrid>
      <w:tr w:rsidR="0021357F" w:rsidRPr="00805397" w14:paraId="0EA65BB6" w14:textId="77777777" w:rsidTr="0027685B">
        <w:trPr>
          <w:trHeight w:val="600"/>
        </w:trPr>
        <w:tc>
          <w:tcPr>
            <w:tcW w:w="1843" w:type="dxa"/>
            <w:tcBorders>
              <w:top w:val="single" w:sz="12" w:space="0" w:color="000000"/>
              <w:left w:val="nil"/>
              <w:bottom w:val="single" w:sz="8" w:space="0" w:color="000000"/>
              <w:right w:val="nil"/>
            </w:tcBorders>
            <w:shd w:val="clear" w:color="auto" w:fill="auto"/>
            <w:vAlign w:val="center"/>
            <w:hideMark/>
          </w:tcPr>
          <w:p w14:paraId="3FBB5119" w14:textId="77777777" w:rsidR="0027685B" w:rsidRPr="00805397" w:rsidRDefault="0027685B" w:rsidP="00951B7F">
            <w:pPr>
              <w:rPr>
                <w:rFonts w:ascii="Tahoma" w:hAnsi="Tahoma"/>
                <w:color w:val="000000"/>
                <w:sz w:val="16"/>
                <w:rPrChange w:id="1141" w:author="秦蓓嘉" w:date="2026-04-12T19:27:00Z">
                  <w:rPr>
                    <w:sz w:val="16"/>
                  </w:rPr>
                </w:rPrChange>
              </w:rPr>
              <w:pPrChange w:id="1142" w:author="秦蓓嘉" w:date="2026-04-12T19:27:00Z">
                <w:pPr>
                  <w:pStyle w:val="TableParagraph"/>
                  <w:spacing w:before="73"/>
                  <w:ind w:left="119"/>
                  <w:jc w:val="left"/>
                </w:pPr>
              </w:pPrChange>
            </w:pPr>
            <w:r w:rsidRPr="00805397">
              <w:rPr>
                <w:rFonts w:ascii="Tahoma" w:hAnsi="Tahoma"/>
                <w:color w:val="000000"/>
                <w:sz w:val="16"/>
                <w:rPrChange w:id="1143" w:author="秦蓓嘉" w:date="2026-04-12T19:27:00Z">
                  <w:rPr>
                    <w:sz w:val="16"/>
                  </w:rPr>
                </w:rPrChange>
              </w:rPr>
              <w:t>Ethnic</w:t>
            </w:r>
            <w:r w:rsidRPr="00805397">
              <w:rPr>
                <w:rFonts w:ascii="Tahoma" w:hAnsi="Tahoma"/>
                <w:color w:val="000000"/>
                <w:sz w:val="16"/>
                <w:rPrChange w:id="1144" w:author="秦蓓嘉" w:date="2026-04-12T19:27:00Z">
                  <w:rPr>
                    <w:spacing w:val="-6"/>
                    <w:sz w:val="16"/>
                  </w:rPr>
                </w:rPrChange>
              </w:rPr>
              <w:t xml:space="preserve"> </w:t>
            </w:r>
            <w:r w:rsidRPr="00805397">
              <w:rPr>
                <w:rFonts w:ascii="Tahoma" w:hAnsi="Tahoma"/>
                <w:color w:val="000000"/>
                <w:sz w:val="16"/>
                <w:rPrChange w:id="1145" w:author="秦蓓嘉" w:date="2026-04-12T19:27:00Z">
                  <w:rPr>
                    <w:spacing w:val="-2"/>
                    <w:sz w:val="16"/>
                  </w:rPr>
                </w:rPrChange>
              </w:rPr>
              <w:t>group</w:t>
            </w:r>
          </w:p>
        </w:tc>
        <w:tc>
          <w:tcPr>
            <w:tcW w:w="918" w:type="dxa"/>
            <w:tcBorders>
              <w:top w:val="single" w:sz="12" w:space="0" w:color="000000"/>
              <w:left w:val="nil"/>
              <w:bottom w:val="single" w:sz="8" w:space="0" w:color="000000"/>
              <w:right w:val="nil"/>
            </w:tcBorders>
            <w:shd w:val="clear" w:color="auto" w:fill="auto"/>
            <w:vAlign w:val="center"/>
            <w:hideMark/>
          </w:tcPr>
          <w:p w14:paraId="1022F152" w14:textId="77777777" w:rsidR="0027685B" w:rsidRPr="00805397" w:rsidRDefault="0027685B" w:rsidP="00951B7F">
            <w:pPr>
              <w:jc w:val="right"/>
              <w:rPr>
                <w:rFonts w:ascii="Tahoma" w:hAnsi="Tahoma"/>
                <w:color w:val="000000"/>
                <w:sz w:val="16"/>
                <w:rPrChange w:id="1146" w:author="秦蓓嘉" w:date="2026-04-12T19:27:00Z">
                  <w:rPr>
                    <w:sz w:val="16"/>
                  </w:rPr>
                </w:rPrChange>
              </w:rPr>
              <w:pPrChange w:id="1147" w:author="秦蓓嘉" w:date="2026-04-12T19:27:00Z">
                <w:pPr>
                  <w:pStyle w:val="TableParagraph"/>
                  <w:spacing w:before="73"/>
                  <w:ind w:right="117"/>
                  <w:jc w:val="right"/>
                </w:pPr>
              </w:pPrChange>
            </w:pPr>
            <w:r w:rsidRPr="00805397">
              <w:rPr>
                <w:rFonts w:ascii="Tahoma" w:hAnsi="Tahoma"/>
                <w:color w:val="000000"/>
                <w:sz w:val="16"/>
                <w:rPrChange w:id="1148" w:author="秦蓓嘉" w:date="2026-04-12T19:27:00Z">
                  <w:rPr>
                    <w:spacing w:val="-2"/>
                    <w:w w:val="105"/>
                    <w:sz w:val="16"/>
                  </w:rPr>
                </w:rPrChange>
              </w:rPr>
              <w:t>Models</w:t>
            </w:r>
          </w:p>
        </w:tc>
        <w:tc>
          <w:tcPr>
            <w:tcW w:w="935" w:type="dxa"/>
            <w:tcBorders>
              <w:top w:val="single" w:sz="12" w:space="0" w:color="000000"/>
              <w:left w:val="nil"/>
              <w:bottom w:val="single" w:sz="8" w:space="0" w:color="000000"/>
              <w:right w:val="nil"/>
            </w:tcBorders>
            <w:shd w:val="clear" w:color="auto" w:fill="auto"/>
            <w:vAlign w:val="center"/>
            <w:hideMark/>
          </w:tcPr>
          <w:p w14:paraId="279083F9" w14:textId="77777777" w:rsidR="0027685B" w:rsidRPr="00805397" w:rsidRDefault="0027685B" w:rsidP="00951B7F">
            <w:pPr>
              <w:jc w:val="right"/>
              <w:rPr>
                <w:rFonts w:ascii="Tahoma" w:hAnsi="Tahoma"/>
                <w:color w:val="000000"/>
                <w:sz w:val="16"/>
                <w:rPrChange w:id="1149" w:author="秦蓓嘉" w:date="2026-04-12T19:27:00Z">
                  <w:rPr>
                    <w:sz w:val="16"/>
                  </w:rPr>
                </w:rPrChange>
              </w:rPr>
              <w:pPrChange w:id="1150" w:author="秦蓓嘉" w:date="2026-04-12T19:27:00Z">
                <w:pPr>
                  <w:pStyle w:val="TableParagraph"/>
                  <w:spacing w:before="73"/>
                  <w:ind w:right="117"/>
                  <w:jc w:val="right"/>
                </w:pPr>
              </w:pPrChange>
            </w:pPr>
            <w:r w:rsidRPr="00805397">
              <w:rPr>
                <w:rFonts w:ascii="Tahoma" w:hAnsi="Tahoma"/>
                <w:color w:val="000000"/>
                <w:sz w:val="16"/>
                <w:rPrChange w:id="1151" w:author="秦蓓嘉" w:date="2026-04-12T19:27:00Z">
                  <w:rPr>
                    <w:sz w:val="16"/>
                  </w:rPr>
                </w:rPrChange>
              </w:rPr>
              <w:t>Original</w:t>
            </w:r>
            <w:r w:rsidRPr="00805397">
              <w:rPr>
                <w:rFonts w:ascii="Tahoma" w:hAnsi="Tahoma"/>
                <w:color w:val="000000"/>
                <w:sz w:val="16"/>
                <w:rPrChange w:id="1152" w:author="秦蓓嘉" w:date="2026-04-12T19:27:00Z">
                  <w:rPr>
                    <w:spacing w:val="-7"/>
                    <w:sz w:val="16"/>
                  </w:rPr>
                </w:rPrChange>
              </w:rPr>
              <w:t xml:space="preserve"> </w:t>
            </w:r>
            <w:r w:rsidRPr="00805397">
              <w:rPr>
                <w:rFonts w:ascii="Tahoma" w:hAnsi="Tahoma"/>
                <w:color w:val="000000"/>
                <w:sz w:val="16"/>
                <w:rPrChange w:id="1153" w:author="秦蓓嘉" w:date="2026-04-12T19:27:00Z">
                  <w:rPr>
                    <w:spacing w:val="-2"/>
                    <w:sz w:val="16"/>
                  </w:rPr>
                </w:rPrChange>
              </w:rPr>
              <w:t>Images</w:t>
            </w:r>
          </w:p>
        </w:tc>
        <w:tc>
          <w:tcPr>
            <w:tcW w:w="989" w:type="dxa"/>
            <w:tcBorders>
              <w:top w:val="single" w:sz="12" w:space="0" w:color="000000"/>
              <w:left w:val="nil"/>
              <w:bottom w:val="single" w:sz="8" w:space="0" w:color="000000"/>
              <w:right w:val="nil"/>
            </w:tcBorders>
            <w:shd w:val="clear" w:color="auto" w:fill="auto"/>
            <w:vAlign w:val="center"/>
            <w:hideMark/>
          </w:tcPr>
          <w:p w14:paraId="6E23AF3C" w14:textId="77777777" w:rsidR="0027685B" w:rsidRPr="00805397" w:rsidRDefault="0027685B" w:rsidP="00951B7F">
            <w:pPr>
              <w:jc w:val="right"/>
              <w:rPr>
                <w:rFonts w:ascii="Tahoma" w:hAnsi="Tahoma"/>
                <w:color w:val="000000"/>
                <w:sz w:val="16"/>
                <w:rPrChange w:id="1154" w:author="秦蓓嘉" w:date="2026-04-12T19:27:00Z">
                  <w:rPr>
                    <w:sz w:val="16"/>
                  </w:rPr>
                </w:rPrChange>
              </w:rPr>
              <w:pPrChange w:id="1155" w:author="秦蓓嘉" w:date="2026-04-12T19:27:00Z">
                <w:pPr>
                  <w:pStyle w:val="TableParagraph"/>
                  <w:spacing w:before="73"/>
                  <w:ind w:right="118"/>
                  <w:jc w:val="right"/>
                </w:pPr>
              </w:pPrChange>
            </w:pPr>
            <w:r w:rsidRPr="00805397">
              <w:rPr>
                <w:rFonts w:ascii="Tahoma" w:hAnsi="Tahoma"/>
                <w:color w:val="000000"/>
                <w:sz w:val="16"/>
                <w:rPrChange w:id="1156" w:author="秦蓓嘉" w:date="2026-04-12T19:27:00Z">
                  <w:rPr>
                    <w:spacing w:val="-2"/>
                    <w:sz w:val="16"/>
                  </w:rPr>
                </w:rPrChange>
              </w:rPr>
              <w:t>Observers</w:t>
            </w:r>
          </w:p>
        </w:tc>
        <w:tc>
          <w:tcPr>
            <w:tcW w:w="1012" w:type="dxa"/>
            <w:tcBorders>
              <w:top w:val="single" w:sz="12" w:space="0" w:color="000000"/>
              <w:left w:val="nil"/>
              <w:bottom w:val="single" w:sz="8" w:space="0" w:color="000000"/>
              <w:right w:val="nil"/>
            </w:tcBorders>
            <w:shd w:val="clear" w:color="auto" w:fill="auto"/>
            <w:vAlign w:val="center"/>
            <w:hideMark/>
          </w:tcPr>
          <w:p w14:paraId="6A069172" w14:textId="77777777" w:rsidR="0027685B" w:rsidRPr="00805397" w:rsidRDefault="0027685B" w:rsidP="00951B7F">
            <w:pPr>
              <w:jc w:val="right"/>
              <w:rPr>
                <w:rFonts w:ascii="Tahoma" w:hAnsi="Tahoma"/>
                <w:color w:val="000000"/>
                <w:sz w:val="16"/>
                <w:rPrChange w:id="1157" w:author="秦蓓嘉" w:date="2026-04-12T19:27:00Z">
                  <w:rPr>
                    <w:sz w:val="16"/>
                  </w:rPr>
                </w:rPrChange>
              </w:rPr>
              <w:pPrChange w:id="1158" w:author="秦蓓嘉" w:date="2026-04-12T19:27:00Z">
                <w:pPr>
                  <w:pStyle w:val="TableParagraph"/>
                  <w:wordWrap w:val="0"/>
                  <w:spacing w:before="73"/>
                  <w:ind w:right="118"/>
                  <w:jc w:val="right"/>
                </w:pPr>
              </w:pPrChange>
            </w:pPr>
            <w:r w:rsidRPr="00805397">
              <w:rPr>
                <w:rFonts w:ascii="Tahoma" w:hAnsi="Tahoma"/>
                <w:color w:val="000000"/>
                <w:sz w:val="16"/>
                <w:rPrChange w:id="1159" w:author="秦蓓嘉" w:date="2026-04-12T19:27:00Z">
                  <w:rPr>
                    <w:spacing w:val="-2"/>
                    <w:sz w:val="16"/>
                  </w:rPr>
                </w:rPrChange>
              </w:rPr>
              <w:t>Number of Impression scales</w:t>
            </w:r>
          </w:p>
        </w:tc>
        <w:tc>
          <w:tcPr>
            <w:tcW w:w="1222" w:type="dxa"/>
            <w:tcBorders>
              <w:top w:val="single" w:sz="12" w:space="0" w:color="000000"/>
              <w:left w:val="nil"/>
              <w:bottom w:val="single" w:sz="8" w:space="0" w:color="000000"/>
              <w:right w:val="nil"/>
            </w:tcBorders>
            <w:shd w:val="clear" w:color="auto" w:fill="auto"/>
            <w:vAlign w:val="center"/>
            <w:hideMark/>
          </w:tcPr>
          <w:p w14:paraId="1906BDF9" w14:textId="77777777" w:rsidR="0027685B" w:rsidRPr="00805397" w:rsidRDefault="0027685B" w:rsidP="00951B7F">
            <w:pPr>
              <w:jc w:val="right"/>
              <w:rPr>
                <w:rFonts w:ascii="Tahoma" w:hAnsi="Tahoma"/>
                <w:color w:val="000000"/>
                <w:sz w:val="16"/>
                <w:rPrChange w:id="1160" w:author="秦蓓嘉" w:date="2026-04-12T19:27:00Z">
                  <w:rPr>
                    <w:sz w:val="16"/>
                  </w:rPr>
                </w:rPrChange>
              </w:rPr>
              <w:pPrChange w:id="1161" w:author="秦蓓嘉" w:date="2026-04-12T19:27:00Z">
                <w:pPr>
                  <w:pStyle w:val="TableParagraph"/>
                  <w:spacing w:before="73"/>
                  <w:ind w:right="118"/>
                  <w:jc w:val="right"/>
                </w:pPr>
              </w:pPrChange>
            </w:pPr>
            <w:r w:rsidRPr="00805397">
              <w:rPr>
                <w:rFonts w:ascii="Tahoma" w:hAnsi="Tahoma"/>
                <w:color w:val="000000"/>
                <w:sz w:val="16"/>
                <w:rPrChange w:id="1162" w:author="秦蓓嘉" w:date="2026-04-12T19:27:00Z">
                  <w:rPr>
                    <w:spacing w:val="-2"/>
                    <w:sz w:val="16"/>
                  </w:rPr>
                </w:rPrChange>
              </w:rPr>
              <w:t>Reproductions</w:t>
            </w:r>
          </w:p>
        </w:tc>
        <w:tc>
          <w:tcPr>
            <w:tcW w:w="1074" w:type="dxa"/>
            <w:tcBorders>
              <w:top w:val="single" w:sz="12" w:space="0" w:color="000000"/>
              <w:left w:val="nil"/>
              <w:bottom w:val="single" w:sz="8" w:space="0" w:color="000000"/>
              <w:right w:val="nil"/>
            </w:tcBorders>
            <w:shd w:val="clear" w:color="auto" w:fill="auto"/>
            <w:vAlign w:val="center"/>
            <w:hideMark/>
          </w:tcPr>
          <w:p w14:paraId="32B2C117" w14:textId="77777777" w:rsidR="0027685B" w:rsidRPr="00805397" w:rsidRDefault="0027685B" w:rsidP="00951B7F">
            <w:pPr>
              <w:jc w:val="right"/>
              <w:rPr>
                <w:rFonts w:ascii="Tahoma" w:hAnsi="Tahoma"/>
                <w:color w:val="000000"/>
                <w:sz w:val="16"/>
                <w:rPrChange w:id="1163" w:author="秦蓓嘉" w:date="2026-04-12T19:27:00Z">
                  <w:rPr>
                    <w:sz w:val="16"/>
                  </w:rPr>
                </w:rPrChange>
              </w:rPr>
              <w:pPrChange w:id="1164" w:author="秦蓓嘉" w:date="2026-04-12T19:27:00Z">
                <w:pPr>
                  <w:pStyle w:val="TableParagraph"/>
                  <w:spacing w:before="73"/>
                  <w:ind w:right="118"/>
                  <w:jc w:val="right"/>
                </w:pPr>
              </w:pPrChange>
            </w:pPr>
            <w:r w:rsidRPr="00805397">
              <w:rPr>
                <w:rFonts w:ascii="Tahoma" w:hAnsi="Tahoma"/>
                <w:color w:val="000000"/>
                <w:sz w:val="16"/>
                <w:rPrChange w:id="1165" w:author="秦蓓嘉" w:date="2026-04-12T19:27:00Z">
                  <w:rPr>
                    <w:spacing w:val="-2"/>
                    <w:sz w:val="16"/>
                  </w:rPr>
                </w:rPrChange>
              </w:rPr>
              <w:t>Total</w:t>
            </w:r>
          </w:p>
        </w:tc>
      </w:tr>
      <w:tr w:rsidR="0021357F" w:rsidRPr="00805397" w14:paraId="0C886922" w14:textId="77777777" w:rsidTr="0027685B">
        <w:trPr>
          <w:trHeight w:val="390"/>
        </w:trPr>
        <w:tc>
          <w:tcPr>
            <w:tcW w:w="1843" w:type="dxa"/>
            <w:tcBorders>
              <w:top w:val="nil"/>
              <w:left w:val="nil"/>
              <w:bottom w:val="nil"/>
              <w:right w:val="nil"/>
            </w:tcBorders>
            <w:shd w:val="clear" w:color="auto" w:fill="auto"/>
            <w:vAlign w:val="center"/>
            <w:hideMark/>
          </w:tcPr>
          <w:p w14:paraId="1F190C1E" w14:textId="77777777" w:rsidR="0027685B" w:rsidRPr="00805397" w:rsidRDefault="0027685B" w:rsidP="00951B7F">
            <w:pPr>
              <w:rPr>
                <w:rFonts w:ascii="Tahoma" w:hAnsi="Tahoma"/>
                <w:color w:val="000000"/>
                <w:sz w:val="16"/>
                <w:rPrChange w:id="1166" w:author="秦蓓嘉" w:date="2026-04-12T19:27:00Z">
                  <w:rPr>
                    <w:sz w:val="16"/>
                  </w:rPr>
                </w:rPrChange>
              </w:rPr>
              <w:pPrChange w:id="1167" w:author="秦蓓嘉" w:date="2026-04-12T19:27:00Z">
                <w:pPr>
                  <w:pStyle w:val="TableParagraph"/>
                  <w:spacing w:before="73"/>
                  <w:ind w:left="119"/>
                  <w:jc w:val="left"/>
                </w:pPr>
              </w:pPrChange>
            </w:pPr>
            <w:r w:rsidRPr="00805397">
              <w:rPr>
                <w:rFonts w:ascii="Tahoma" w:hAnsi="Tahoma"/>
                <w:color w:val="000000"/>
                <w:sz w:val="16"/>
                <w:rPrChange w:id="1168" w:author="秦蓓嘉" w:date="2026-04-12T19:27:00Z">
                  <w:rPr>
                    <w:spacing w:val="-2"/>
                    <w:sz w:val="16"/>
                  </w:rPr>
                </w:rPrChange>
              </w:rPr>
              <w:t>Asian male &amp; female</w:t>
            </w:r>
          </w:p>
        </w:tc>
        <w:tc>
          <w:tcPr>
            <w:tcW w:w="918" w:type="dxa"/>
            <w:tcBorders>
              <w:top w:val="nil"/>
              <w:left w:val="nil"/>
              <w:bottom w:val="nil"/>
              <w:right w:val="nil"/>
            </w:tcBorders>
            <w:shd w:val="clear" w:color="auto" w:fill="auto"/>
            <w:vAlign w:val="center"/>
            <w:hideMark/>
          </w:tcPr>
          <w:p w14:paraId="1EF29AD1" w14:textId="77777777" w:rsidR="0027685B" w:rsidRPr="00805397" w:rsidRDefault="0027685B" w:rsidP="00951B7F">
            <w:pPr>
              <w:jc w:val="center"/>
              <w:rPr>
                <w:rFonts w:ascii="Tahoma" w:hAnsi="Tahoma"/>
                <w:color w:val="000000"/>
                <w:sz w:val="16"/>
                <w:rPrChange w:id="1169" w:author="秦蓓嘉" w:date="2026-04-12T19:27:00Z">
                  <w:rPr>
                    <w:sz w:val="16"/>
                  </w:rPr>
                </w:rPrChange>
              </w:rPr>
              <w:pPrChange w:id="1170" w:author="秦蓓嘉" w:date="2026-04-12T19:27:00Z">
                <w:pPr>
                  <w:pStyle w:val="TableParagraph"/>
                  <w:spacing w:before="73"/>
                  <w:ind w:right="117"/>
                  <w:jc w:val="right"/>
                </w:pPr>
              </w:pPrChange>
            </w:pPr>
            <w:r w:rsidRPr="00805397">
              <w:rPr>
                <w:rFonts w:ascii="Tahoma" w:hAnsi="Tahoma"/>
                <w:color w:val="000000"/>
                <w:sz w:val="16"/>
                <w:rPrChange w:id="1171" w:author="秦蓓嘉" w:date="2026-04-12T19:27:00Z">
                  <w:rPr>
                    <w:spacing w:val="-10"/>
                    <w:w w:val="105"/>
                    <w:sz w:val="16"/>
                  </w:rPr>
                </w:rPrChange>
              </w:rPr>
              <w:t>6</w:t>
            </w:r>
          </w:p>
        </w:tc>
        <w:tc>
          <w:tcPr>
            <w:tcW w:w="935" w:type="dxa"/>
            <w:tcBorders>
              <w:top w:val="nil"/>
              <w:left w:val="nil"/>
              <w:bottom w:val="nil"/>
              <w:right w:val="nil"/>
            </w:tcBorders>
            <w:shd w:val="clear" w:color="auto" w:fill="auto"/>
            <w:vAlign w:val="center"/>
            <w:hideMark/>
          </w:tcPr>
          <w:p w14:paraId="5C29F514" w14:textId="77777777" w:rsidR="0027685B" w:rsidRPr="00805397" w:rsidRDefault="0027685B" w:rsidP="00951B7F">
            <w:pPr>
              <w:jc w:val="center"/>
              <w:rPr>
                <w:rFonts w:ascii="Tahoma" w:hAnsi="Tahoma"/>
                <w:color w:val="000000"/>
                <w:sz w:val="16"/>
                <w:rPrChange w:id="1172" w:author="秦蓓嘉" w:date="2026-04-12T19:27:00Z">
                  <w:rPr>
                    <w:sz w:val="16"/>
                  </w:rPr>
                </w:rPrChange>
              </w:rPr>
              <w:pPrChange w:id="1173" w:author="秦蓓嘉" w:date="2026-04-12T19:27:00Z">
                <w:pPr>
                  <w:pStyle w:val="TableParagraph"/>
                  <w:spacing w:before="73"/>
                  <w:ind w:right="117"/>
                  <w:jc w:val="right"/>
                </w:pPr>
              </w:pPrChange>
            </w:pPr>
            <w:r w:rsidRPr="00805397">
              <w:rPr>
                <w:rFonts w:ascii="Tahoma" w:hAnsi="Tahoma"/>
                <w:color w:val="000000"/>
                <w:sz w:val="16"/>
                <w:rPrChange w:id="1174"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50ABE019" w14:textId="77777777" w:rsidR="0027685B" w:rsidRPr="00805397" w:rsidRDefault="0027685B" w:rsidP="00951B7F">
            <w:pPr>
              <w:jc w:val="center"/>
              <w:rPr>
                <w:rFonts w:ascii="Tahoma" w:hAnsi="Tahoma"/>
                <w:color w:val="000000"/>
                <w:sz w:val="16"/>
                <w:rPrChange w:id="1175" w:author="秦蓓嘉" w:date="2026-04-12T19:27:00Z">
                  <w:rPr>
                    <w:sz w:val="16"/>
                  </w:rPr>
                </w:rPrChange>
              </w:rPr>
              <w:pPrChange w:id="1176" w:author="秦蓓嘉" w:date="2026-04-12T19:27:00Z">
                <w:pPr>
                  <w:pStyle w:val="TableParagraph"/>
                  <w:spacing w:before="73"/>
                  <w:ind w:right="118"/>
                  <w:jc w:val="right"/>
                </w:pPr>
              </w:pPrChange>
            </w:pPr>
            <w:r w:rsidRPr="00805397">
              <w:rPr>
                <w:rFonts w:ascii="Tahoma" w:hAnsi="Tahoma"/>
                <w:color w:val="000000"/>
                <w:sz w:val="16"/>
                <w:rPrChange w:id="1177" w:author="秦蓓嘉" w:date="2026-04-12T19:27:00Z">
                  <w:rPr>
                    <w:spacing w:val="-5"/>
                    <w:w w:val="105"/>
                    <w:sz w:val="16"/>
                  </w:rPr>
                </w:rPrChange>
              </w:rPr>
              <w:t>15</w:t>
            </w:r>
            <w:ins w:id="1178" w:author="秦蓓嘉" w:date="2026-04-12T19:27:00Z">
              <w:r w:rsidRPr="00805397">
                <w:rPr>
                  <w:rFonts w:ascii="Tahoma" w:eastAsia="等线" w:hAnsi="Tahoma" w:cs="Tahoma"/>
                  <w:color w:val="000000"/>
                  <w:sz w:val="16"/>
                  <w:szCs w:val="16"/>
                  <w:lang w:eastAsia="zh-CN"/>
                </w:rPr>
                <w:t>/5</w:t>
              </w:r>
            </w:ins>
          </w:p>
        </w:tc>
        <w:tc>
          <w:tcPr>
            <w:tcW w:w="1012" w:type="dxa"/>
            <w:tcBorders>
              <w:top w:val="nil"/>
              <w:left w:val="nil"/>
              <w:bottom w:val="nil"/>
              <w:right w:val="nil"/>
            </w:tcBorders>
            <w:shd w:val="clear" w:color="auto" w:fill="auto"/>
            <w:vAlign w:val="center"/>
            <w:hideMark/>
          </w:tcPr>
          <w:p w14:paraId="6CC10522" w14:textId="77777777" w:rsidR="0027685B" w:rsidRPr="00805397" w:rsidRDefault="0027685B" w:rsidP="00951B7F">
            <w:pPr>
              <w:jc w:val="center"/>
              <w:rPr>
                <w:rFonts w:ascii="Tahoma" w:hAnsi="Tahoma"/>
                <w:color w:val="000000"/>
                <w:sz w:val="16"/>
                <w:rPrChange w:id="1179" w:author="秦蓓嘉" w:date="2026-04-12T19:27:00Z">
                  <w:rPr>
                    <w:sz w:val="16"/>
                  </w:rPr>
                </w:rPrChange>
              </w:rPr>
              <w:pPrChange w:id="1180" w:author="秦蓓嘉" w:date="2026-04-12T19:27:00Z">
                <w:pPr>
                  <w:pStyle w:val="TableParagraph"/>
                  <w:spacing w:before="73"/>
                  <w:ind w:right="119"/>
                  <w:jc w:val="right"/>
                </w:pPr>
              </w:pPrChange>
            </w:pPr>
            <w:r w:rsidRPr="00805397">
              <w:rPr>
                <w:rFonts w:ascii="Tahoma" w:hAnsi="Tahoma"/>
                <w:color w:val="000000"/>
                <w:sz w:val="16"/>
                <w:rPrChange w:id="1181" w:author="秦蓓嘉" w:date="2026-04-12T19:27:00Z">
                  <w:rPr>
                    <w:spacing w:val="-10"/>
                    <w:w w:val="105"/>
                    <w:sz w:val="16"/>
                  </w:rPr>
                </w:rPrChange>
              </w:rPr>
              <w:t>9</w:t>
            </w:r>
            <w:ins w:id="1182" w:author="秦蓓嘉" w:date="2026-04-12T19:27:00Z">
              <w:r w:rsidRPr="00805397">
                <w:rPr>
                  <w:rFonts w:ascii="Tahoma" w:eastAsia="等线" w:hAnsi="Tahoma" w:cs="Tahoma"/>
                  <w:color w:val="000000"/>
                  <w:sz w:val="16"/>
                  <w:szCs w:val="16"/>
                  <w:lang w:eastAsia="zh-CN"/>
                </w:rPr>
                <w:t>/10</w:t>
              </w:r>
            </w:ins>
          </w:p>
        </w:tc>
        <w:tc>
          <w:tcPr>
            <w:tcW w:w="1222" w:type="dxa"/>
            <w:tcBorders>
              <w:top w:val="nil"/>
              <w:left w:val="nil"/>
              <w:bottom w:val="nil"/>
              <w:right w:val="nil"/>
            </w:tcBorders>
            <w:shd w:val="clear" w:color="auto" w:fill="auto"/>
            <w:vAlign w:val="center"/>
            <w:hideMark/>
          </w:tcPr>
          <w:p w14:paraId="43EED254" w14:textId="77777777" w:rsidR="0027685B" w:rsidRPr="00805397" w:rsidRDefault="0027685B" w:rsidP="00951B7F">
            <w:pPr>
              <w:jc w:val="center"/>
              <w:rPr>
                <w:rFonts w:ascii="Tahoma" w:hAnsi="Tahoma"/>
                <w:color w:val="000000"/>
                <w:sz w:val="16"/>
                <w:rPrChange w:id="1183" w:author="秦蓓嘉" w:date="2026-04-12T19:27:00Z">
                  <w:rPr>
                    <w:sz w:val="16"/>
                  </w:rPr>
                </w:rPrChange>
              </w:rPr>
              <w:pPrChange w:id="1184" w:author="秦蓓嘉" w:date="2026-04-12T19:27:00Z">
                <w:pPr>
                  <w:pStyle w:val="TableParagraph"/>
                  <w:spacing w:before="73"/>
                  <w:ind w:right="118"/>
                  <w:jc w:val="right"/>
                </w:pPr>
              </w:pPrChange>
            </w:pPr>
            <w:r w:rsidRPr="00805397">
              <w:rPr>
                <w:rFonts w:ascii="Tahoma" w:hAnsi="Tahoma"/>
                <w:color w:val="000000"/>
                <w:sz w:val="16"/>
                <w:rPrChange w:id="1185"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3C07A66D" w14:textId="494489DE" w:rsidR="0027685B" w:rsidRPr="00805397" w:rsidRDefault="00617501" w:rsidP="00951B7F">
            <w:pPr>
              <w:jc w:val="center"/>
              <w:rPr>
                <w:rFonts w:ascii="Tahoma" w:hAnsi="Tahoma"/>
                <w:sz w:val="16"/>
                <w:rPrChange w:id="1186" w:author="秦蓓嘉" w:date="2026-04-12T19:27:00Z">
                  <w:rPr>
                    <w:sz w:val="16"/>
                  </w:rPr>
                </w:rPrChange>
              </w:rPr>
              <w:pPrChange w:id="1187" w:author="秦蓓嘉" w:date="2026-04-12T19:27:00Z">
                <w:pPr>
                  <w:pStyle w:val="TableParagraph"/>
                  <w:spacing w:before="73"/>
                  <w:ind w:right="118"/>
                  <w:jc w:val="right"/>
                </w:pPr>
              </w:pPrChange>
            </w:pPr>
            <w:del w:id="1188" w:author="秦蓓嘉" w:date="2026-04-12T19:27:00Z">
              <w:r w:rsidRPr="00794629">
                <w:rPr>
                  <w:spacing w:val="-2"/>
                  <w:w w:val="105"/>
                  <w:sz w:val="16"/>
                </w:rPr>
                <w:delText>1048950</w:delText>
              </w:r>
            </w:del>
            <w:ins w:id="1189" w:author="秦蓓嘉" w:date="2026-04-12T19:27:00Z">
              <w:r w:rsidR="0027685B" w:rsidRPr="00805397">
                <w:rPr>
                  <w:rFonts w:ascii="Tahoma" w:eastAsia="等线" w:hAnsi="Tahoma" w:cs="Tahoma"/>
                  <w:sz w:val="16"/>
                  <w:szCs w:val="16"/>
                  <w:lang w:eastAsia="zh-CN"/>
                </w:rPr>
                <w:t>1,437,450</w:t>
              </w:r>
            </w:ins>
          </w:p>
        </w:tc>
      </w:tr>
      <w:tr w:rsidR="00954025" w:rsidRPr="00794629" w14:paraId="4A33DD59" w14:textId="77777777">
        <w:tblPrEx>
          <w:tblLayout w:type="fixed"/>
          <w:tblCellMar>
            <w:left w:w="0" w:type="dxa"/>
            <w:right w:w="0" w:type="dxa"/>
          </w:tblCellMar>
        </w:tblPrEx>
        <w:trPr>
          <w:trHeight w:val="259"/>
          <w:del w:id="1190" w:author="秦蓓嘉" w:date="2026-04-12T19:27:00Z"/>
        </w:trPr>
        <w:tc>
          <w:tcPr>
            <w:tcW w:w="1615" w:type="dxa"/>
          </w:tcPr>
          <w:p w14:paraId="6569DBFE" w14:textId="77777777" w:rsidR="00954025" w:rsidRPr="00794629" w:rsidRDefault="00AE23A7">
            <w:pPr>
              <w:pStyle w:val="TableParagraph"/>
              <w:ind w:left="119"/>
              <w:jc w:val="left"/>
              <w:rPr>
                <w:del w:id="1191" w:author="秦蓓嘉" w:date="2026-04-12T19:27:00Z"/>
                <w:sz w:val="16"/>
              </w:rPr>
            </w:pPr>
            <w:del w:id="1192" w:author="秦蓓嘉" w:date="2026-04-12T19:27:00Z">
              <w:r w:rsidRPr="00794629">
                <w:rPr>
                  <w:spacing w:val="-2"/>
                  <w:sz w:val="16"/>
                </w:rPr>
                <w:delText>Asian</w:delText>
              </w:r>
              <w:r w:rsidR="00501CCF" w:rsidRPr="00794629">
                <w:rPr>
                  <w:spacing w:val="-2"/>
                  <w:sz w:val="16"/>
                </w:rPr>
                <w:delText xml:space="preserve"> </w:delText>
              </w:r>
              <w:r w:rsidR="00A2751A" w:rsidRPr="00794629">
                <w:rPr>
                  <w:spacing w:val="-2"/>
                  <w:sz w:val="16"/>
                </w:rPr>
                <w:delText>male &amp; female</w:delText>
              </w:r>
            </w:del>
          </w:p>
        </w:tc>
        <w:tc>
          <w:tcPr>
            <w:tcW w:w="755" w:type="dxa"/>
          </w:tcPr>
          <w:p w14:paraId="29299104" w14:textId="77777777" w:rsidR="00954025" w:rsidRPr="00794629" w:rsidRDefault="00617501">
            <w:pPr>
              <w:pStyle w:val="TableParagraph"/>
              <w:ind w:right="117"/>
              <w:jc w:val="right"/>
              <w:rPr>
                <w:del w:id="1193" w:author="秦蓓嘉" w:date="2026-04-12T19:27:00Z"/>
                <w:sz w:val="16"/>
              </w:rPr>
            </w:pPr>
            <w:del w:id="1194" w:author="秦蓓嘉" w:date="2026-04-12T19:27:00Z">
              <w:r w:rsidRPr="00794629">
                <w:rPr>
                  <w:spacing w:val="-10"/>
                  <w:w w:val="105"/>
                  <w:sz w:val="16"/>
                </w:rPr>
                <w:delText>6</w:delText>
              </w:r>
            </w:del>
          </w:p>
        </w:tc>
        <w:tc>
          <w:tcPr>
            <w:tcW w:w="1318" w:type="dxa"/>
          </w:tcPr>
          <w:p w14:paraId="3AAD15F4" w14:textId="77777777" w:rsidR="00954025" w:rsidRPr="00794629" w:rsidRDefault="00617501">
            <w:pPr>
              <w:pStyle w:val="TableParagraph"/>
              <w:ind w:right="117"/>
              <w:jc w:val="right"/>
              <w:rPr>
                <w:del w:id="1195" w:author="秦蓓嘉" w:date="2026-04-12T19:27:00Z"/>
                <w:sz w:val="16"/>
              </w:rPr>
            </w:pPr>
            <w:del w:id="1196" w:author="秦蓓嘉" w:date="2026-04-12T19:27:00Z">
              <w:r w:rsidRPr="00794629">
                <w:rPr>
                  <w:spacing w:val="-5"/>
                  <w:w w:val="105"/>
                  <w:sz w:val="16"/>
                </w:rPr>
                <w:delText>35</w:delText>
              </w:r>
            </w:del>
          </w:p>
        </w:tc>
        <w:tc>
          <w:tcPr>
            <w:tcW w:w="957" w:type="dxa"/>
          </w:tcPr>
          <w:p w14:paraId="1D3000C4" w14:textId="77777777" w:rsidR="00954025" w:rsidRPr="00794629" w:rsidRDefault="00617501">
            <w:pPr>
              <w:pStyle w:val="TableParagraph"/>
              <w:ind w:right="118"/>
              <w:jc w:val="right"/>
              <w:rPr>
                <w:del w:id="1197" w:author="秦蓓嘉" w:date="2026-04-12T19:27:00Z"/>
                <w:sz w:val="16"/>
              </w:rPr>
            </w:pPr>
            <w:del w:id="1198" w:author="秦蓓嘉" w:date="2026-04-12T19:27:00Z">
              <w:r w:rsidRPr="00794629">
                <w:rPr>
                  <w:spacing w:val="-10"/>
                  <w:w w:val="105"/>
                  <w:sz w:val="16"/>
                </w:rPr>
                <w:delText>5</w:delText>
              </w:r>
            </w:del>
          </w:p>
        </w:tc>
        <w:tc>
          <w:tcPr>
            <w:tcW w:w="936" w:type="dxa"/>
          </w:tcPr>
          <w:p w14:paraId="559A31D9" w14:textId="77777777" w:rsidR="00954025" w:rsidRPr="00794629" w:rsidRDefault="00617501">
            <w:pPr>
              <w:pStyle w:val="TableParagraph"/>
              <w:ind w:right="120"/>
              <w:jc w:val="right"/>
              <w:rPr>
                <w:del w:id="1199" w:author="秦蓓嘉" w:date="2026-04-12T19:27:00Z"/>
                <w:sz w:val="16"/>
              </w:rPr>
            </w:pPr>
            <w:del w:id="1200" w:author="秦蓓嘉" w:date="2026-04-12T19:27:00Z">
              <w:r w:rsidRPr="00794629">
                <w:rPr>
                  <w:spacing w:val="-5"/>
                  <w:w w:val="105"/>
                  <w:sz w:val="16"/>
                </w:rPr>
                <w:delText>10</w:delText>
              </w:r>
            </w:del>
          </w:p>
        </w:tc>
        <w:tc>
          <w:tcPr>
            <w:tcW w:w="1253" w:type="dxa"/>
          </w:tcPr>
          <w:p w14:paraId="17773916" w14:textId="77777777" w:rsidR="00954025" w:rsidRPr="00794629" w:rsidRDefault="00617501">
            <w:pPr>
              <w:pStyle w:val="TableParagraph"/>
              <w:ind w:right="118"/>
              <w:jc w:val="right"/>
              <w:rPr>
                <w:del w:id="1201" w:author="秦蓓嘉" w:date="2026-04-12T19:27:00Z"/>
                <w:sz w:val="16"/>
              </w:rPr>
            </w:pPr>
            <w:del w:id="1202" w:author="秦蓓嘉" w:date="2026-04-12T19:27:00Z">
              <w:r w:rsidRPr="00794629">
                <w:rPr>
                  <w:spacing w:val="-5"/>
                  <w:w w:val="105"/>
                  <w:sz w:val="16"/>
                </w:rPr>
                <w:delText>37</w:delText>
              </w:r>
            </w:del>
          </w:p>
        </w:tc>
        <w:tc>
          <w:tcPr>
            <w:tcW w:w="886" w:type="dxa"/>
          </w:tcPr>
          <w:p w14:paraId="53D5C002" w14:textId="77777777" w:rsidR="00954025" w:rsidRPr="00794629" w:rsidRDefault="00617501">
            <w:pPr>
              <w:pStyle w:val="TableParagraph"/>
              <w:ind w:right="118"/>
              <w:jc w:val="right"/>
              <w:rPr>
                <w:del w:id="1203" w:author="秦蓓嘉" w:date="2026-04-12T19:27:00Z"/>
                <w:sz w:val="16"/>
              </w:rPr>
            </w:pPr>
            <w:del w:id="1204" w:author="秦蓓嘉" w:date="2026-04-12T19:27:00Z">
              <w:r w:rsidRPr="00794629">
                <w:rPr>
                  <w:spacing w:val="-2"/>
                  <w:w w:val="105"/>
                  <w:sz w:val="16"/>
                </w:rPr>
                <w:delText>388500</w:delText>
              </w:r>
            </w:del>
          </w:p>
        </w:tc>
      </w:tr>
      <w:tr w:rsidR="0021357F" w:rsidRPr="00805397" w14:paraId="61F1BC04" w14:textId="77777777" w:rsidTr="0027685B">
        <w:trPr>
          <w:trHeight w:val="390"/>
        </w:trPr>
        <w:tc>
          <w:tcPr>
            <w:tcW w:w="1843" w:type="dxa"/>
            <w:tcBorders>
              <w:top w:val="nil"/>
              <w:left w:val="nil"/>
              <w:bottom w:val="nil"/>
              <w:right w:val="nil"/>
            </w:tcBorders>
            <w:shd w:val="clear" w:color="auto" w:fill="auto"/>
            <w:vAlign w:val="center"/>
            <w:hideMark/>
          </w:tcPr>
          <w:p w14:paraId="68360668" w14:textId="77777777" w:rsidR="0027685B" w:rsidRPr="00805397" w:rsidRDefault="0027685B" w:rsidP="00951B7F">
            <w:pPr>
              <w:rPr>
                <w:rFonts w:ascii="Tahoma" w:hAnsi="Tahoma"/>
                <w:color w:val="000000"/>
                <w:sz w:val="16"/>
                <w:rPrChange w:id="1205" w:author="秦蓓嘉" w:date="2026-04-12T19:27:00Z">
                  <w:rPr>
                    <w:sz w:val="16"/>
                  </w:rPr>
                </w:rPrChange>
              </w:rPr>
              <w:pPrChange w:id="1206" w:author="秦蓓嘉" w:date="2026-04-12T19:27:00Z">
                <w:pPr>
                  <w:pStyle w:val="TableParagraph"/>
                  <w:ind w:left="119"/>
                  <w:jc w:val="left"/>
                </w:pPr>
              </w:pPrChange>
            </w:pPr>
            <w:r w:rsidRPr="00805397">
              <w:rPr>
                <w:rFonts w:ascii="Tahoma" w:hAnsi="Tahoma"/>
                <w:color w:val="000000"/>
                <w:sz w:val="16"/>
                <w:rPrChange w:id="1207" w:author="秦蓓嘉" w:date="2026-04-12T19:27:00Z">
                  <w:rPr>
                    <w:spacing w:val="-2"/>
                    <w:sz w:val="16"/>
                  </w:rPr>
                </w:rPrChange>
              </w:rPr>
              <w:t>Caucasian</w:t>
            </w:r>
            <w:r w:rsidRPr="00805397">
              <w:rPr>
                <w:rFonts w:ascii="Tahoma" w:hAnsi="Tahoma"/>
                <w:color w:val="000000"/>
                <w:sz w:val="16"/>
                <w:rPrChange w:id="1208" w:author="秦蓓嘉" w:date="2026-04-12T19:27:00Z">
                  <w:rPr>
                    <w:sz w:val="16"/>
                  </w:rPr>
                </w:rPrChange>
              </w:rPr>
              <w:t xml:space="preserve"> </w:t>
            </w:r>
            <w:r w:rsidRPr="00805397">
              <w:rPr>
                <w:rFonts w:ascii="Tahoma" w:hAnsi="Tahoma"/>
                <w:color w:val="000000"/>
                <w:sz w:val="16"/>
                <w:rPrChange w:id="1209" w:author="秦蓓嘉" w:date="2026-04-12T19:27:00Z">
                  <w:rPr>
                    <w:spacing w:val="-2"/>
                    <w:sz w:val="16"/>
                  </w:rPr>
                </w:rPrChange>
              </w:rPr>
              <w:t>Female</w:t>
            </w:r>
          </w:p>
        </w:tc>
        <w:tc>
          <w:tcPr>
            <w:tcW w:w="918" w:type="dxa"/>
            <w:tcBorders>
              <w:top w:val="nil"/>
              <w:left w:val="nil"/>
              <w:bottom w:val="nil"/>
              <w:right w:val="nil"/>
            </w:tcBorders>
            <w:shd w:val="clear" w:color="auto" w:fill="auto"/>
            <w:vAlign w:val="center"/>
            <w:hideMark/>
          </w:tcPr>
          <w:p w14:paraId="7BA0A170" w14:textId="77777777" w:rsidR="0027685B" w:rsidRPr="00805397" w:rsidRDefault="0027685B" w:rsidP="00951B7F">
            <w:pPr>
              <w:jc w:val="center"/>
              <w:rPr>
                <w:rFonts w:ascii="Tahoma" w:hAnsi="Tahoma"/>
                <w:color w:val="000000"/>
                <w:sz w:val="16"/>
                <w:rPrChange w:id="1210" w:author="秦蓓嘉" w:date="2026-04-12T19:27:00Z">
                  <w:rPr>
                    <w:sz w:val="16"/>
                  </w:rPr>
                </w:rPrChange>
              </w:rPr>
              <w:pPrChange w:id="1211" w:author="秦蓓嘉" w:date="2026-04-12T19:27:00Z">
                <w:pPr>
                  <w:pStyle w:val="TableParagraph"/>
                  <w:ind w:right="117"/>
                  <w:jc w:val="right"/>
                </w:pPr>
              </w:pPrChange>
            </w:pPr>
            <w:r w:rsidRPr="00805397">
              <w:rPr>
                <w:rFonts w:ascii="Tahoma" w:hAnsi="Tahoma"/>
                <w:color w:val="000000"/>
                <w:sz w:val="16"/>
                <w:rPrChange w:id="1212" w:author="秦蓓嘉" w:date="2026-04-12T19:27:00Z">
                  <w:rPr>
                    <w:spacing w:val="-10"/>
                    <w:w w:val="105"/>
                    <w:sz w:val="16"/>
                  </w:rPr>
                </w:rPrChange>
              </w:rPr>
              <w:t>3</w:t>
            </w:r>
          </w:p>
        </w:tc>
        <w:tc>
          <w:tcPr>
            <w:tcW w:w="935" w:type="dxa"/>
            <w:tcBorders>
              <w:top w:val="nil"/>
              <w:left w:val="nil"/>
              <w:bottom w:val="nil"/>
              <w:right w:val="nil"/>
            </w:tcBorders>
            <w:shd w:val="clear" w:color="auto" w:fill="auto"/>
            <w:vAlign w:val="center"/>
            <w:hideMark/>
          </w:tcPr>
          <w:p w14:paraId="5C5E47D6" w14:textId="77777777" w:rsidR="0027685B" w:rsidRPr="00805397" w:rsidRDefault="0027685B" w:rsidP="00951B7F">
            <w:pPr>
              <w:jc w:val="center"/>
              <w:rPr>
                <w:rFonts w:ascii="Tahoma" w:hAnsi="Tahoma"/>
                <w:color w:val="000000"/>
                <w:sz w:val="16"/>
                <w:rPrChange w:id="1213" w:author="秦蓓嘉" w:date="2026-04-12T19:27:00Z">
                  <w:rPr>
                    <w:sz w:val="16"/>
                  </w:rPr>
                </w:rPrChange>
              </w:rPr>
              <w:pPrChange w:id="1214" w:author="秦蓓嘉" w:date="2026-04-12T19:27:00Z">
                <w:pPr>
                  <w:pStyle w:val="TableParagraph"/>
                  <w:ind w:right="117"/>
                  <w:jc w:val="right"/>
                </w:pPr>
              </w:pPrChange>
            </w:pPr>
            <w:r w:rsidRPr="00805397">
              <w:rPr>
                <w:rFonts w:ascii="Tahoma" w:hAnsi="Tahoma"/>
                <w:color w:val="000000"/>
                <w:sz w:val="16"/>
                <w:rPrChange w:id="1215"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40657589" w14:textId="77777777" w:rsidR="0027685B" w:rsidRPr="00805397" w:rsidRDefault="0027685B" w:rsidP="00951B7F">
            <w:pPr>
              <w:jc w:val="center"/>
              <w:rPr>
                <w:ins w:id="1216" w:author="秦蓓嘉" w:date="2026-04-12T19:27:00Z"/>
                <w:rFonts w:ascii="Tahoma" w:eastAsia="等线" w:hAnsi="Tahoma" w:cs="Tahoma"/>
                <w:color w:val="000000"/>
                <w:sz w:val="16"/>
                <w:szCs w:val="16"/>
                <w:lang w:eastAsia="zh-CN"/>
              </w:rPr>
            </w:pPr>
            <w:r w:rsidRPr="00805397">
              <w:rPr>
                <w:rFonts w:ascii="Tahoma" w:hAnsi="Tahoma"/>
                <w:color w:val="000000"/>
                <w:sz w:val="16"/>
                <w:rPrChange w:id="1217" w:author="秦蓓嘉" w:date="2026-04-12T19:27:00Z">
                  <w:rPr>
                    <w:spacing w:val="-5"/>
                    <w:w w:val="105"/>
                    <w:sz w:val="16"/>
                  </w:rPr>
                </w:rPrChange>
              </w:rPr>
              <w:t>15</w:t>
            </w:r>
            <w:ins w:id="1218" w:author="秦蓓嘉" w:date="2026-04-12T19:27:00Z">
              <w:r w:rsidRPr="00805397">
                <w:rPr>
                  <w:rFonts w:ascii="Tahoma" w:eastAsia="等线" w:hAnsi="Tahoma" w:cs="Tahoma"/>
                  <w:color w:val="000000"/>
                  <w:sz w:val="16"/>
                  <w:szCs w:val="16"/>
                  <w:lang w:eastAsia="zh-CN"/>
                </w:rPr>
                <w:t>/5</w:t>
              </w:r>
            </w:ins>
          </w:p>
          <w:p w14:paraId="27F6CA37" w14:textId="5A606DE9" w:rsidR="00964C14" w:rsidRPr="00805397" w:rsidRDefault="00964C14" w:rsidP="00951B7F">
            <w:pPr>
              <w:jc w:val="center"/>
              <w:rPr>
                <w:rFonts w:ascii="Tahoma" w:hAnsi="Tahoma"/>
                <w:color w:val="000000"/>
                <w:sz w:val="16"/>
                <w:rPrChange w:id="1219" w:author="秦蓓嘉" w:date="2026-04-12T19:27:00Z">
                  <w:rPr>
                    <w:sz w:val="16"/>
                  </w:rPr>
                </w:rPrChange>
              </w:rPr>
              <w:pPrChange w:id="1220" w:author="秦蓓嘉" w:date="2026-04-12T19:27:00Z">
                <w:pPr>
                  <w:pStyle w:val="TableParagraph"/>
                  <w:ind w:right="118"/>
                  <w:jc w:val="right"/>
                </w:pPr>
              </w:pPrChange>
            </w:pPr>
          </w:p>
        </w:tc>
        <w:tc>
          <w:tcPr>
            <w:tcW w:w="1012" w:type="dxa"/>
            <w:tcBorders>
              <w:top w:val="nil"/>
              <w:left w:val="nil"/>
              <w:bottom w:val="nil"/>
              <w:right w:val="nil"/>
            </w:tcBorders>
            <w:shd w:val="clear" w:color="auto" w:fill="auto"/>
            <w:vAlign w:val="center"/>
            <w:hideMark/>
          </w:tcPr>
          <w:p w14:paraId="41B861EB" w14:textId="77777777" w:rsidR="0027685B" w:rsidRPr="00805397" w:rsidRDefault="0027685B" w:rsidP="00951B7F">
            <w:pPr>
              <w:jc w:val="center"/>
              <w:rPr>
                <w:rFonts w:ascii="Tahoma" w:hAnsi="Tahoma"/>
                <w:color w:val="000000"/>
                <w:sz w:val="16"/>
                <w:rPrChange w:id="1221" w:author="秦蓓嘉" w:date="2026-04-12T19:27:00Z">
                  <w:rPr>
                    <w:sz w:val="16"/>
                  </w:rPr>
                </w:rPrChange>
              </w:rPr>
              <w:pPrChange w:id="1222" w:author="秦蓓嘉" w:date="2026-04-12T19:27:00Z">
                <w:pPr>
                  <w:pStyle w:val="TableParagraph"/>
                  <w:ind w:right="119"/>
                  <w:jc w:val="right"/>
                </w:pPr>
              </w:pPrChange>
            </w:pPr>
            <w:r w:rsidRPr="00805397">
              <w:rPr>
                <w:rFonts w:ascii="Tahoma" w:hAnsi="Tahoma"/>
                <w:color w:val="000000"/>
                <w:sz w:val="16"/>
                <w:rPrChange w:id="1223" w:author="秦蓓嘉" w:date="2026-04-12T19:27:00Z">
                  <w:rPr>
                    <w:spacing w:val="-10"/>
                    <w:w w:val="105"/>
                    <w:sz w:val="16"/>
                  </w:rPr>
                </w:rPrChange>
              </w:rPr>
              <w:t>7</w:t>
            </w:r>
            <w:ins w:id="1224" w:author="秦蓓嘉" w:date="2026-04-12T19:27:00Z">
              <w:r w:rsidRPr="00805397">
                <w:rPr>
                  <w:rFonts w:ascii="Tahoma" w:eastAsia="等线" w:hAnsi="Tahoma" w:cs="Tahoma"/>
                  <w:color w:val="000000"/>
                  <w:sz w:val="16"/>
                  <w:szCs w:val="16"/>
                  <w:lang w:eastAsia="zh-CN"/>
                </w:rPr>
                <w:t>/8</w:t>
              </w:r>
            </w:ins>
          </w:p>
        </w:tc>
        <w:tc>
          <w:tcPr>
            <w:tcW w:w="1222" w:type="dxa"/>
            <w:tcBorders>
              <w:top w:val="nil"/>
              <w:left w:val="nil"/>
              <w:bottom w:val="nil"/>
              <w:right w:val="nil"/>
            </w:tcBorders>
            <w:shd w:val="clear" w:color="auto" w:fill="auto"/>
            <w:vAlign w:val="center"/>
            <w:hideMark/>
          </w:tcPr>
          <w:p w14:paraId="59914837" w14:textId="77777777" w:rsidR="0027685B" w:rsidRPr="00805397" w:rsidRDefault="0027685B" w:rsidP="00951B7F">
            <w:pPr>
              <w:jc w:val="center"/>
              <w:rPr>
                <w:rFonts w:ascii="Tahoma" w:hAnsi="Tahoma"/>
                <w:color w:val="000000"/>
                <w:sz w:val="16"/>
                <w:rPrChange w:id="1225" w:author="秦蓓嘉" w:date="2026-04-12T19:27:00Z">
                  <w:rPr>
                    <w:sz w:val="16"/>
                  </w:rPr>
                </w:rPrChange>
              </w:rPr>
              <w:pPrChange w:id="1226" w:author="秦蓓嘉" w:date="2026-04-12T19:27:00Z">
                <w:pPr>
                  <w:pStyle w:val="TableParagraph"/>
                  <w:ind w:right="118"/>
                  <w:jc w:val="right"/>
                </w:pPr>
              </w:pPrChange>
            </w:pPr>
            <w:r w:rsidRPr="00805397">
              <w:rPr>
                <w:rFonts w:ascii="Tahoma" w:hAnsi="Tahoma"/>
                <w:color w:val="000000"/>
                <w:sz w:val="16"/>
                <w:rPrChange w:id="1227"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358C49A3" w14:textId="42BF8A41" w:rsidR="0027685B" w:rsidRPr="00805397" w:rsidRDefault="00617501" w:rsidP="00951B7F">
            <w:pPr>
              <w:jc w:val="center"/>
              <w:rPr>
                <w:rFonts w:ascii="Tahoma" w:hAnsi="Tahoma"/>
                <w:sz w:val="16"/>
                <w:rPrChange w:id="1228" w:author="秦蓓嘉" w:date="2026-04-12T19:27:00Z">
                  <w:rPr>
                    <w:sz w:val="16"/>
                  </w:rPr>
                </w:rPrChange>
              </w:rPr>
              <w:pPrChange w:id="1229" w:author="秦蓓嘉" w:date="2026-04-12T19:27:00Z">
                <w:pPr>
                  <w:pStyle w:val="TableParagraph"/>
                  <w:ind w:right="118"/>
                  <w:jc w:val="right"/>
                </w:pPr>
              </w:pPrChange>
            </w:pPr>
            <w:del w:id="1230" w:author="秦蓓嘉" w:date="2026-04-12T19:27:00Z">
              <w:r w:rsidRPr="00794629">
                <w:rPr>
                  <w:spacing w:val="-2"/>
                  <w:w w:val="105"/>
                  <w:sz w:val="16"/>
                </w:rPr>
                <w:delText>407925</w:delText>
              </w:r>
            </w:del>
            <w:ins w:id="1231" w:author="秦蓓嘉" w:date="2026-04-12T19:27:00Z">
              <w:r w:rsidR="0027685B" w:rsidRPr="00805397">
                <w:rPr>
                  <w:rFonts w:ascii="Tahoma" w:eastAsia="等线" w:hAnsi="Tahoma" w:cs="Tahoma"/>
                  <w:sz w:val="16"/>
                  <w:szCs w:val="16"/>
                  <w:lang w:eastAsia="zh-CN"/>
                </w:rPr>
                <w:t>563,325</w:t>
              </w:r>
            </w:ins>
          </w:p>
        </w:tc>
      </w:tr>
      <w:tr w:rsidR="00954025" w:rsidRPr="00794629" w14:paraId="7A4896C7" w14:textId="77777777">
        <w:tblPrEx>
          <w:tblLayout w:type="fixed"/>
          <w:tblCellMar>
            <w:left w:w="0" w:type="dxa"/>
            <w:right w:w="0" w:type="dxa"/>
          </w:tblCellMar>
        </w:tblPrEx>
        <w:trPr>
          <w:trHeight w:val="259"/>
          <w:del w:id="1232" w:author="秦蓓嘉" w:date="2026-04-12T19:27:00Z"/>
        </w:trPr>
        <w:tc>
          <w:tcPr>
            <w:tcW w:w="1615" w:type="dxa"/>
          </w:tcPr>
          <w:p w14:paraId="4927C12B" w14:textId="77777777" w:rsidR="00954025" w:rsidRPr="00794629" w:rsidRDefault="00617501">
            <w:pPr>
              <w:pStyle w:val="TableParagraph"/>
              <w:ind w:left="119"/>
              <w:jc w:val="left"/>
              <w:rPr>
                <w:del w:id="1233" w:author="秦蓓嘉" w:date="2026-04-12T19:27:00Z"/>
                <w:sz w:val="16"/>
              </w:rPr>
            </w:pPr>
            <w:del w:id="1234" w:author="秦蓓嘉" w:date="2026-04-12T19:27:00Z">
              <w:r w:rsidRPr="00794629">
                <w:rPr>
                  <w:spacing w:val="-2"/>
                  <w:sz w:val="16"/>
                </w:rPr>
                <w:delText>Caucasian</w:delText>
              </w:r>
              <w:r w:rsidRPr="00794629">
                <w:rPr>
                  <w:sz w:val="16"/>
                </w:rPr>
                <w:delText xml:space="preserve"> </w:delText>
              </w:r>
              <w:r w:rsidRPr="00794629">
                <w:rPr>
                  <w:spacing w:val="-2"/>
                  <w:sz w:val="16"/>
                </w:rPr>
                <w:delText>Female</w:delText>
              </w:r>
            </w:del>
          </w:p>
        </w:tc>
        <w:tc>
          <w:tcPr>
            <w:tcW w:w="755" w:type="dxa"/>
          </w:tcPr>
          <w:p w14:paraId="152A7B7F" w14:textId="77777777" w:rsidR="00954025" w:rsidRPr="00794629" w:rsidRDefault="00617501">
            <w:pPr>
              <w:pStyle w:val="TableParagraph"/>
              <w:ind w:right="117"/>
              <w:jc w:val="right"/>
              <w:rPr>
                <w:del w:id="1235" w:author="秦蓓嘉" w:date="2026-04-12T19:27:00Z"/>
                <w:sz w:val="16"/>
              </w:rPr>
            </w:pPr>
            <w:del w:id="1236" w:author="秦蓓嘉" w:date="2026-04-12T19:27:00Z">
              <w:r w:rsidRPr="00794629">
                <w:rPr>
                  <w:spacing w:val="-10"/>
                  <w:w w:val="105"/>
                  <w:sz w:val="16"/>
                </w:rPr>
                <w:delText>3</w:delText>
              </w:r>
            </w:del>
          </w:p>
        </w:tc>
        <w:tc>
          <w:tcPr>
            <w:tcW w:w="1318" w:type="dxa"/>
          </w:tcPr>
          <w:p w14:paraId="19D067B1" w14:textId="77777777" w:rsidR="00954025" w:rsidRPr="00794629" w:rsidRDefault="00617501">
            <w:pPr>
              <w:pStyle w:val="TableParagraph"/>
              <w:ind w:right="117"/>
              <w:jc w:val="right"/>
              <w:rPr>
                <w:del w:id="1237" w:author="秦蓓嘉" w:date="2026-04-12T19:27:00Z"/>
                <w:sz w:val="16"/>
              </w:rPr>
            </w:pPr>
            <w:del w:id="1238" w:author="秦蓓嘉" w:date="2026-04-12T19:27:00Z">
              <w:r w:rsidRPr="00794629">
                <w:rPr>
                  <w:spacing w:val="-5"/>
                  <w:w w:val="105"/>
                  <w:sz w:val="16"/>
                </w:rPr>
                <w:delText>35</w:delText>
              </w:r>
            </w:del>
          </w:p>
        </w:tc>
        <w:tc>
          <w:tcPr>
            <w:tcW w:w="957" w:type="dxa"/>
          </w:tcPr>
          <w:p w14:paraId="6B26BFC0" w14:textId="77777777" w:rsidR="00954025" w:rsidRPr="00794629" w:rsidRDefault="00617501">
            <w:pPr>
              <w:pStyle w:val="TableParagraph"/>
              <w:ind w:right="118"/>
              <w:jc w:val="right"/>
              <w:rPr>
                <w:del w:id="1239" w:author="秦蓓嘉" w:date="2026-04-12T19:27:00Z"/>
                <w:sz w:val="16"/>
              </w:rPr>
            </w:pPr>
            <w:del w:id="1240" w:author="秦蓓嘉" w:date="2026-04-12T19:27:00Z">
              <w:r w:rsidRPr="00794629">
                <w:rPr>
                  <w:spacing w:val="-10"/>
                  <w:w w:val="105"/>
                  <w:sz w:val="16"/>
                </w:rPr>
                <w:delText>5</w:delText>
              </w:r>
            </w:del>
          </w:p>
        </w:tc>
        <w:tc>
          <w:tcPr>
            <w:tcW w:w="936" w:type="dxa"/>
          </w:tcPr>
          <w:p w14:paraId="48970968" w14:textId="77777777" w:rsidR="00954025" w:rsidRPr="00794629" w:rsidRDefault="00617501">
            <w:pPr>
              <w:pStyle w:val="TableParagraph"/>
              <w:ind w:right="119"/>
              <w:jc w:val="right"/>
              <w:rPr>
                <w:del w:id="1241" w:author="秦蓓嘉" w:date="2026-04-12T19:27:00Z"/>
                <w:sz w:val="16"/>
              </w:rPr>
            </w:pPr>
            <w:del w:id="1242" w:author="秦蓓嘉" w:date="2026-04-12T19:27:00Z">
              <w:r w:rsidRPr="00794629">
                <w:rPr>
                  <w:spacing w:val="-10"/>
                  <w:w w:val="105"/>
                  <w:sz w:val="16"/>
                </w:rPr>
                <w:delText>8</w:delText>
              </w:r>
            </w:del>
          </w:p>
        </w:tc>
        <w:tc>
          <w:tcPr>
            <w:tcW w:w="1253" w:type="dxa"/>
          </w:tcPr>
          <w:p w14:paraId="6550C0E8" w14:textId="77777777" w:rsidR="00954025" w:rsidRPr="00794629" w:rsidRDefault="00617501">
            <w:pPr>
              <w:pStyle w:val="TableParagraph"/>
              <w:ind w:right="118"/>
              <w:jc w:val="right"/>
              <w:rPr>
                <w:del w:id="1243" w:author="秦蓓嘉" w:date="2026-04-12T19:27:00Z"/>
                <w:sz w:val="16"/>
              </w:rPr>
            </w:pPr>
            <w:del w:id="1244" w:author="秦蓓嘉" w:date="2026-04-12T19:27:00Z">
              <w:r w:rsidRPr="00794629">
                <w:rPr>
                  <w:spacing w:val="-5"/>
                  <w:w w:val="105"/>
                  <w:sz w:val="16"/>
                </w:rPr>
                <w:delText>37</w:delText>
              </w:r>
            </w:del>
          </w:p>
        </w:tc>
        <w:tc>
          <w:tcPr>
            <w:tcW w:w="886" w:type="dxa"/>
          </w:tcPr>
          <w:p w14:paraId="66057439" w14:textId="77777777" w:rsidR="00954025" w:rsidRPr="00794629" w:rsidRDefault="00617501">
            <w:pPr>
              <w:pStyle w:val="TableParagraph"/>
              <w:ind w:right="118"/>
              <w:jc w:val="right"/>
              <w:rPr>
                <w:del w:id="1245" w:author="秦蓓嘉" w:date="2026-04-12T19:27:00Z"/>
                <w:sz w:val="16"/>
              </w:rPr>
            </w:pPr>
            <w:del w:id="1246" w:author="秦蓓嘉" w:date="2026-04-12T19:27:00Z">
              <w:r w:rsidRPr="00794629">
                <w:rPr>
                  <w:spacing w:val="-2"/>
                  <w:w w:val="105"/>
                  <w:sz w:val="16"/>
                </w:rPr>
                <w:delText>155400</w:delText>
              </w:r>
            </w:del>
          </w:p>
        </w:tc>
      </w:tr>
      <w:tr w:rsidR="0021357F" w:rsidRPr="00805397" w14:paraId="507DD0A5" w14:textId="77777777" w:rsidTr="0027685B">
        <w:trPr>
          <w:trHeight w:val="390"/>
        </w:trPr>
        <w:tc>
          <w:tcPr>
            <w:tcW w:w="1843" w:type="dxa"/>
            <w:tcBorders>
              <w:top w:val="nil"/>
              <w:left w:val="nil"/>
              <w:bottom w:val="nil"/>
              <w:right w:val="nil"/>
            </w:tcBorders>
            <w:shd w:val="clear" w:color="auto" w:fill="auto"/>
            <w:vAlign w:val="center"/>
            <w:hideMark/>
          </w:tcPr>
          <w:p w14:paraId="11C6E270" w14:textId="77777777" w:rsidR="0027685B" w:rsidRPr="00805397" w:rsidRDefault="0027685B" w:rsidP="00951B7F">
            <w:pPr>
              <w:rPr>
                <w:rFonts w:ascii="Tahoma" w:hAnsi="Tahoma"/>
                <w:color w:val="000000"/>
                <w:sz w:val="16"/>
                <w:rPrChange w:id="1247" w:author="秦蓓嘉" w:date="2026-04-12T19:27:00Z">
                  <w:rPr>
                    <w:sz w:val="16"/>
                  </w:rPr>
                </w:rPrChange>
              </w:rPr>
              <w:pPrChange w:id="1248" w:author="秦蓓嘉" w:date="2026-04-12T19:27:00Z">
                <w:pPr>
                  <w:pStyle w:val="TableParagraph"/>
                  <w:ind w:left="119"/>
                  <w:jc w:val="left"/>
                </w:pPr>
              </w:pPrChange>
            </w:pPr>
            <w:r w:rsidRPr="00805397">
              <w:rPr>
                <w:rFonts w:ascii="Tahoma" w:hAnsi="Tahoma"/>
                <w:color w:val="000000"/>
                <w:sz w:val="16"/>
                <w:rPrChange w:id="1249" w:author="秦蓓嘉" w:date="2026-04-12T19:27:00Z">
                  <w:rPr>
                    <w:spacing w:val="-2"/>
                    <w:sz w:val="16"/>
                  </w:rPr>
                </w:rPrChange>
              </w:rPr>
              <w:t>Caucasian</w:t>
            </w:r>
            <w:r w:rsidRPr="00805397">
              <w:rPr>
                <w:rFonts w:ascii="Tahoma" w:hAnsi="Tahoma"/>
                <w:color w:val="000000"/>
                <w:sz w:val="16"/>
                <w:rPrChange w:id="1250" w:author="秦蓓嘉" w:date="2026-04-12T19:27:00Z">
                  <w:rPr>
                    <w:sz w:val="16"/>
                  </w:rPr>
                </w:rPrChange>
              </w:rPr>
              <w:t xml:space="preserve"> </w:t>
            </w:r>
            <w:r w:rsidRPr="00805397">
              <w:rPr>
                <w:rFonts w:ascii="Tahoma" w:hAnsi="Tahoma"/>
                <w:color w:val="000000"/>
                <w:sz w:val="16"/>
                <w:rPrChange w:id="1251" w:author="秦蓓嘉" w:date="2026-04-12T19:27:00Z">
                  <w:rPr>
                    <w:spacing w:val="-4"/>
                    <w:sz w:val="16"/>
                  </w:rPr>
                </w:rPrChange>
              </w:rPr>
              <w:t>Male</w:t>
            </w:r>
          </w:p>
        </w:tc>
        <w:tc>
          <w:tcPr>
            <w:tcW w:w="918" w:type="dxa"/>
            <w:tcBorders>
              <w:top w:val="nil"/>
              <w:left w:val="nil"/>
              <w:bottom w:val="nil"/>
              <w:right w:val="nil"/>
            </w:tcBorders>
            <w:shd w:val="clear" w:color="auto" w:fill="auto"/>
            <w:vAlign w:val="center"/>
            <w:hideMark/>
          </w:tcPr>
          <w:p w14:paraId="15E99544" w14:textId="77777777" w:rsidR="0027685B" w:rsidRPr="00805397" w:rsidRDefault="0027685B" w:rsidP="00951B7F">
            <w:pPr>
              <w:jc w:val="center"/>
              <w:rPr>
                <w:rFonts w:ascii="Tahoma" w:hAnsi="Tahoma"/>
                <w:color w:val="000000"/>
                <w:sz w:val="16"/>
                <w:rPrChange w:id="1252" w:author="秦蓓嘉" w:date="2026-04-12T19:27:00Z">
                  <w:rPr>
                    <w:sz w:val="16"/>
                  </w:rPr>
                </w:rPrChange>
              </w:rPr>
              <w:pPrChange w:id="1253" w:author="秦蓓嘉" w:date="2026-04-12T19:27:00Z">
                <w:pPr>
                  <w:pStyle w:val="TableParagraph"/>
                  <w:ind w:right="117"/>
                  <w:jc w:val="right"/>
                </w:pPr>
              </w:pPrChange>
            </w:pPr>
            <w:r w:rsidRPr="00805397">
              <w:rPr>
                <w:rFonts w:ascii="Tahoma" w:hAnsi="Tahoma"/>
                <w:color w:val="000000"/>
                <w:sz w:val="16"/>
                <w:rPrChange w:id="1254" w:author="秦蓓嘉" w:date="2026-04-12T19:27:00Z">
                  <w:rPr>
                    <w:spacing w:val="-10"/>
                    <w:w w:val="105"/>
                    <w:sz w:val="16"/>
                  </w:rPr>
                </w:rPrChange>
              </w:rPr>
              <w:t>3</w:t>
            </w:r>
          </w:p>
        </w:tc>
        <w:tc>
          <w:tcPr>
            <w:tcW w:w="935" w:type="dxa"/>
            <w:tcBorders>
              <w:top w:val="nil"/>
              <w:left w:val="nil"/>
              <w:bottom w:val="nil"/>
              <w:right w:val="nil"/>
            </w:tcBorders>
            <w:shd w:val="clear" w:color="auto" w:fill="auto"/>
            <w:vAlign w:val="center"/>
            <w:hideMark/>
          </w:tcPr>
          <w:p w14:paraId="3D101C7B" w14:textId="77777777" w:rsidR="0027685B" w:rsidRPr="00805397" w:rsidRDefault="0027685B" w:rsidP="00951B7F">
            <w:pPr>
              <w:jc w:val="center"/>
              <w:rPr>
                <w:rFonts w:ascii="Tahoma" w:hAnsi="Tahoma"/>
                <w:color w:val="000000"/>
                <w:sz w:val="16"/>
                <w:rPrChange w:id="1255" w:author="秦蓓嘉" w:date="2026-04-12T19:27:00Z">
                  <w:rPr>
                    <w:sz w:val="16"/>
                  </w:rPr>
                </w:rPrChange>
              </w:rPr>
              <w:pPrChange w:id="1256" w:author="秦蓓嘉" w:date="2026-04-12T19:27:00Z">
                <w:pPr>
                  <w:pStyle w:val="TableParagraph"/>
                  <w:ind w:right="117"/>
                  <w:jc w:val="right"/>
                </w:pPr>
              </w:pPrChange>
            </w:pPr>
            <w:r w:rsidRPr="00805397">
              <w:rPr>
                <w:rFonts w:ascii="Tahoma" w:hAnsi="Tahoma"/>
                <w:color w:val="000000"/>
                <w:sz w:val="16"/>
                <w:rPrChange w:id="1257"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2E217F2A" w14:textId="77777777" w:rsidR="0027685B" w:rsidRPr="00805397" w:rsidRDefault="0027685B" w:rsidP="00951B7F">
            <w:pPr>
              <w:jc w:val="center"/>
              <w:rPr>
                <w:rFonts w:ascii="Tahoma" w:hAnsi="Tahoma"/>
                <w:color w:val="000000"/>
                <w:sz w:val="16"/>
                <w:rPrChange w:id="1258" w:author="秦蓓嘉" w:date="2026-04-12T19:27:00Z">
                  <w:rPr>
                    <w:sz w:val="16"/>
                  </w:rPr>
                </w:rPrChange>
              </w:rPr>
              <w:pPrChange w:id="1259" w:author="秦蓓嘉" w:date="2026-04-12T19:27:00Z">
                <w:pPr>
                  <w:pStyle w:val="TableParagraph"/>
                  <w:ind w:right="118"/>
                  <w:jc w:val="right"/>
                </w:pPr>
              </w:pPrChange>
            </w:pPr>
            <w:r w:rsidRPr="00805397">
              <w:rPr>
                <w:rFonts w:ascii="Tahoma" w:hAnsi="Tahoma"/>
                <w:color w:val="000000"/>
                <w:sz w:val="16"/>
                <w:rPrChange w:id="1260" w:author="秦蓓嘉" w:date="2026-04-12T19:27:00Z">
                  <w:rPr>
                    <w:spacing w:val="-5"/>
                    <w:w w:val="105"/>
                    <w:sz w:val="16"/>
                  </w:rPr>
                </w:rPrChange>
              </w:rPr>
              <w:t>15</w:t>
            </w:r>
            <w:ins w:id="1261" w:author="秦蓓嘉" w:date="2026-04-12T19:27:00Z">
              <w:r w:rsidRPr="00805397">
                <w:rPr>
                  <w:rFonts w:ascii="Tahoma" w:eastAsia="等线" w:hAnsi="Tahoma" w:cs="Tahoma"/>
                  <w:color w:val="000000"/>
                  <w:sz w:val="16"/>
                  <w:szCs w:val="16"/>
                  <w:lang w:eastAsia="zh-CN"/>
                </w:rPr>
                <w:t>/5</w:t>
              </w:r>
            </w:ins>
          </w:p>
        </w:tc>
        <w:tc>
          <w:tcPr>
            <w:tcW w:w="1012" w:type="dxa"/>
            <w:tcBorders>
              <w:top w:val="nil"/>
              <w:left w:val="nil"/>
              <w:bottom w:val="nil"/>
              <w:right w:val="nil"/>
            </w:tcBorders>
            <w:shd w:val="clear" w:color="auto" w:fill="auto"/>
            <w:vAlign w:val="center"/>
            <w:hideMark/>
          </w:tcPr>
          <w:p w14:paraId="561837FC" w14:textId="77777777" w:rsidR="0027685B" w:rsidRPr="00805397" w:rsidRDefault="0027685B" w:rsidP="00951B7F">
            <w:pPr>
              <w:jc w:val="center"/>
              <w:rPr>
                <w:rFonts w:ascii="Tahoma" w:hAnsi="Tahoma"/>
                <w:color w:val="000000"/>
                <w:sz w:val="16"/>
                <w:rPrChange w:id="1262" w:author="秦蓓嘉" w:date="2026-04-12T19:27:00Z">
                  <w:rPr>
                    <w:sz w:val="16"/>
                  </w:rPr>
                </w:rPrChange>
              </w:rPr>
              <w:pPrChange w:id="1263" w:author="秦蓓嘉" w:date="2026-04-12T19:27:00Z">
                <w:pPr>
                  <w:pStyle w:val="TableParagraph"/>
                  <w:ind w:right="119"/>
                  <w:jc w:val="right"/>
                </w:pPr>
              </w:pPrChange>
            </w:pPr>
            <w:r w:rsidRPr="00805397">
              <w:rPr>
                <w:rFonts w:ascii="Tahoma" w:hAnsi="Tahoma"/>
                <w:color w:val="000000"/>
                <w:sz w:val="16"/>
                <w:rPrChange w:id="1264" w:author="秦蓓嘉" w:date="2026-04-12T19:27:00Z">
                  <w:rPr>
                    <w:spacing w:val="-10"/>
                    <w:w w:val="105"/>
                    <w:sz w:val="16"/>
                  </w:rPr>
                </w:rPrChange>
              </w:rPr>
              <w:t>6</w:t>
            </w:r>
            <w:ins w:id="1265" w:author="秦蓓嘉" w:date="2026-04-12T19:27:00Z">
              <w:r w:rsidRPr="00805397">
                <w:rPr>
                  <w:rFonts w:ascii="Tahoma" w:eastAsia="等线" w:hAnsi="Tahoma" w:cs="Tahoma"/>
                  <w:color w:val="000000"/>
                  <w:sz w:val="16"/>
                  <w:szCs w:val="16"/>
                  <w:lang w:eastAsia="zh-CN"/>
                </w:rPr>
                <w:t>/7</w:t>
              </w:r>
            </w:ins>
          </w:p>
        </w:tc>
        <w:tc>
          <w:tcPr>
            <w:tcW w:w="1222" w:type="dxa"/>
            <w:tcBorders>
              <w:top w:val="nil"/>
              <w:left w:val="nil"/>
              <w:bottom w:val="nil"/>
              <w:right w:val="nil"/>
            </w:tcBorders>
            <w:shd w:val="clear" w:color="auto" w:fill="auto"/>
            <w:vAlign w:val="center"/>
            <w:hideMark/>
          </w:tcPr>
          <w:p w14:paraId="7A28B48E" w14:textId="77777777" w:rsidR="0027685B" w:rsidRPr="00805397" w:rsidRDefault="0027685B" w:rsidP="00951B7F">
            <w:pPr>
              <w:jc w:val="center"/>
              <w:rPr>
                <w:rFonts w:ascii="Tahoma" w:hAnsi="Tahoma"/>
                <w:color w:val="000000"/>
                <w:sz w:val="16"/>
                <w:rPrChange w:id="1266" w:author="秦蓓嘉" w:date="2026-04-12T19:27:00Z">
                  <w:rPr>
                    <w:sz w:val="16"/>
                  </w:rPr>
                </w:rPrChange>
              </w:rPr>
              <w:pPrChange w:id="1267" w:author="秦蓓嘉" w:date="2026-04-12T19:27:00Z">
                <w:pPr>
                  <w:pStyle w:val="TableParagraph"/>
                  <w:ind w:right="118"/>
                  <w:jc w:val="right"/>
                </w:pPr>
              </w:pPrChange>
            </w:pPr>
            <w:r w:rsidRPr="00805397">
              <w:rPr>
                <w:rFonts w:ascii="Tahoma" w:hAnsi="Tahoma"/>
                <w:color w:val="000000"/>
                <w:sz w:val="16"/>
                <w:rPrChange w:id="1268"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06A3AF04" w14:textId="4DCD5BF5" w:rsidR="0027685B" w:rsidRPr="00805397" w:rsidRDefault="00617501" w:rsidP="00951B7F">
            <w:pPr>
              <w:jc w:val="center"/>
              <w:rPr>
                <w:rFonts w:ascii="Tahoma" w:hAnsi="Tahoma"/>
                <w:sz w:val="16"/>
                <w:rPrChange w:id="1269" w:author="秦蓓嘉" w:date="2026-04-12T19:27:00Z">
                  <w:rPr>
                    <w:sz w:val="16"/>
                  </w:rPr>
                </w:rPrChange>
              </w:rPr>
              <w:pPrChange w:id="1270" w:author="秦蓓嘉" w:date="2026-04-12T19:27:00Z">
                <w:pPr>
                  <w:pStyle w:val="TableParagraph"/>
                  <w:ind w:right="118"/>
                  <w:jc w:val="right"/>
                </w:pPr>
              </w:pPrChange>
            </w:pPr>
            <w:del w:id="1271" w:author="秦蓓嘉" w:date="2026-04-12T19:27:00Z">
              <w:r w:rsidRPr="00794629">
                <w:rPr>
                  <w:spacing w:val="-2"/>
                  <w:w w:val="105"/>
                  <w:sz w:val="16"/>
                </w:rPr>
                <w:delText>349650</w:delText>
              </w:r>
            </w:del>
            <w:ins w:id="1272" w:author="秦蓓嘉" w:date="2026-04-12T19:27:00Z">
              <w:r w:rsidR="0027685B" w:rsidRPr="00805397">
                <w:rPr>
                  <w:rFonts w:ascii="Tahoma" w:eastAsia="等线" w:hAnsi="Tahoma" w:cs="Tahoma"/>
                  <w:sz w:val="16"/>
                  <w:szCs w:val="16"/>
                  <w:lang w:eastAsia="zh-CN"/>
                </w:rPr>
                <w:t>485,625</w:t>
              </w:r>
            </w:ins>
          </w:p>
        </w:tc>
      </w:tr>
      <w:tr w:rsidR="00954025" w:rsidRPr="00794629" w14:paraId="0B62BABC" w14:textId="77777777">
        <w:tblPrEx>
          <w:tblLayout w:type="fixed"/>
          <w:tblCellMar>
            <w:left w:w="0" w:type="dxa"/>
            <w:right w:w="0" w:type="dxa"/>
          </w:tblCellMar>
        </w:tblPrEx>
        <w:trPr>
          <w:trHeight w:val="259"/>
          <w:del w:id="1273" w:author="秦蓓嘉" w:date="2026-04-12T19:27:00Z"/>
        </w:trPr>
        <w:tc>
          <w:tcPr>
            <w:tcW w:w="1615" w:type="dxa"/>
          </w:tcPr>
          <w:p w14:paraId="5A4DB605" w14:textId="77777777" w:rsidR="00954025" w:rsidRPr="00794629" w:rsidRDefault="00617501">
            <w:pPr>
              <w:pStyle w:val="TableParagraph"/>
              <w:ind w:left="119"/>
              <w:jc w:val="left"/>
              <w:rPr>
                <w:del w:id="1274" w:author="秦蓓嘉" w:date="2026-04-12T19:27:00Z"/>
                <w:sz w:val="16"/>
              </w:rPr>
            </w:pPr>
            <w:del w:id="1275" w:author="秦蓓嘉" w:date="2026-04-12T19:27:00Z">
              <w:r w:rsidRPr="00794629">
                <w:rPr>
                  <w:spacing w:val="-2"/>
                  <w:sz w:val="16"/>
                </w:rPr>
                <w:delText>Caucasian</w:delText>
              </w:r>
              <w:r w:rsidRPr="00794629">
                <w:rPr>
                  <w:sz w:val="16"/>
                </w:rPr>
                <w:delText xml:space="preserve"> </w:delText>
              </w:r>
              <w:r w:rsidRPr="00794629">
                <w:rPr>
                  <w:spacing w:val="-4"/>
                  <w:sz w:val="16"/>
                </w:rPr>
                <w:delText>Male</w:delText>
              </w:r>
            </w:del>
          </w:p>
        </w:tc>
        <w:tc>
          <w:tcPr>
            <w:tcW w:w="755" w:type="dxa"/>
          </w:tcPr>
          <w:p w14:paraId="724CCCDB" w14:textId="77777777" w:rsidR="00954025" w:rsidRPr="00794629" w:rsidRDefault="00617501">
            <w:pPr>
              <w:pStyle w:val="TableParagraph"/>
              <w:ind w:right="117"/>
              <w:jc w:val="right"/>
              <w:rPr>
                <w:del w:id="1276" w:author="秦蓓嘉" w:date="2026-04-12T19:27:00Z"/>
                <w:sz w:val="16"/>
              </w:rPr>
            </w:pPr>
            <w:del w:id="1277" w:author="秦蓓嘉" w:date="2026-04-12T19:27:00Z">
              <w:r w:rsidRPr="00794629">
                <w:rPr>
                  <w:spacing w:val="-10"/>
                  <w:w w:val="105"/>
                  <w:sz w:val="16"/>
                </w:rPr>
                <w:delText>3</w:delText>
              </w:r>
            </w:del>
          </w:p>
        </w:tc>
        <w:tc>
          <w:tcPr>
            <w:tcW w:w="1318" w:type="dxa"/>
          </w:tcPr>
          <w:p w14:paraId="075BF51C" w14:textId="77777777" w:rsidR="00954025" w:rsidRPr="00794629" w:rsidRDefault="00617501">
            <w:pPr>
              <w:pStyle w:val="TableParagraph"/>
              <w:ind w:right="117"/>
              <w:jc w:val="right"/>
              <w:rPr>
                <w:del w:id="1278" w:author="秦蓓嘉" w:date="2026-04-12T19:27:00Z"/>
                <w:sz w:val="16"/>
              </w:rPr>
            </w:pPr>
            <w:del w:id="1279" w:author="秦蓓嘉" w:date="2026-04-12T19:27:00Z">
              <w:r w:rsidRPr="00794629">
                <w:rPr>
                  <w:spacing w:val="-5"/>
                  <w:w w:val="105"/>
                  <w:sz w:val="16"/>
                </w:rPr>
                <w:delText>35</w:delText>
              </w:r>
            </w:del>
          </w:p>
        </w:tc>
        <w:tc>
          <w:tcPr>
            <w:tcW w:w="957" w:type="dxa"/>
          </w:tcPr>
          <w:p w14:paraId="6DD6D6E9" w14:textId="77777777" w:rsidR="00954025" w:rsidRPr="00794629" w:rsidRDefault="00617501">
            <w:pPr>
              <w:pStyle w:val="TableParagraph"/>
              <w:ind w:right="118"/>
              <w:jc w:val="right"/>
              <w:rPr>
                <w:del w:id="1280" w:author="秦蓓嘉" w:date="2026-04-12T19:27:00Z"/>
                <w:sz w:val="16"/>
              </w:rPr>
            </w:pPr>
            <w:del w:id="1281" w:author="秦蓓嘉" w:date="2026-04-12T19:27:00Z">
              <w:r w:rsidRPr="00794629">
                <w:rPr>
                  <w:spacing w:val="-10"/>
                  <w:w w:val="105"/>
                  <w:sz w:val="16"/>
                </w:rPr>
                <w:delText>5</w:delText>
              </w:r>
            </w:del>
          </w:p>
        </w:tc>
        <w:tc>
          <w:tcPr>
            <w:tcW w:w="936" w:type="dxa"/>
          </w:tcPr>
          <w:p w14:paraId="65FF9B22" w14:textId="77777777" w:rsidR="00954025" w:rsidRPr="00794629" w:rsidRDefault="00617501">
            <w:pPr>
              <w:pStyle w:val="TableParagraph"/>
              <w:ind w:right="119"/>
              <w:jc w:val="right"/>
              <w:rPr>
                <w:del w:id="1282" w:author="秦蓓嘉" w:date="2026-04-12T19:27:00Z"/>
                <w:sz w:val="16"/>
              </w:rPr>
            </w:pPr>
            <w:del w:id="1283" w:author="秦蓓嘉" w:date="2026-04-12T19:27:00Z">
              <w:r w:rsidRPr="00794629">
                <w:rPr>
                  <w:spacing w:val="-10"/>
                  <w:w w:val="105"/>
                  <w:sz w:val="16"/>
                </w:rPr>
                <w:delText>7</w:delText>
              </w:r>
            </w:del>
          </w:p>
        </w:tc>
        <w:tc>
          <w:tcPr>
            <w:tcW w:w="1253" w:type="dxa"/>
          </w:tcPr>
          <w:p w14:paraId="19EF562C" w14:textId="77777777" w:rsidR="00954025" w:rsidRPr="00794629" w:rsidRDefault="00617501">
            <w:pPr>
              <w:pStyle w:val="TableParagraph"/>
              <w:ind w:right="118"/>
              <w:jc w:val="right"/>
              <w:rPr>
                <w:del w:id="1284" w:author="秦蓓嘉" w:date="2026-04-12T19:27:00Z"/>
                <w:sz w:val="16"/>
              </w:rPr>
            </w:pPr>
            <w:del w:id="1285" w:author="秦蓓嘉" w:date="2026-04-12T19:27:00Z">
              <w:r w:rsidRPr="00794629">
                <w:rPr>
                  <w:spacing w:val="-5"/>
                  <w:w w:val="105"/>
                  <w:sz w:val="16"/>
                </w:rPr>
                <w:delText>37</w:delText>
              </w:r>
            </w:del>
          </w:p>
        </w:tc>
        <w:tc>
          <w:tcPr>
            <w:tcW w:w="886" w:type="dxa"/>
          </w:tcPr>
          <w:p w14:paraId="0DC9A244" w14:textId="77777777" w:rsidR="00954025" w:rsidRPr="00794629" w:rsidRDefault="00617501">
            <w:pPr>
              <w:pStyle w:val="TableParagraph"/>
              <w:ind w:right="118"/>
              <w:jc w:val="right"/>
              <w:rPr>
                <w:del w:id="1286" w:author="秦蓓嘉" w:date="2026-04-12T19:27:00Z"/>
                <w:sz w:val="16"/>
              </w:rPr>
            </w:pPr>
            <w:del w:id="1287" w:author="秦蓓嘉" w:date="2026-04-12T19:27:00Z">
              <w:r w:rsidRPr="00794629">
                <w:rPr>
                  <w:spacing w:val="-2"/>
                  <w:w w:val="105"/>
                  <w:sz w:val="16"/>
                </w:rPr>
                <w:delText>135975</w:delText>
              </w:r>
            </w:del>
          </w:p>
        </w:tc>
      </w:tr>
      <w:tr w:rsidR="0021357F" w:rsidRPr="00805397" w14:paraId="60691E20" w14:textId="77777777" w:rsidTr="0027685B">
        <w:trPr>
          <w:trHeight w:val="390"/>
        </w:trPr>
        <w:tc>
          <w:tcPr>
            <w:tcW w:w="1843" w:type="dxa"/>
            <w:tcBorders>
              <w:top w:val="nil"/>
              <w:left w:val="nil"/>
              <w:bottom w:val="nil"/>
              <w:right w:val="nil"/>
            </w:tcBorders>
            <w:shd w:val="clear" w:color="auto" w:fill="auto"/>
            <w:vAlign w:val="center"/>
            <w:hideMark/>
          </w:tcPr>
          <w:p w14:paraId="05BA1985" w14:textId="77777777" w:rsidR="0027685B" w:rsidRPr="00805397" w:rsidRDefault="0027685B" w:rsidP="00951B7F">
            <w:pPr>
              <w:rPr>
                <w:rFonts w:ascii="Tahoma" w:hAnsi="Tahoma"/>
                <w:color w:val="000000"/>
                <w:sz w:val="16"/>
                <w:rPrChange w:id="1288" w:author="秦蓓嘉" w:date="2026-04-12T19:27:00Z">
                  <w:rPr>
                    <w:sz w:val="16"/>
                  </w:rPr>
                </w:rPrChange>
              </w:rPr>
              <w:pPrChange w:id="1289" w:author="秦蓓嘉" w:date="2026-04-12T19:27:00Z">
                <w:pPr>
                  <w:pStyle w:val="TableParagraph"/>
                  <w:ind w:left="119"/>
                  <w:jc w:val="left"/>
                </w:pPr>
              </w:pPrChange>
            </w:pPr>
            <w:r w:rsidRPr="00805397">
              <w:rPr>
                <w:rFonts w:ascii="Tahoma" w:hAnsi="Tahoma"/>
                <w:color w:val="000000"/>
                <w:sz w:val="16"/>
                <w:rPrChange w:id="1290" w:author="秦蓓嘉" w:date="2026-04-12T19:27:00Z">
                  <w:rPr>
                    <w:sz w:val="16"/>
                  </w:rPr>
                </w:rPrChange>
              </w:rPr>
              <w:t>South</w:t>
            </w:r>
            <w:r w:rsidRPr="00805397">
              <w:rPr>
                <w:rFonts w:ascii="Tahoma" w:hAnsi="Tahoma"/>
                <w:color w:val="000000"/>
                <w:sz w:val="16"/>
                <w:rPrChange w:id="1291" w:author="秦蓓嘉" w:date="2026-04-12T19:27:00Z">
                  <w:rPr>
                    <w:spacing w:val="-7"/>
                    <w:sz w:val="16"/>
                  </w:rPr>
                </w:rPrChange>
              </w:rPr>
              <w:t xml:space="preserve"> </w:t>
            </w:r>
            <w:r w:rsidRPr="00805397">
              <w:rPr>
                <w:rFonts w:ascii="Tahoma" w:hAnsi="Tahoma"/>
                <w:color w:val="000000"/>
                <w:sz w:val="16"/>
                <w:rPrChange w:id="1292" w:author="秦蓓嘉" w:date="2026-04-12T19:27:00Z">
                  <w:rPr>
                    <w:sz w:val="16"/>
                  </w:rPr>
                </w:rPrChange>
              </w:rPr>
              <w:t xml:space="preserve">Asian </w:t>
            </w:r>
            <w:r w:rsidRPr="00805397">
              <w:rPr>
                <w:rFonts w:ascii="Tahoma" w:hAnsi="Tahoma"/>
                <w:color w:val="000000"/>
                <w:sz w:val="16"/>
                <w:rPrChange w:id="1293" w:author="秦蓓嘉" w:date="2026-04-12T19:27:00Z">
                  <w:rPr>
                    <w:spacing w:val="-2"/>
                    <w:sz w:val="16"/>
                  </w:rPr>
                </w:rPrChange>
              </w:rPr>
              <w:t>Female</w:t>
            </w:r>
          </w:p>
        </w:tc>
        <w:tc>
          <w:tcPr>
            <w:tcW w:w="918" w:type="dxa"/>
            <w:tcBorders>
              <w:top w:val="nil"/>
              <w:left w:val="nil"/>
              <w:bottom w:val="nil"/>
              <w:right w:val="nil"/>
            </w:tcBorders>
            <w:shd w:val="clear" w:color="auto" w:fill="auto"/>
            <w:vAlign w:val="center"/>
            <w:hideMark/>
          </w:tcPr>
          <w:p w14:paraId="4F71B30C" w14:textId="77777777" w:rsidR="0027685B" w:rsidRPr="00805397" w:rsidRDefault="0027685B" w:rsidP="00951B7F">
            <w:pPr>
              <w:jc w:val="center"/>
              <w:rPr>
                <w:rFonts w:ascii="Tahoma" w:hAnsi="Tahoma"/>
                <w:color w:val="000000"/>
                <w:sz w:val="16"/>
                <w:rPrChange w:id="1294" w:author="秦蓓嘉" w:date="2026-04-12T19:27:00Z">
                  <w:rPr>
                    <w:sz w:val="16"/>
                  </w:rPr>
                </w:rPrChange>
              </w:rPr>
              <w:pPrChange w:id="1295" w:author="秦蓓嘉" w:date="2026-04-12T19:27:00Z">
                <w:pPr>
                  <w:pStyle w:val="TableParagraph"/>
                  <w:ind w:right="117"/>
                  <w:jc w:val="right"/>
                </w:pPr>
              </w:pPrChange>
            </w:pPr>
            <w:r w:rsidRPr="00805397">
              <w:rPr>
                <w:rFonts w:ascii="Tahoma" w:hAnsi="Tahoma"/>
                <w:color w:val="000000"/>
                <w:sz w:val="16"/>
                <w:rPrChange w:id="1296" w:author="秦蓓嘉" w:date="2026-04-12T19:27:00Z">
                  <w:rPr>
                    <w:spacing w:val="-10"/>
                    <w:w w:val="105"/>
                    <w:sz w:val="16"/>
                  </w:rPr>
                </w:rPrChange>
              </w:rPr>
              <w:t>2</w:t>
            </w:r>
          </w:p>
        </w:tc>
        <w:tc>
          <w:tcPr>
            <w:tcW w:w="935" w:type="dxa"/>
            <w:tcBorders>
              <w:top w:val="nil"/>
              <w:left w:val="nil"/>
              <w:bottom w:val="nil"/>
              <w:right w:val="nil"/>
            </w:tcBorders>
            <w:shd w:val="clear" w:color="auto" w:fill="auto"/>
            <w:vAlign w:val="center"/>
            <w:hideMark/>
          </w:tcPr>
          <w:p w14:paraId="57EEA1E2" w14:textId="77777777" w:rsidR="0027685B" w:rsidRPr="00805397" w:rsidRDefault="0027685B" w:rsidP="00951B7F">
            <w:pPr>
              <w:jc w:val="center"/>
              <w:rPr>
                <w:rFonts w:ascii="Tahoma" w:hAnsi="Tahoma"/>
                <w:color w:val="000000"/>
                <w:sz w:val="16"/>
                <w:rPrChange w:id="1297" w:author="秦蓓嘉" w:date="2026-04-12T19:27:00Z">
                  <w:rPr>
                    <w:sz w:val="16"/>
                  </w:rPr>
                </w:rPrChange>
              </w:rPr>
              <w:pPrChange w:id="1298" w:author="秦蓓嘉" w:date="2026-04-12T19:27:00Z">
                <w:pPr>
                  <w:pStyle w:val="TableParagraph"/>
                  <w:ind w:right="117"/>
                  <w:jc w:val="right"/>
                </w:pPr>
              </w:pPrChange>
            </w:pPr>
            <w:r w:rsidRPr="00805397">
              <w:rPr>
                <w:rFonts w:ascii="Tahoma" w:hAnsi="Tahoma"/>
                <w:color w:val="000000"/>
                <w:sz w:val="16"/>
                <w:rPrChange w:id="1299"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78C542B9" w14:textId="77777777" w:rsidR="0027685B" w:rsidRPr="00805397" w:rsidRDefault="0027685B" w:rsidP="00951B7F">
            <w:pPr>
              <w:jc w:val="center"/>
              <w:rPr>
                <w:rFonts w:ascii="Tahoma" w:hAnsi="Tahoma"/>
                <w:color w:val="000000"/>
                <w:sz w:val="16"/>
                <w:rPrChange w:id="1300" w:author="秦蓓嘉" w:date="2026-04-12T19:27:00Z">
                  <w:rPr>
                    <w:sz w:val="16"/>
                  </w:rPr>
                </w:rPrChange>
              </w:rPr>
              <w:pPrChange w:id="1301" w:author="秦蓓嘉" w:date="2026-04-12T19:27:00Z">
                <w:pPr>
                  <w:pStyle w:val="TableParagraph"/>
                  <w:ind w:right="118"/>
                  <w:jc w:val="right"/>
                </w:pPr>
              </w:pPrChange>
            </w:pPr>
            <w:r w:rsidRPr="00805397">
              <w:rPr>
                <w:rFonts w:ascii="Tahoma" w:hAnsi="Tahoma"/>
                <w:color w:val="000000"/>
                <w:sz w:val="16"/>
                <w:rPrChange w:id="1302" w:author="秦蓓嘉" w:date="2026-04-12T19:27:00Z">
                  <w:rPr>
                    <w:spacing w:val="-5"/>
                    <w:w w:val="105"/>
                    <w:sz w:val="16"/>
                  </w:rPr>
                </w:rPrChange>
              </w:rPr>
              <w:t>15</w:t>
            </w:r>
            <w:ins w:id="1303" w:author="秦蓓嘉" w:date="2026-04-12T19:27:00Z">
              <w:r w:rsidRPr="00805397">
                <w:rPr>
                  <w:rFonts w:ascii="Tahoma" w:eastAsia="等线" w:hAnsi="Tahoma" w:cs="Tahoma"/>
                  <w:color w:val="000000"/>
                  <w:sz w:val="16"/>
                  <w:szCs w:val="16"/>
                  <w:lang w:eastAsia="zh-CN"/>
                </w:rPr>
                <w:t>/5</w:t>
              </w:r>
            </w:ins>
          </w:p>
        </w:tc>
        <w:tc>
          <w:tcPr>
            <w:tcW w:w="1012" w:type="dxa"/>
            <w:tcBorders>
              <w:top w:val="nil"/>
              <w:left w:val="nil"/>
              <w:bottom w:val="nil"/>
              <w:right w:val="nil"/>
            </w:tcBorders>
            <w:shd w:val="clear" w:color="auto" w:fill="auto"/>
            <w:vAlign w:val="center"/>
            <w:hideMark/>
          </w:tcPr>
          <w:p w14:paraId="429DBB6D" w14:textId="77777777" w:rsidR="0027685B" w:rsidRPr="00805397" w:rsidRDefault="0027685B" w:rsidP="00951B7F">
            <w:pPr>
              <w:jc w:val="center"/>
              <w:rPr>
                <w:rFonts w:ascii="Tahoma" w:hAnsi="Tahoma"/>
                <w:color w:val="000000"/>
                <w:sz w:val="16"/>
                <w:rPrChange w:id="1304" w:author="秦蓓嘉" w:date="2026-04-12T19:27:00Z">
                  <w:rPr>
                    <w:sz w:val="16"/>
                  </w:rPr>
                </w:rPrChange>
              </w:rPr>
              <w:pPrChange w:id="1305" w:author="秦蓓嘉" w:date="2026-04-12T19:27:00Z">
                <w:pPr>
                  <w:pStyle w:val="TableParagraph"/>
                  <w:ind w:right="119"/>
                  <w:jc w:val="right"/>
                </w:pPr>
              </w:pPrChange>
            </w:pPr>
            <w:r w:rsidRPr="00805397">
              <w:rPr>
                <w:rFonts w:ascii="Tahoma" w:hAnsi="Tahoma"/>
                <w:color w:val="000000"/>
                <w:sz w:val="16"/>
                <w:rPrChange w:id="1306" w:author="秦蓓嘉" w:date="2026-04-12T19:27:00Z">
                  <w:rPr>
                    <w:spacing w:val="-10"/>
                    <w:w w:val="105"/>
                    <w:sz w:val="16"/>
                  </w:rPr>
                </w:rPrChange>
              </w:rPr>
              <w:t>5</w:t>
            </w:r>
            <w:ins w:id="1307" w:author="秦蓓嘉" w:date="2026-04-12T19:27:00Z">
              <w:r w:rsidRPr="00805397">
                <w:rPr>
                  <w:rFonts w:ascii="Tahoma" w:eastAsia="等线" w:hAnsi="Tahoma" w:cs="Tahoma"/>
                  <w:color w:val="000000"/>
                  <w:sz w:val="16"/>
                  <w:szCs w:val="16"/>
                  <w:lang w:eastAsia="zh-CN"/>
                </w:rPr>
                <w:t>/6</w:t>
              </w:r>
            </w:ins>
          </w:p>
        </w:tc>
        <w:tc>
          <w:tcPr>
            <w:tcW w:w="1222" w:type="dxa"/>
            <w:tcBorders>
              <w:top w:val="nil"/>
              <w:left w:val="nil"/>
              <w:bottom w:val="nil"/>
              <w:right w:val="nil"/>
            </w:tcBorders>
            <w:shd w:val="clear" w:color="auto" w:fill="auto"/>
            <w:vAlign w:val="center"/>
            <w:hideMark/>
          </w:tcPr>
          <w:p w14:paraId="382C2721" w14:textId="77777777" w:rsidR="0027685B" w:rsidRPr="00805397" w:rsidRDefault="0027685B" w:rsidP="00951B7F">
            <w:pPr>
              <w:jc w:val="center"/>
              <w:rPr>
                <w:rFonts w:ascii="Tahoma" w:hAnsi="Tahoma"/>
                <w:color w:val="000000"/>
                <w:sz w:val="16"/>
                <w:rPrChange w:id="1308" w:author="秦蓓嘉" w:date="2026-04-12T19:27:00Z">
                  <w:rPr>
                    <w:sz w:val="16"/>
                  </w:rPr>
                </w:rPrChange>
              </w:rPr>
              <w:pPrChange w:id="1309" w:author="秦蓓嘉" w:date="2026-04-12T19:27:00Z">
                <w:pPr>
                  <w:pStyle w:val="TableParagraph"/>
                  <w:ind w:right="118"/>
                  <w:jc w:val="right"/>
                </w:pPr>
              </w:pPrChange>
            </w:pPr>
            <w:r w:rsidRPr="00805397">
              <w:rPr>
                <w:rFonts w:ascii="Tahoma" w:hAnsi="Tahoma"/>
                <w:color w:val="000000"/>
                <w:sz w:val="16"/>
                <w:rPrChange w:id="1310"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10E5F15C" w14:textId="65A28254" w:rsidR="0027685B" w:rsidRPr="00805397" w:rsidRDefault="00617501" w:rsidP="00951B7F">
            <w:pPr>
              <w:jc w:val="center"/>
              <w:rPr>
                <w:rFonts w:ascii="Tahoma" w:hAnsi="Tahoma"/>
                <w:sz w:val="16"/>
                <w:rPrChange w:id="1311" w:author="秦蓓嘉" w:date="2026-04-12T19:27:00Z">
                  <w:rPr>
                    <w:sz w:val="16"/>
                  </w:rPr>
                </w:rPrChange>
              </w:rPr>
              <w:pPrChange w:id="1312" w:author="秦蓓嘉" w:date="2026-04-12T19:27:00Z">
                <w:pPr>
                  <w:pStyle w:val="TableParagraph"/>
                  <w:ind w:right="118"/>
                  <w:jc w:val="right"/>
                </w:pPr>
              </w:pPrChange>
            </w:pPr>
            <w:del w:id="1313" w:author="秦蓓嘉" w:date="2026-04-12T19:27:00Z">
              <w:r w:rsidRPr="00794629">
                <w:rPr>
                  <w:spacing w:val="-2"/>
                  <w:w w:val="105"/>
                  <w:sz w:val="16"/>
                </w:rPr>
                <w:delText>194250</w:delText>
              </w:r>
            </w:del>
            <w:ins w:id="1314" w:author="秦蓓嘉" w:date="2026-04-12T19:27:00Z">
              <w:r w:rsidR="0027685B" w:rsidRPr="00805397">
                <w:rPr>
                  <w:rFonts w:ascii="Tahoma" w:eastAsia="等线" w:hAnsi="Tahoma" w:cs="Tahoma"/>
                  <w:sz w:val="16"/>
                  <w:szCs w:val="16"/>
                  <w:lang w:eastAsia="zh-CN"/>
                </w:rPr>
                <w:t>271,950</w:t>
              </w:r>
            </w:ins>
          </w:p>
        </w:tc>
      </w:tr>
      <w:tr w:rsidR="00954025" w:rsidRPr="00794629" w14:paraId="793BC344" w14:textId="77777777">
        <w:tblPrEx>
          <w:tblLayout w:type="fixed"/>
          <w:tblCellMar>
            <w:left w:w="0" w:type="dxa"/>
            <w:right w:w="0" w:type="dxa"/>
          </w:tblCellMar>
        </w:tblPrEx>
        <w:trPr>
          <w:trHeight w:val="259"/>
          <w:del w:id="1315" w:author="秦蓓嘉" w:date="2026-04-12T19:27:00Z"/>
        </w:trPr>
        <w:tc>
          <w:tcPr>
            <w:tcW w:w="1615" w:type="dxa"/>
          </w:tcPr>
          <w:p w14:paraId="266ECE06" w14:textId="77777777" w:rsidR="00954025" w:rsidRPr="00794629" w:rsidRDefault="00617501">
            <w:pPr>
              <w:pStyle w:val="TableParagraph"/>
              <w:ind w:left="119"/>
              <w:jc w:val="left"/>
              <w:rPr>
                <w:del w:id="1316" w:author="秦蓓嘉" w:date="2026-04-12T19:27:00Z"/>
                <w:sz w:val="16"/>
              </w:rPr>
            </w:pPr>
            <w:del w:id="1317" w:author="秦蓓嘉" w:date="2026-04-12T19:27:00Z">
              <w:r w:rsidRPr="00794629">
                <w:rPr>
                  <w:sz w:val="16"/>
                </w:rPr>
                <w:delText>South</w:delText>
              </w:r>
              <w:r w:rsidRPr="00794629">
                <w:rPr>
                  <w:spacing w:val="-7"/>
                  <w:sz w:val="16"/>
                </w:rPr>
                <w:delText xml:space="preserve"> </w:delText>
              </w:r>
              <w:r w:rsidR="00AE23A7" w:rsidRPr="00794629">
                <w:rPr>
                  <w:sz w:val="16"/>
                </w:rPr>
                <w:delText>Asian</w:delText>
              </w:r>
              <w:r w:rsidR="00501CCF" w:rsidRPr="00794629">
                <w:rPr>
                  <w:sz w:val="16"/>
                </w:rPr>
                <w:delText xml:space="preserve"> </w:delText>
              </w:r>
              <w:r w:rsidRPr="00794629">
                <w:rPr>
                  <w:spacing w:val="-2"/>
                  <w:sz w:val="16"/>
                </w:rPr>
                <w:delText>Female</w:delText>
              </w:r>
            </w:del>
          </w:p>
        </w:tc>
        <w:tc>
          <w:tcPr>
            <w:tcW w:w="755" w:type="dxa"/>
          </w:tcPr>
          <w:p w14:paraId="03E2792D" w14:textId="77777777" w:rsidR="00954025" w:rsidRPr="00794629" w:rsidRDefault="00617501">
            <w:pPr>
              <w:pStyle w:val="TableParagraph"/>
              <w:ind w:right="117"/>
              <w:jc w:val="right"/>
              <w:rPr>
                <w:del w:id="1318" w:author="秦蓓嘉" w:date="2026-04-12T19:27:00Z"/>
                <w:sz w:val="16"/>
              </w:rPr>
            </w:pPr>
            <w:del w:id="1319" w:author="秦蓓嘉" w:date="2026-04-12T19:27:00Z">
              <w:r w:rsidRPr="00794629">
                <w:rPr>
                  <w:spacing w:val="-10"/>
                  <w:w w:val="105"/>
                  <w:sz w:val="16"/>
                </w:rPr>
                <w:delText>2</w:delText>
              </w:r>
            </w:del>
          </w:p>
        </w:tc>
        <w:tc>
          <w:tcPr>
            <w:tcW w:w="1318" w:type="dxa"/>
          </w:tcPr>
          <w:p w14:paraId="224F6148" w14:textId="77777777" w:rsidR="00954025" w:rsidRPr="00794629" w:rsidRDefault="00617501">
            <w:pPr>
              <w:pStyle w:val="TableParagraph"/>
              <w:ind w:right="117"/>
              <w:jc w:val="right"/>
              <w:rPr>
                <w:del w:id="1320" w:author="秦蓓嘉" w:date="2026-04-12T19:27:00Z"/>
                <w:sz w:val="16"/>
              </w:rPr>
            </w:pPr>
            <w:del w:id="1321" w:author="秦蓓嘉" w:date="2026-04-12T19:27:00Z">
              <w:r w:rsidRPr="00794629">
                <w:rPr>
                  <w:spacing w:val="-5"/>
                  <w:w w:val="105"/>
                  <w:sz w:val="16"/>
                </w:rPr>
                <w:delText>35</w:delText>
              </w:r>
            </w:del>
          </w:p>
        </w:tc>
        <w:tc>
          <w:tcPr>
            <w:tcW w:w="957" w:type="dxa"/>
          </w:tcPr>
          <w:p w14:paraId="5A53C7E5" w14:textId="77777777" w:rsidR="00954025" w:rsidRPr="00794629" w:rsidRDefault="00617501">
            <w:pPr>
              <w:pStyle w:val="TableParagraph"/>
              <w:ind w:right="118"/>
              <w:jc w:val="right"/>
              <w:rPr>
                <w:del w:id="1322" w:author="秦蓓嘉" w:date="2026-04-12T19:27:00Z"/>
                <w:sz w:val="16"/>
              </w:rPr>
            </w:pPr>
            <w:del w:id="1323" w:author="秦蓓嘉" w:date="2026-04-12T19:27:00Z">
              <w:r w:rsidRPr="00794629">
                <w:rPr>
                  <w:spacing w:val="-10"/>
                  <w:w w:val="105"/>
                  <w:sz w:val="16"/>
                </w:rPr>
                <w:delText>5</w:delText>
              </w:r>
            </w:del>
          </w:p>
        </w:tc>
        <w:tc>
          <w:tcPr>
            <w:tcW w:w="936" w:type="dxa"/>
          </w:tcPr>
          <w:p w14:paraId="5B2873A2" w14:textId="77777777" w:rsidR="00954025" w:rsidRPr="00794629" w:rsidRDefault="00617501">
            <w:pPr>
              <w:pStyle w:val="TableParagraph"/>
              <w:ind w:right="119"/>
              <w:jc w:val="right"/>
              <w:rPr>
                <w:del w:id="1324" w:author="秦蓓嘉" w:date="2026-04-12T19:27:00Z"/>
                <w:sz w:val="16"/>
              </w:rPr>
            </w:pPr>
            <w:del w:id="1325" w:author="秦蓓嘉" w:date="2026-04-12T19:27:00Z">
              <w:r w:rsidRPr="00794629">
                <w:rPr>
                  <w:spacing w:val="-10"/>
                  <w:w w:val="105"/>
                  <w:sz w:val="16"/>
                </w:rPr>
                <w:delText>6</w:delText>
              </w:r>
            </w:del>
          </w:p>
        </w:tc>
        <w:tc>
          <w:tcPr>
            <w:tcW w:w="1253" w:type="dxa"/>
          </w:tcPr>
          <w:p w14:paraId="39E8E6B8" w14:textId="77777777" w:rsidR="00954025" w:rsidRPr="00794629" w:rsidRDefault="00617501">
            <w:pPr>
              <w:pStyle w:val="TableParagraph"/>
              <w:ind w:right="118"/>
              <w:jc w:val="right"/>
              <w:rPr>
                <w:del w:id="1326" w:author="秦蓓嘉" w:date="2026-04-12T19:27:00Z"/>
                <w:sz w:val="16"/>
              </w:rPr>
            </w:pPr>
            <w:del w:id="1327" w:author="秦蓓嘉" w:date="2026-04-12T19:27:00Z">
              <w:r w:rsidRPr="00794629">
                <w:rPr>
                  <w:spacing w:val="-5"/>
                  <w:w w:val="105"/>
                  <w:sz w:val="16"/>
                </w:rPr>
                <w:delText>37</w:delText>
              </w:r>
            </w:del>
          </w:p>
        </w:tc>
        <w:tc>
          <w:tcPr>
            <w:tcW w:w="886" w:type="dxa"/>
          </w:tcPr>
          <w:p w14:paraId="36E7E4A8" w14:textId="77777777" w:rsidR="00954025" w:rsidRPr="00794629" w:rsidRDefault="00617501">
            <w:pPr>
              <w:pStyle w:val="TableParagraph"/>
              <w:ind w:right="118"/>
              <w:jc w:val="right"/>
              <w:rPr>
                <w:del w:id="1328" w:author="秦蓓嘉" w:date="2026-04-12T19:27:00Z"/>
                <w:sz w:val="16"/>
              </w:rPr>
            </w:pPr>
            <w:del w:id="1329" w:author="秦蓓嘉" w:date="2026-04-12T19:27:00Z">
              <w:r w:rsidRPr="00794629">
                <w:rPr>
                  <w:spacing w:val="-4"/>
                  <w:w w:val="105"/>
                  <w:sz w:val="16"/>
                </w:rPr>
                <w:delText>77700</w:delText>
              </w:r>
            </w:del>
          </w:p>
        </w:tc>
      </w:tr>
      <w:tr w:rsidR="00954025" w:rsidRPr="00794629" w14:paraId="46A89082" w14:textId="77777777">
        <w:tblPrEx>
          <w:tblLayout w:type="fixed"/>
          <w:tblCellMar>
            <w:left w:w="0" w:type="dxa"/>
            <w:right w:w="0" w:type="dxa"/>
          </w:tblCellMar>
        </w:tblPrEx>
        <w:trPr>
          <w:trHeight w:val="259"/>
          <w:del w:id="1330" w:author="秦蓓嘉" w:date="2026-04-12T19:27:00Z"/>
        </w:trPr>
        <w:tc>
          <w:tcPr>
            <w:tcW w:w="1615" w:type="dxa"/>
          </w:tcPr>
          <w:p w14:paraId="04BEF76D" w14:textId="77777777" w:rsidR="00954025" w:rsidRPr="00794629" w:rsidRDefault="00617501">
            <w:pPr>
              <w:pStyle w:val="TableParagraph"/>
              <w:ind w:left="119"/>
              <w:jc w:val="left"/>
              <w:rPr>
                <w:del w:id="1331" w:author="秦蓓嘉" w:date="2026-04-12T19:27:00Z"/>
                <w:sz w:val="16"/>
              </w:rPr>
            </w:pPr>
            <w:del w:id="1332" w:author="秦蓓嘉" w:date="2026-04-12T19:27:00Z">
              <w:r w:rsidRPr="00794629">
                <w:rPr>
                  <w:sz w:val="16"/>
                </w:rPr>
                <w:delText>South</w:delText>
              </w:r>
              <w:r w:rsidRPr="00794629">
                <w:rPr>
                  <w:spacing w:val="-7"/>
                  <w:sz w:val="16"/>
                </w:rPr>
                <w:delText xml:space="preserve"> </w:delText>
              </w:r>
              <w:r w:rsidR="00AE23A7" w:rsidRPr="00794629">
                <w:rPr>
                  <w:sz w:val="16"/>
                </w:rPr>
                <w:delText>Asian</w:delText>
              </w:r>
              <w:r w:rsidR="00501CCF" w:rsidRPr="00794629">
                <w:rPr>
                  <w:sz w:val="16"/>
                </w:rPr>
                <w:delText xml:space="preserve"> </w:delText>
              </w:r>
              <w:r w:rsidRPr="00794629">
                <w:rPr>
                  <w:spacing w:val="-4"/>
                  <w:sz w:val="16"/>
                </w:rPr>
                <w:delText>Male</w:delText>
              </w:r>
            </w:del>
          </w:p>
        </w:tc>
        <w:tc>
          <w:tcPr>
            <w:tcW w:w="755" w:type="dxa"/>
          </w:tcPr>
          <w:p w14:paraId="2D26BD7B" w14:textId="77777777" w:rsidR="00954025" w:rsidRPr="00794629" w:rsidRDefault="00617501">
            <w:pPr>
              <w:pStyle w:val="TableParagraph"/>
              <w:ind w:right="117"/>
              <w:jc w:val="right"/>
              <w:rPr>
                <w:del w:id="1333" w:author="秦蓓嘉" w:date="2026-04-12T19:27:00Z"/>
                <w:sz w:val="16"/>
              </w:rPr>
            </w:pPr>
            <w:del w:id="1334" w:author="秦蓓嘉" w:date="2026-04-12T19:27:00Z">
              <w:r w:rsidRPr="00794629">
                <w:rPr>
                  <w:spacing w:val="-10"/>
                  <w:w w:val="105"/>
                  <w:sz w:val="16"/>
                </w:rPr>
                <w:delText>2</w:delText>
              </w:r>
            </w:del>
          </w:p>
        </w:tc>
        <w:tc>
          <w:tcPr>
            <w:tcW w:w="1318" w:type="dxa"/>
          </w:tcPr>
          <w:p w14:paraId="423FE9F4" w14:textId="77777777" w:rsidR="00954025" w:rsidRPr="00794629" w:rsidRDefault="00617501">
            <w:pPr>
              <w:pStyle w:val="TableParagraph"/>
              <w:ind w:right="117"/>
              <w:jc w:val="right"/>
              <w:rPr>
                <w:del w:id="1335" w:author="秦蓓嘉" w:date="2026-04-12T19:27:00Z"/>
                <w:sz w:val="16"/>
              </w:rPr>
            </w:pPr>
            <w:del w:id="1336" w:author="秦蓓嘉" w:date="2026-04-12T19:27:00Z">
              <w:r w:rsidRPr="00794629">
                <w:rPr>
                  <w:spacing w:val="-5"/>
                  <w:w w:val="105"/>
                  <w:sz w:val="16"/>
                </w:rPr>
                <w:delText>35</w:delText>
              </w:r>
            </w:del>
          </w:p>
        </w:tc>
        <w:tc>
          <w:tcPr>
            <w:tcW w:w="957" w:type="dxa"/>
          </w:tcPr>
          <w:p w14:paraId="28FF206A" w14:textId="77777777" w:rsidR="00954025" w:rsidRPr="00794629" w:rsidRDefault="00617501">
            <w:pPr>
              <w:pStyle w:val="TableParagraph"/>
              <w:ind w:right="118"/>
              <w:jc w:val="right"/>
              <w:rPr>
                <w:del w:id="1337" w:author="秦蓓嘉" w:date="2026-04-12T19:27:00Z"/>
                <w:sz w:val="16"/>
              </w:rPr>
            </w:pPr>
            <w:del w:id="1338" w:author="秦蓓嘉" w:date="2026-04-12T19:27:00Z">
              <w:r w:rsidRPr="00794629">
                <w:rPr>
                  <w:spacing w:val="-5"/>
                  <w:w w:val="105"/>
                  <w:sz w:val="16"/>
                </w:rPr>
                <w:delText>15</w:delText>
              </w:r>
            </w:del>
          </w:p>
        </w:tc>
        <w:tc>
          <w:tcPr>
            <w:tcW w:w="936" w:type="dxa"/>
          </w:tcPr>
          <w:p w14:paraId="5E8B5620" w14:textId="77777777" w:rsidR="00954025" w:rsidRPr="00794629" w:rsidRDefault="00617501">
            <w:pPr>
              <w:pStyle w:val="TableParagraph"/>
              <w:ind w:right="119"/>
              <w:jc w:val="right"/>
              <w:rPr>
                <w:del w:id="1339" w:author="秦蓓嘉" w:date="2026-04-12T19:27:00Z"/>
                <w:sz w:val="16"/>
              </w:rPr>
            </w:pPr>
            <w:del w:id="1340" w:author="秦蓓嘉" w:date="2026-04-12T19:27:00Z">
              <w:r w:rsidRPr="00794629">
                <w:rPr>
                  <w:spacing w:val="-10"/>
                  <w:w w:val="105"/>
                  <w:sz w:val="16"/>
                </w:rPr>
                <w:delText>4</w:delText>
              </w:r>
            </w:del>
          </w:p>
        </w:tc>
        <w:tc>
          <w:tcPr>
            <w:tcW w:w="1253" w:type="dxa"/>
          </w:tcPr>
          <w:p w14:paraId="2273FEBD" w14:textId="77777777" w:rsidR="00954025" w:rsidRPr="00794629" w:rsidRDefault="00617501">
            <w:pPr>
              <w:pStyle w:val="TableParagraph"/>
              <w:ind w:right="118"/>
              <w:jc w:val="right"/>
              <w:rPr>
                <w:del w:id="1341" w:author="秦蓓嘉" w:date="2026-04-12T19:27:00Z"/>
                <w:sz w:val="16"/>
              </w:rPr>
            </w:pPr>
            <w:del w:id="1342" w:author="秦蓓嘉" w:date="2026-04-12T19:27:00Z">
              <w:r w:rsidRPr="00794629">
                <w:rPr>
                  <w:spacing w:val="-5"/>
                  <w:w w:val="105"/>
                  <w:sz w:val="16"/>
                </w:rPr>
                <w:delText>37</w:delText>
              </w:r>
            </w:del>
          </w:p>
        </w:tc>
        <w:tc>
          <w:tcPr>
            <w:tcW w:w="886" w:type="dxa"/>
          </w:tcPr>
          <w:p w14:paraId="57006ED4" w14:textId="77777777" w:rsidR="00954025" w:rsidRPr="00794629" w:rsidRDefault="00617501">
            <w:pPr>
              <w:pStyle w:val="TableParagraph"/>
              <w:ind w:right="118"/>
              <w:jc w:val="right"/>
              <w:rPr>
                <w:del w:id="1343" w:author="秦蓓嘉" w:date="2026-04-12T19:27:00Z"/>
                <w:sz w:val="16"/>
              </w:rPr>
            </w:pPr>
            <w:del w:id="1344" w:author="秦蓓嘉" w:date="2026-04-12T19:27:00Z">
              <w:r w:rsidRPr="00794629">
                <w:rPr>
                  <w:spacing w:val="-2"/>
                  <w:w w:val="105"/>
                  <w:sz w:val="16"/>
                </w:rPr>
                <w:delText>155400</w:delText>
              </w:r>
            </w:del>
          </w:p>
        </w:tc>
      </w:tr>
      <w:tr w:rsidR="0021357F" w:rsidRPr="00805397" w14:paraId="2D646B7D" w14:textId="77777777" w:rsidTr="0027685B">
        <w:trPr>
          <w:trHeight w:val="390"/>
        </w:trPr>
        <w:tc>
          <w:tcPr>
            <w:tcW w:w="1843" w:type="dxa"/>
            <w:tcBorders>
              <w:top w:val="nil"/>
              <w:left w:val="nil"/>
              <w:bottom w:val="nil"/>
              <w:right w:val="nil"/>
            </w:tcBorders>
            <w:shd w:val="clear" w:color="auto" w:fill="auto"/>
            <w:vAlign w:val="center"/>
            <w:hideMark/>
          </w:tcPr>
          <w:p w14:paraId="3BB5AB4F" w14:textId="77777777" w:rsidR="0027685B" w:rsidRPr="00805397" w:rsidRDefault="0027685B" w:rsidP="00951B7F">
            <w:pPr>
              <w:rPr>
                <w:rFonts w:ascii="Tahoma" w:hAnsi="Tahoma"/>
                <w:color w:val="000000"/>
                <w:sz w:val="16"/>
                <w:rPrChange w:id="1345" w:author="秦蓓嘉" w:date="2026-04-12T19:27:00Z">
                  <w:rPr>
                    <w:sz w:val="16"/>
                  </w:rPr>
                </w:rPrChange>
              </w:rPr>
              <w:pPrChange w:id="1346" w:author="秦蓓嘉" w:date="2026-04-12T19:27:00Z">
                <w:pPr>
                  <w:pStyle w:val="TableParagraph"/>
                  <w:ind w:left="119"/>
                  <w:jc w:val="left"/>
                </w:pPr>
              </w:pPrChange>
            </w:pPr>
            <w:r w:rsidRPr="00805397">
              <w:rPr>
                <w:rFonts w:ascii="Tahoma" w:hAnsi="Tahoma"/>
                <w:color w:val="000000"/>
                <w:sz w:val="16"/>
                <w:rPrChange w:id="1347" w:author="秦蓓嘉" w:date="2026-04-12T19:27:00Z">
                  <w:rPr>
                    <w:sz w:val="16"/>
                  </w:rPr>
                </w:rPrChange>
              </w:rPr>
              <w:t>South</w:t>
            </w:r>
            <w:r w:rsidRPr="00805397">
              <w:rPr>
                <w:rFonts w:ascii="Tahoma" w:hAnsi="Tahoma"/>
                <w:color w:val="000000"/>
                <w:sz w:val="16"/>
                <w:rPrChange w:id="1348" w:author="秦蓓嘉" w:date="2026-04-12T19:27:00Z">
                  <w:rPr>
                    <w:spacing w:val="-7"/>
                    <w:sz w:val="16"/>
                  </w:rPr>
                </w:rPrChange>
              </w:rPr>
              <w:t xml:space="preserve"> </w:t>
            </w:r>
            <w:r w:rsidRPr="00805397">
              <w:rPr>
                <w:rFonts w:ascii="Tahoma" w:hAnsi="Tahoma"/>
                <w:color w:val="000000"/>
                <w:sz w:val="16"/>
                <w:rPrChange w:id="1349" w:author="秦蓓嘉" w:date="2026-04-12T19:27:00Z">
                  <w:rPr>
                    <w:sz w:val="16"/>
                  </w:rPr>
                </w:rPrChange>
              </w:rPr>
              <w:t xml:space="preserve">Asian </w:t>
            </w:r>
            <w:r w:rsidRPr="00805397">
              <w:rPr>
                <w:rFonts w:ascii="Tahoma" w:hAnsi="Tahoma"/>
                <w:color w:val="000000"/>
                <w:sz w:val="16"/>
                <w:rPrChange w:id="1350" w:author="秦蓓嘉" w:date="2026-04-12T19:27:00Z">
                  <w:rPr>
                    <w:spacing w:val="-4"/>
                    <w:sz w:val="16"/>
                  </w:rPr>
                </w:rPrChange>
              </w:rPr>
              <w:t>Male</w:t>
            </w:r>
          </w:p>
        </w:tc>
        <w:tc>
          <w:tcPr>
            <w:tcW w:w="918" w:type="dxa"/>
            <w:tcBorders>
              <w:top w:val="nil"/>
              <w:left w:val="nil"/>
              <w:bottom w:val="nil"/>
              <w:right w:val="nil"/>
            </w:tcBorders>
            <w:shd w:val="clear" w:color="auto" w:fill="auto"/>
            <w:vAlign w:val="center"/>
            <w:hideMark/>
          </w:tcPr>
          <w:p w14:paraId="4379CEF0" w14:textId="77777777" w:rsidR="0027685B" w:rsidRPr="00805397" w:rsidRDefault="0027685B" w:rsidP="00951B7F">
            <w:pPr>
              <w:jc w:val="center"/>
              <w:rPr>
                <w:rFonts w:ascii="Tahoma" w:hAnsi="Tahoma"/>
                <w:color w:val="000000"/>
                <w:sz w:val="16"/>
                <w:rPrChange w:id="1351" w:author="秦蓓嘉" w:date="2026-04-12T19:27:00Z">
                  <w:rPr>
                    <w:sz w:val="16"/>
                  </w:rPr>
                </w:rPrChange>
              </w:rPr>
              <w:pPrChange w:id="1352" w:author="秦蓓嘉" w:date="2026-04-12T19:27:00Z">
                <w:pPr>
                  <w:pStyle w:val="TableParagraph"/>
                  <w:ind w:right="117"/>
                  <w:jc w:val="right"/>
                </w:pPr>
              </w:pPrChange>
            </w:pPr>
            <w:r w:rsidRPr="00805397">
              <w:rPr>
                <w:rFonts w:ascii="Tahoma" w:hAnsi="Tahoma"/>
                <w:color w:val="000000"/>
                <w:sz w:val="16"/>
                <w:rPrChange w:id="1353" w:author="秦蓓嘉" w:date="2026-04-12T19:27:00Z">
                  <w:rPr>
                    <w:spacing w:val="-10"/>
                    <w:w w:val="105"/>
                    <w:sz w:val="16"/>
                  </w:rPr>
                </w:rPrChange>
              </w:rPr>
              <w:t>2</w:t>
            </w:r>
          </w:p>
        </w:tc>
        <w:tc>
          <w:tcPr>
            <w:tcW w:w="935" w:type="dxa"/>
            <w:tcBorders>
              <w:top w:val="nil"/>
              <w:left w:val="nil"/>
              <w:bottom w:val="nil"/>
              <w:right w:val="nil"/>
            </w:tcBorders>
            <w:shd w:val="clear" w:color="auto" w:fill="auto"/>
            <w:vAlign w:val="center"/>
            <w:hideMark/>
          </w:tcPr>
          <w:p w14:paraId="3304B3D7" w14:textId="77777777" w:rsidR="0027685B" w:rsidRPr="00805397" w:rsidRDefault="0027685B" w:rsidP="00951B7F">
            <w:pPr>
              <w:jc w:val="center"/>
              <w:rPr>
                <w:rFonts w:ascii="Tahoma" w:hAnsi="Tahoma"/>
                <w:color w:val="000000"/>
                <w:sz w:val="16"/>
                <w:rPrChange w:id="1354" w:author="秦蓓嘉" w:date="2026-04-12T19:27:00Z">
                  <w:rPr>
                    <w:sz w:val="16"/>
                  </w:rPr>
                </w:rPrChange>
              </w:rPr>
              <w:pPrChange w:id="1355" w:author="秦蓓嘉" w:date="2026-04-12T19:27:00Z">
                <w:pPr>
                  <w:pStyle w:val="TableParagraph"/>
                  <w:ind w:right="117"/>
                  <w:jc w:val="right"/>
                </w:pPr>
              </w:pPrChange>
            </w:pPr>
            <w:r w:rsidRPr="00805397">
              <w:rPr>
                <w:rFonts w:ascii="Tahoma" w:hAnsi="Tahoma"/>
                <w:color w:val="000000"/>
                <w:sz w:val="16"/>
                <w:rPrChange w:id="1356"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56741319" w14:textId="77777777" w:rsidR="0027685B" w:rsidRPr="00805397" w:rsidRDefault="0027685B" w:rsidP="00951B7F">
            <w:pPr>
              <w:jc w:val="center"/>
              <w:rPr>
                <w:rFonts w:ascii="Tahoma" w:hAnsi="Tahoma"/>
                <w:color w:val="000000"/>
                <w:sz w:val="16"/>
                <w:rPrChange w:id="1357" w:author="秦蓓嘉" w:date="2026-04-12T19:27:00Z">
                  <w:rPr>
                    <w:sz w:val="16"/>
                  </w:rPr>
                </w:rPrChange>
              </w:rPr>
              <w:pPrChange w:id="1358" w:author="秦蓓嘉" w:date="2026-04-12T19:27:00Z">
                <w:pPr>
                  <w:pStyle w:val="TableParagraph"/>
                  <w:ind w:right="118"/>
                  <w:jc w:val="right"/>
                </w:pPr>
              </w:pPrChange>
            </w:pPr>
            <w:ins w:id="1359" w:author="秦蓓嘉" w:date="2026-04-12T19:27:00Z">
              <w:r w:rsidRPr="00805397">
                <w:rPr>
                  <w:rFonts w:ascii="Tahoma" w:eastAsia="等线" w:hAnsi="Tahoma" w:cs="Tahoma"/>
                  <w:color w:val="000000"/>
                  <w:sz w:val="16"/>
                  <w:szCs w:val="16"/>
                  <w:lang w:eastAsia="zh-CN"/>
                </w:rPr>
                <w:t>15/</w:t>
              </w:r>
            </w:ins>
            <w:r w:rsidRPr="00805397">
              <w:rPr>
                <w:rFonts w:ascii="Tahoma" w:hAnsi="Tahoma"/>
                <w:color w:val="000000"/>
                <w:sz w:val="16"/>
                <w:rPrChange w:id="1360" w:author="秦蓓嘉" w:date="2026-04-12T19:27:00Z">
                  <w:rPr>
                    <w:spacing w:val="-10"/>
                    <w:w w:val="105"/>
                    <w:sz w:val="16"/>
                  </w:rPr>
                </w:rPrChange>
              </w:rPr>
              <w:t>5</w:t>
            </w:r>
          </w:p>
        </w:tc>
        <w:tc>
          <w:tcPr>
            <w:tcW w:w="1012" w:type="dxa"/>
            <w:tcBorders>
              <w:top w:val="nil"/>
              <w:left w:val="nil"/>
              <w:bottom w:val="nil"/>
              <w:right w:val="nil"/>
            </w:tcBorders>
            <w:shd w:val="clear" w:color="auto" w:fill="auto"/>
            <w:vAlign w:val="center"/>
            <w:hideMark/>
          </w:tcPr>
          <w:p w14:paraId="3E0D97AC" w14:textId="77777777" w:rsidR="0027685B" w:rsidRPr="00805397" w:rsidRDefault="0027685B" w:rsidP="00951B7F">
            <w:pPr>
              <w:jc w:val="center"/>
              <w:rPr>
                <w:rFonts w:ascii="Tahoma" w:hAnsi="Tahoma"/>
                <w:color w:val="000000"/>
                <w:sz w:val="16"/>
                <w:rPrChange w:id="1361" w:author="秦蓓嘉" w:date="2026-04-12T19:27:00Z">
                  <w:rPr>
                    <w:sz w:val="16"/>
                  </w:rPr>
                </w:rPrChange>
              </w:rPr>
              <w:pPrChange w:id="1362" w:author="秦蓓嘉" w:date="2026-04-12T19:27:00Z">
                <w:pPr>
                  <w:pStyle w:val="TableParagraph"/>
                  <w:ind w:right="119"/>
                  <w:jc w:val="right"/>
                </w:pPr>
              </w:pPrChange>
            </w:pPr>
            <w:ins w:id="1363" w:author="秦蓓嘉" w:date="2026-04-12T19:27:00Z">
              <w:r w:rsidRPr="00805397">
                <w:rPr>
                  <w:rFonts w:ascii="Tahoma" w:eastAsia="等线" w:hAnsi="Tahoma" w:cs="Tahoma"/>
                  <w:color w:val="000000"/>
                  <w:sz w:val="16"/>
                  <w:szCs w:val="16"/>
                  <w:lang w:eastAsia="zh-CN"/>
                </w:rPr>
                <w:t>4/</w:t>
              </w:r>
            </w:ins>
            <w:r w:rsidRPr="00805397">
              <w:rPr>
                <w:rFonts w:ascii="Tahoma" w:hAnsi="Tahoma"/>
                <w:color w:val="000000"/>
                <w:sz w:val="16"/>
                <w:rPrChange w:id="1364" w:author="秦蓓嘉" w:date="2026-04-12T19:27:00Z">
                  <w:rPr>
                    <w:spacing w:val="-10"/>
                    <w:w w:val="105"/>
                    <w:sz w:val="16"/>
                  </w:rPr>
                </w:rPrChange>
              </w:rPr>
              <w:t>5</w:t>
            </w:r>
          </w:p>
        </w:tc>
        <w:tc>
          <w:tcPr>
            <w:tcW w:w="1222" w:type="dxa"/>
            <w:tcBorders>
              <w:top w:val="nil"/>
              <w:left w:val="nil"/>
              <w:bottom w:val="nil"/>
              <w:right w:val="nil"/>
            </w:tcBorders>
            <w:shd w:val="clear" w:color="auto" w:fill="auto"/>
            <w:vAlign w:val="center"/>
            <w:hideMark/>
          </w:tcPr>
          <w:p w14:paraId="2A808969" w14:textId="77777777" w:rsidR="0027685B" w:rsidRPr="00805397" w:rsidRDefault="0027685B" w:rsidP="00951B7F">
            <w:pPr>
              <w:jc w:val="center"/>
              <w:rPr>
                <w:rFonts w:ascii="Tahoma" w:hAnsi="Tahoma"/>
                <w:color w:val="000000"/>
                <w:sz w:val="16"/>
                <w:rPrChange w:id="1365" w:author="秦蓓嘉" w:date="2026-04-12T19:27:00Z">
                  <w:rPr>
                    <w:sz w:val="16"/>
                  </w:rPr>
                </w:rPrChange>
              </w:rPr>
              <w:pPrChange w:id="1366" w:author="秦蓓嘉" w:date="2026-04-12T19:27:00Z">
                <w:pPr>
                  <w:pStyle w:val="TableParagraph"/>
                  <w:ind w:right="118"/>
                  <w:jc w:val="right"/>
                </w:pPr>
              </w:pPrChange>
            </w:pPr>
            <w:r w:rsidRPr="00805397">
              <w:rPr>
                <w:rFonts w:ascii="Tahoma" w:hAnsi="Tahoma"/>
                <w:color w:val="000000"/>
                <w:sz w:val="16"/>
                <w:rPrChange w:id="1367"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20245883" w14:textId="4BBCAEBB" w:rsidR="0027685B" w:rsidRPr="00805397" w:rsidRDefault="00617501" w:rsidP="00951B7F">
            <w:pPr>
              <w:jc w:val="center"/>
              <w:rPr>
                <w:rFonts w:ascii="Tahoma" w:hAnsi="Tahoma"/>
                <w:sz w:val="16"/>
                <w:rPrChange w:id="1368" w:author="秦蓓嘉" w:date="2026-04-12T19:27:00Z">
                  <w:rPr>
                    <w:sz w:val="16"/>
                  </w:rPr>
                </w:rPrChange>
              </w:rPr>
              <w:pPrChange w:id="1369" w:author="秦蓓嘉" w:date="2026-04-12T19:27:00Z">
                <w:pPr>
                  <w:pStyle w:val="TableParagraph"/>
                  <w:ind w:right="118"/>
                  <w:jc w:val="right"/>
                </w:pPr>
              </w:pPrChange>
            </w:pPr>
            <w:del w:id="1370" w:author="秦蓓嘉" w:date="2026-04-12T19:27:00Z">
              <w:r w:rsidRPr="00794629">
                <w:rPr>
                  <w:spacing w:val="-4"/>
                  <w:w w:val="105"/>
                  <w:sz w:val="16"/>
                </w:rPr>
                <w:delText>64750</w:delText>
              </w:r>
            </w:del>
            <w:ins w:id="1371" w:author="秦蓓嘉" w:date="2026-04-12T19:27:00Z">
              <w:r w:rsidR="0027685B" w:rsidRPr="00805397">
                <w:rPr>
                  <w:rFonts w:ascii="Tahoma" w:eastAsia="等线" w:hAnsi="Tahoma" w:cs="Tahoma"/>
                  <w:sz w:val="16"/>
                  <w:szCs w:val="16"/>
                  <w:lang w:eastAsia="zh-CN"/>
                </w:rPr>
                <w:t>220,150</w:t>
              </w:r>
            </w:ins>
          </w:p>
        </w:tc>
      </w:tr>
      <w:tr w:rsidR="0021357F" w:rsidRPr="00805397" w14:paraId="0E83BD7E" w14:textId="77777777" w:rsidTr="0027685B">
        <w:trPr>
          <w:trHeight w:val="390"/>
        </w:trPr>
        <w:tc>
          <w:tcPr>
            <w:tcW w:w="1843" w:type="dxa"/>
            <w:tcBorders>
              <w:top w:val="nil"/>
              <w:left w:val="nil"/>
              <w:bottom w:val="nil"/>
              <w:right w:val="nil"/>
            </w:tcBorders>
            <w:shd w:val="clear" w:color="auto" w:fill="auto"/>
            <w:vAlign w:val="center"/>
            <w:hideMark/>
          </w:tcPr>
          <w:p w14:paraId="007C6258" w14:textId="77777777" w:rsidR="0027685B" w:rsidRPr="00805397" w:rsidRDefault="0027685B" w:rsidP="00951B7F">
            <w:pPr>
              <w:rPr>
                <w:rFonts w:ascii="Tahoma" w:hAnsi="Tahoma"/>
                <w:color w:val="000000"/>
                <w:sz w:val="16"/>
                <w:rPrChange w:id="1372" w:author="秦蓓嘉" w:date="2026-04-12T19:27:00Z">
                  <w:rPr>
                    <w:sz w:val="16"/>
                  </w:rPr>
                </w:rPrChange>
              </w:rPr>
              <w:pPrChange w:id="1373" w:author="秦蓓嘉" w:date="2026-04-12T19:27:00Z">
                <w:pPr>
                  <w:pStyle w:val="TableParagraph"/>
                  <w:ind w:left="119"/>
                  <w:jc w:val="left"/>
                </w:pPr>
              </w:pPrChange>
            </w:pPr>
            <w:r w:rsidRPr="00805397">
              <w:rPr>
                <w:rFonts w:ascii="Tahoma" w:hAnsi="Tahoma"/>
                <w:color w:val="000000"/>
                <w:sz w:val="16"/>
                <w:rPrChange w:id="1374" w:author="秦蓓嘉" w:date="2026-04-12T19:27:00Z">
                  <w:rPr>
                    <w:sz w:val="16"/>
                  </w:rPr>
                </w:rPrChange>
              </w:rPr>
              <w:t>African</w:t>
            </w:r>
            <w:r w:rsidRPr="00805397">
              <w:rPr>
                <w:rFonts w:ascii="Tahoma" w:hAnsi="Tahoma"/>
                <w:color w:val="000000"/>
                <w:sz w:val="16"/>
                <w:rPrChange w:id="1375" w:author="秦蓓嘉" w:date="2026-04-12T19:27:00Z">
                  <w:rPr>
                    <w:spacing w:val="1"/>
                    <w:sz w:val="16"/>
                  </w:rPr>
                </w:rPrChange>
              </w:rPr>
              <w:t xml:space="preserve"> </w:t>
            </w:r>
            <w:r w:rsidRPr="00805397">
              <w:rPr>
                <w:rFonts w:ascii="Tahoma" w:hAnsi="Tahoma"/>
                <w:color w:val="000000"/>
                <w:sz w:val="16"/>
                <w:rPrChange w:id="1376" w:author="秦蓓嘉" w:date="2026-04-12T19:27:00Z">
                  <w:rPr>
                    <w:spacing w:val="-2"/>
                    <w:sz w:val="16"/>
                  </w:rPr>
                </w:rPrChange>
              </w:rPr>
              <w:t>Female</w:t>
            </w:r>
          </w:p>
        </w:tc>
        <w:tc>
          <w:tcPr>
            <w:tcW w:w="918" w:type="dxa"/>
            <w:tcBorders>
              <w:top w:val="nil"/>
              <w:left w:val="nil"/>
              <w:bottom w:val="nil"/>
              <w:right w:val="nil"/>
            </w:tcBorders>
            <w:shd w:val="clear" w:color="auto" w:fill="auto"/>
            <w:vAlign w:val="center"/>
            <w:hideMark/>
          </w:tcPr>
          <w:p w14:paraId="3ED58BD5" w14:textId="77777777" w:rsidR="0027685B" w:rsidRPr="00805397" w:rsidRDefault="0027685B" w:rsidP="00951B7F">
            <w:pPr>
              <w:jc w:val="center"/>
              <w:rPr>
                <w:rFonts w:ascii="Tahoma" w:hAnsi="Tahoma"/>
                <w:color w:val="000000"/>
                <w:sz w:val="16"/>
                <w:rPrChange w:id="1377" w:author="秦蓓嘉" w:date="2026-04-12T19:27:00Z">
                  <w:rPr>
                    <w:sz w:val="16"/>
                  </w:rPr>
                </w:rPrChange>
              </w:rPr>
              <w:pPrChange w:id="1378" w:author="秦蓓嘉" w:date="2026-04-12T19:27:00Z">
                <w:pPr>
                  <w:pStyle w:val="TableParagraph"/>
                  <w:ind w:right="117"/>
                  <w:jc w:val="right"/>
                </w:pPr>
              </w:pPrChange>
            </w:pPr>
            <w:r w:rsidRPr="00805397">
              <w:rPr>
                <w:rFonts w:ascii="Tahoma" w:hAnsi="Tahoma"/>
                <w:color w:val="000000"/>
                <w:sz w:val="16"/>
                <w:rPrChange w:id="1379" w:author="秦蓓嘉" w:date="2026-04-12T19:27:00Z">
                  <w:rPr>
                    <w:spacing w:val="-10"/>
                    <w:w w:val="105"/>
                    <w:sz w:val="16"/>
                  </w:rPr>
                </w:rPrChange>
              </w:rPr>
              <w:t>2</w:t>
            </w:r>
          </w:p>
        </w:tc>
        <w:tc>
          <w:tcPr>
            <w:tcW w:w="935" w:type="dxa"/>
            <w:tcBorders>
              <w:top w:val="nil"/>
              <w:left w:val="nil"/>
              <w:bottom w:val="nil"/>
              <w:right w:val="nil"/>
            </w:tcBorders>
            <w:shd w:val="clear" w:color="auto" w:fill="auto"/>
            <w:vAlign w:val="center"/>
            <w:hideMark/>
          </w:tcPr>
          <w:p w14:paraId="21623742" w14:textId="77777777" w:rsidR="0027685B" w:rsidRPr="00805397" w:rsidRDefault="0027685B" w:rsidP="00951B7F">
            <w:pPr>
              <w:jc w:val="center"/>
              <w:rPr>
                <w:rFonts w:ascii="Tahoma" w:hAnsi="Tahoma"/>
                <w:color w:val="000000"/>
                <w:sz w:val="16"/>
                <w:rPrChange w:id="1380" w:author="秦蓓嘉" w:date="2026-04-12T19:27:00Z">
                  <w:rPr>
                    <w:sz w:val="16"/>
                  </w:rPr>
                </w:rPrChange>
              </w:rPr>
              <w:pPrChange w:id="1381" w:author="秦蓓嘉" w:date="2026-04-12T19:27:00Z">
                <w:pPr>
                  <w:pStyle w:val="TableParagraph"/>
                  <w:ind w:right="117"/>
                  <w:jc w:val="right"/>
                </w:pPr>
              </w:pPrChange>
            </w:pPr>
            <w:r w:rsidRPr="00805397">
              <w:rPr>
                <w:rFonts w:ascii="Tahoma" w:hAnsi="Tahoma"/>
                <w:color w:val="000000"/>
                <w:sz w:val="16"/>
                <w:rPrChange w:id="1382"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4FEEABDA" w14:textId="77777777" w:rsidR="0027685B" w:rsidRPr="00805397" w:rsidRDefault="0027685B" w:rsidP="00951B7F">
            <w:pPr>
              <w:jc w:val="center"/>
              <w:rPr>
                <w:rFonts w:ascii="Tahoma" w:hAnsi="Tahoma"/>
                <w:color w:val="000000"/>
                <w:sz w:val="16"/>
                <w:rPrChange w:id="1383" w:author="秦蓓嘉" w:date="2026-04-12T19:27:00Z">
                  <w:rPr>
                    <w:sz w:val="16"/>
                  </w:rPr>
                </w:rPrChange>
              </w:rPr>
              <w:pPrChange w:id="1384" w:author="秦蓓嘉" w:date="2026-04-12T19:27:00Z">
                <w:pPr>
                  <w:pStyle w:val="TableParagraph"/>
                  <w:ind w:right="118"/>
                  <w:jc w:val="right"/>
                </w:pPr>
              </w:pPrChange>
            </w:pPr>
            <w:r w:rsidRPr="00805397">
              <w:rPr>
                <w:rFonts w:ascii="Tahoma" w:hAnsi="Tahoma"/>
                <w:color w:val="000000"/>
                <w:sz w:val="16"/>
                <w:rPrChange w:id="1385" w:author="秦蓓嘉" w:date="2026-04-12T19:27:00Z">
                  <w:rPr>
                    <w:spacing w:val="-5"/>
                    <w:w w:val="105"/>
                    <w:sz w:val="16"/>
                  </w:rPr>
                </w:rPrChange>
              </w:rPr>
              <w:t>15</w:t>
            </w:r>
            <w:ins w:id="1386" w:author="秦蓓嘉" w:date="2026-04-12T19:27:00Z">
              <w:r w:rsidRPr="00805397">
                <w:rPr>
                  <w:rFonts w:ascii="Tahoma" w:eastAsia="等线" w:hAnsi="Tahoma" w:cs="Tahoma"/>
                  <w:color w:val="000000"/>
                  <w:sz w:val="16"/>
                  <w:szCs w:val="16"/>
                  <w:lang w:eastAsia="zh-CN"/>
                </w:rPr>
                <w:t>/5</w:t>
              </w:r>
            </w:ins>
          </w:p>
        </w:tc>
        <w:tc>
          <w:tcPr>
            <w:tcW w:w="1012" w:type="dxa"/>
            <w:tcBorders>
              <w:top w:val="nil"/>
              <w:left w:val="nil"/>
              <w:bottom w:val="nil"/>
              <w:right w:val="nil"/>
            </w:tcBorders>
            <w:shd w:val="clear" w:color="auto" w:fill="auto"/>
            <w:vAlign w:val="center"/>
            <w:hideMark/>
          </w:tcPr>
          <w:p w14:paraId="1243B1F9" w14:textId="77777777" w:rsidR="0027685B" w:rsidRPr="00805397" w:rsidRDefault="0027685B" w:rsidP="00951B7F">
            <w:pPr>
              <w:jc w:val="center"/>
              <w:rPr>
                <w:rFonts w:ascii="Tahoma" w:hAnsi="Tahoma"/>
                <w:color w:val="000000"/>
                <w:sz w:val="16"/>
                <w:rPrChange w:id="1387" w:author="秦蓓嘉" w:date="2026-04-12T19:27:00Z">
                  <w:rPr>
                    <w:sz w:val="16"/>
                  </w:rPr>
                </w:rPrChange>
              </w:rPr>
              <w:pPrChange w:id="1388" w:author="秦蓓嘉" w:date="2026-04-12T19:27:00Z">
                <w:pPr>
                  <w:pStyle w:val="TableParagraph"/>
                  <w:ind w:right="119"/>
                  <w:jc w:val="right"/>
                </w:pPr>
              </w:pPrChange>
            </w:pPr>
            <w:r w:rsidRPr="00805397">
              <w:rPr>
                <w:rFonts w:ascii="Tahoma" w:hAnsi="Tahoma"/>
                <w:color w:val="000000"/>
                <w:sz w:val="16"/>
                <w:rPrChange w:id="1389" w:author="秦蓓嘉" w:date="2026-04-12T19:27:00Z">
                  <w:rPr>
                    <w:spacing w:val="-10"/>
                    <w:w w:val="105"/>
                    <w:sz w:val="16"/>
                  </w:rPr>
                </w:rPrChange>
              </w:rPr>
              <w:t>5</w:t>
            </w:r>
            <w:ins w:id="1390" w:author="秦蓓嘉" w:date="2026-04-12T19:27:00Z">
              <w:r w:rsidRPr="00805397">
                <w:rPr>
                  <w:rFonts w:ascii="Tahoma" w:eastAsia="等线" w:hAnsi="Tahoma" w:cs="Tahoma"/>
                  <w:color w:val="000000"/>
                  <w:sz w:val="16"/>
                  <w:szCs w:val="16"/>
                  <w:lang w:eastAsia="zh-CN"/>
                </w:rPr>
                <w:t>/6</w:t>
              </w:r>
            </w:ins>
          </w:p>
        </w:tc>
        <w:tc>
          <w:tcPr>
            <w:tcW w:w="1222" w:type="dxa"/>
            <w:tcBorders>
              <w:top w:val="nil"/>
              <w:left w:val="nil"/>
              <w:bottom w:val="nil"/>
              <w:right w:val="nil"/>
            </w:tcBorders>
            <w:shd w:val="clear" w:color="auto" w:fill="auto"/>
            <w:vAlign w:val="center"/>
            <w:hideMark/>
          </w:tcPr>
          <w:p w14:paraId="4A0F66E3" w14:textId="77777777" w:rsidR="0027685B" w:rsidRPr="00805397" w:rsidRDefault="0027685B" w:rsidP="00951B7F">
            <w:pPr>
              <w:jc w:val="center"/>
              <w:rPr>
                <w:rFonts w:ascii="Tahoma" w:hAnsi="Tahoma"/>
                <w:color w:val="000000"/>
                <w:sz w:val="16"/>
                <w:rPrChange w:id="1391" w:author="秦蓓嘉" w:date="2026-04-12T19:27:00Z">
                  <w:rPr>
                    <w:sz w:val="16"/>
                  </w:rPr>
                </w:rPrChange>
              </w:rPr>
              <w:pPrChange w:id="1392" w:author="秦蓓嘉" w:date="2026-04-12T19:27:00Z">
                <w:pPr>
                  <w:pStyle w:val="TableParagraph"/>
                  <w:ind w:right="118"/>
                  <w:jc w:val="right"/>
                </w:pPr>
              </w:pPrChange>
            </w:pPr>
            <w:r w:rsidRPr="00805397">
              <w:rPr>
                <w:rFonts w:ascii="Tahoma" w:hAnsi="Tahoma"/>
                <w:color w:val="000000"/>
                <w:sz w:val="16"/>
                <w:rPrChange w:id="1393"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4BEAEC9A" w14:textId="20881E2B" w:rsidR="0027685B" w:rsidRPr="00805397" w:rsidRDefault="00617501" w:rsidP="00951B7F">
            <w:pPr>
              <w:jc w:val="center"/>
              <w:rPr>
                <w:rFonts w:ascii="Tahoma" w:hAnsi="Tahoma"/>
                <w:sz w:val="16"/>
                <w:rPrChange w:id="1394" w:author="秦蓓嘉" w:date="2026-04-12T19:27:00Z">
                  <w:rPr>
                    <w:sz w:val="16"/>
                  </w:rPr>
                </w:rPrChange>
              </w:rPr>
              <w:pPrChange w:id="1395" w:author="秦蓓嘉" w:date="2026-04-12T19:27:00Z">
                <w:pPr>
                  <w:pStyle w:val="TableParagraph"/>
                  <w:ind w:right="118"/>
                  <w:jc w:val="right"/>
                </w:pPr>
              </w:pPrChange>
            </w:pPr>
            <w:del w:id="1396" w:author="秦蓓嘉" w:date="2026-04-12T19:27:00Z">
              <w:r w:rsidRPr="00794629">
                <w:rPr>
                  <w:spacing w:val="-2"/>
                  <w:w w:val="105"/>
                  <w:sz w:val="16"/>
                </w:rPr>
                <w:delText>194250</w:delText>
              </w:r>
            </w:del>
            <w:ins w:id="1397" w:author="秦蓓嘉" w:date="2026-04-12T19:27:00Z">
              <w:r w:rsidR="0027685B" w:rsidRPr="00805397">
                <w:rPr>
                  <w:rFonts w:ascii="Tahoma" w:eastAsia="等线" w:hAnsi="Tahoma" w:cs="Tahoma"/>
                  <w:sz w:val="16"/>
                  <w:szCs w:val="16"/>
                  <w:lang w:eastAsia="zh-CN"/>
                </w:rPr>
                <w:t>271,950</w:t>
              </w:r>
            </w:ins>
          </w:p>
        </w:tc>
      </w:tr>
      <w:tr w:rsidR="00954025" w:rsidRPr="00794629" w14:paraId="7138D7CD" w14:textId="77777777">
        <w:tblPrEx>
          <w:tblLayout w:type="fixed"/>
          <w:tblCellMar>
            <w:left w:w="0" w:type="dxa"/>
            <w:right w:w="0" w:type="dxa"/>
          </w:tblCellMar>
        </w:tblPrEx>
        <w:trPr>
          <w:trHeight w:val="259"/>
          <w:del w:id="1398" w:author="秦蓓嘉" w:date="2026-04-12T19:27:00Z"/>
        </w:trPr>
        <w:tc>
          <w:tcPr>
            <w:tcW w:w="1615" w:type="dxa"/>
          </w:tcPr>
          <w:p w14:paraId="20FA101F" w14:textId="77777777" w:rsidR="00954025" w:rsidRPr="00794629" w:rsidRDefault="00617501">
            <w:pPr>
              <w:pStyle w:val="TableParagraph"/>
              <w:ind w:left="119"/>
              <w:jc w:val="left"/>
              <w:rPr>
                <w:del w:id="1399" w:author="秦蓓嘉" w:date="2026-04-12T19:27:00Z"/>
                <w:sz w:val="16"/>
              </w:rPr>
            </w:pPr>
            <w:del w:id="1400" w:author="秦蓓嘉" w:date="2026-04-12T19:27:00Z">
              <w:r w:rsidRPr="00794629">
                <w:rPr>
                  <w:sz w:val="16"/>
                </w:rPr>
                <w:delText>African</w:delText>
              </w:r>
              <w:r w:rsidRPr="00794629">
                <w:rPr>
                  <w:spacing w:val="1"/>
                  <w:sz w:val="16"/>
                </w:rPr>
                <w:delText xml:space="preserve"> </w:delText>
              </w:r>
              <w:r w:rsidRPr="00794629">
                <w:rPr>
                  <w:spacing w:val="-2"/>
                  <w:sz w:val="16"/>
                </w:rPr>
                <w:delText>Female</w:delText>
              </w:r>
            </w:del>
          </w:p>
        </w:tc>
        <w:tc>
          <w:tcPr>
            <w:tcW w:w="755" w:type="dxa"/>
          </w:tcPr>
          <w:p w14:paraId="34492717" w14:textId="77777777" w:rsidR="00954025" w:rsidRPr="00794629" w:rsidRDefault="00617501">
            <w:pPr>
              <w:pStyle w:val="TableParagraph"/>
              <w:ind w:right="117"/>
              <w:jc w:val="right"/>
              <w:rPr>
                <w:del w:id="1401" w:author="秦蓓嘉" w:date="2026-04-12T19:27:00Z"/>
                <w:sz w:val="16"/>
              </w:rPr>
            </w:pPr>
            <w:del w:id="1402" w:author="秦蓓嘉" w:date="2026-04-12T19:27:00Z">
              <w:r w:rsidRPr="00794629">
                <w:rPr>
                  <w:spacing w:val="-10"/>
                  <w:w w:val="105"/>
                  <w:sz w:val="16"/>
                </w:rPr>
                <w:delText>2</w:delText>
              </w:r>
            </w:del>
          </w:p>
        </w:tc>
        <w:tc>
          <w:tcPr>
            <w:tcW w:w="1318" w:type="dxa"/>
          </w:tcPr>
          <w:p w14:paraId="756D6F2D" w14:textId="77777777" w:rsidR="00954025" w:rsidRPr="00794629" w:rsidRDefault="00617501">
            <w:pPr>
              <w:pStyle w:val="TableParagraph"/>
              <w:ind w:right="117"/>
              <w:jc w:val="right"/>
              <w:rPr>
                <w:del w:id="1403" w:author="秦蓓嘉" w:date="2026-04-12T19:27:00Z"/>
                <w:sz w:val="16"/>
              </w:rPr>
            </w:pPr>
            <w:del w:id="1404" w:author="秦蓓嘉" w:date="2026-04-12T19:27:00Z">
              <w:r w:rsidRPr="00794629">
                <w:rPr>
                  <w:spacing w:val="-5"/>
                  <w:w w:val="105"/>
                  <w:sz w:val="16"/>
                </w:rPr>
                <w:delText>35</w:delText>
              </w:r>
            </w:del>
          </w:p>
        </w:tc>
        <w:tc>
          <w:tcPr>
            <w:tcW w:w="957" w:type="dxa"/>
          </w:tcPr>
          <w:p w14:paraId="024EF8AE" w14:textId="77777777" w:rsidR="00954025" w:rsidRPr="00794629" w:rsidRDefault="00617501">
            <w:pPr>
              <w:pStyle w:val="TableParagraph"/>
              <w:ind w:right="118"/>
              <w:jc w:val="right"/>
              <w:rPr>
                <w:del w:id="1405" w:author="秦蓓嘉" w:date="2026-04-12T19:27:00Z"/>
                <w:sz w:val="16"/>
              </w:rPr>
            </w:pPr>
            <w:del w:id="1406" w:author="秦蓓嘉" w:date="2026-04-12T19:27:00Z">
              <w:r w:rsidRPr="00794629">
                <w:rPr>
                  <w:spacing w:val="-10"/>
                  <w:w w:val="105"/>
                  <w:sz w:val="16"/>
                </w:rPr>
                <w:delText>5</w:delText>
              </w:r>
            </w:del>
          </w:p>
        </w:tc>
        <w:tc>
          <w:tcPr>
            <w:tcW w:w="936" w:type="dxa"/>
          </w:tcPr>
          <w:p w14:paraId="2AA6CAE8" w14:textId="77777777" w:rsidR="00954025" w:rsidRPr="00794629" w:rsidRDefault="00617501">
            <w:pPr>
              <w:pStyle w:val="TableParagraph"/>
              <w:ind w:right="119"/>
              <w:jc w:val="right"/>
              <w:rPr>
                <w:del w:id="1407" w:author="秦蓓嘉" w:date="2026-04-12T19:27:00Z"/>
                <w:sz w:val="16"/>
              </w:rPr>
            </w:pPr>
            <w:del w:id="1408" w:author="秦蓓嘉" w:date="2026-04-12T19:27:00Z">
              <w:r w:rsidRPr="00794629">
                <w:rPr>
                  <w:spacing w:val="-10"/>
                  <w:w w:val="105"/>
                  <w:sz w:val="16"/>
                </w:rPr>
                <w:delText>6</w:delText>
              </w:r>
            </w:del>
          </w:p>
        </w:tc>
        <w:tc>
          <w:tcPr>
            <w:tcW w:w="1253" w:type="dxa"/>
          </w:tcPr>
          <w:p w14:paraId="5BC2F9C1" w14:textId="77777777" w:rsidR="00954025" w:rsidRPr="00794629" w:rsidRDefault="00617501">
            <w:pPr>
              <w:pStyle w:val="TableParagraph"/>
              <w:ind w:right="118"/>
              <w:jc w:val="right"/>
              <w:rPr>
                <w:del w:id="1409" w:author="秦蓓嘉" w:date="2026-04-12T19:27:00Z"/>
                <w:sz w:val="16"/>
              </w:rPr>
            </w:pPr>
            <w:del w:id="1410" w:author="秦蓓嘉" w:date="2026-04-12T19:27:00Z">
              <w:r w:rsidRPr="00794629">
                <w:rPr>
                  <w:spacing w:val="-5"/>
                  <w:w w:val="105"/>
                  <w:sz w:val="16"/>
                </w:rPr>
                <w:delText>37</w:delText>
              </w:r>
            </w:del>
          </w:p>
        </w:tc>
        <w:tc>
          <w:tcPr>
            <w:tcW w:w="886" w:type="dxa"/>
          </w:tcPr>
          <w:p w14:paraId="61F438ED" w14:textId="77777777" w:rsidR="00954025" w:rsidRPr="00794629" w:rsidRDefault="00617501">
            <w:pPr>
              <w:pStyle w:val="TableParagraph"/>
              <w:ind w:right="118"/>
              <w:jc w:val="right"/>
              <w:rPr>
                <w:del w:id="1411" w:author="秦蓓嘉" w:date="2026-04-12T19:27:00Z"/>
                <w:sz w:val="16"/>
              </w:rPr>
            </w:pPr>
            <w:del w:id="1412" w:author="秦蓓嘉" w:date="2026-04-12T19:27:00Z">
              <w:r w:rsidRPr="00794629">
                <w:rPr>
                  <w:spacing w:val="-4"/>
                  <w:w w:val="105"/>
                  <w:sz w:val="16"/>
                </w:rPr>
                <w:delText>77700</w:delText>
              </w:r>
            </w:del>
          </w:p>
        </w:tc>
      </w:tr>
      <w:tr w:rsidR="00954025" w:rsidRPr="00794629" w14:paraId="46D6ED70" w14:textId="77777777">
        <w:tblPrEx>
          <w:tblLayout w:type="fixed"/>
          <w:tblCellMar>
            <w:left w:w="0" w:type="dxa"/>
            <w:right w:w="0" w:type="dxa"/>
          </w:tblCellMar>
        </w:tblPrEx>
        <w:trPr>
          <w:trHeight w:val="259"/>
          <w:del w:id="1413" w:author="秦蓓嘉" w:date="2026-04-12T19:27:00Z"/>
        </w:trPr>
        <w:tc>
          <w:tcPr>
            <w:tcW w:w="1615" w:type="dxa"/>
          </w:tcPr>
          <w:p w14:paraId="2CBBCF68" w14:textId="77777777" w:rsidR="00954025" w:rsidRPr="00794629" w:rsidRDefault="00617501">
            <w:pPr>
              <w:pStyle w:val="TableParagraph"/>
              <w:ind w:left="119"/>
              <w:jc w:val="left"/>
              <w:rPr>
                <w:del w:id="1414" w:author="秦蓓嘉" w:date="2026-04-12T19:27:00Z"/>
                <w:sz w:val="16"/>
              </w:rPr>
            </w:pPr>
            <w:del w:id="1415" w:author="秦蓓嘉" w:date="2026-04-12T19:27:00Z">
              <w:r w:rsidRPr="00794629">
                <w:rPr>
                  <w:sz w:val="16"/>
                </w:rPr>
                <w:delText>African</w:delText>
              </w:r>
              <w:r w:rsidRPr="00794629">
                <w:rPr>
                  <w:spacing w:val="1"/>
                  <w:sz w:val="16"/>
                </w:rPr>
                <w:delText xml:space="preserve"> </w:delText>
              </w:r>
              <w:r w:rsidRPr="00794629">
                <w:rPr>
                  <w:spacing w:val="-4"/>
                  <w:sz w:val="16"/>
                </w:rPr>
                <w:delText>Male</w:delText>
              </w:r>
            </w:del>
          </w:p>
        </w:tc>
        <w:tc>
          <w:tcPr>
            <w:tcW w:w="755" w:type="dxa"/>
          </w:tcPr>
          <w:p w14:paraId="3C108D0B" w14:textId="77777777" w:rsidR="00954025" w:rsidRPr="00794629" w:rsidRDefault="00617501">
            <w:pPr>
              <w:pStyle w:val="TableParagraph"/>
              <w:ind w:right="117"/>
              <w:jc w:val="right"/>
              <w:rPr>
                <w:del w:id="1416" w:author="秦蓓嘉" w:date="2026-04-12T19:27:00Z"/>
                <w:sz w:val="16"/>
              </w:rPr>
            </w:pPr>
            <w:del w:id="1417" w:author="秦蓓嘉" w:date="2026-04-12T19:27:00Z">
              <w:r w:rsidRPr="00794629">
                <w:rPr>
                  <w:spacing w:val="-10"/>
                  <w:w w:val="105"/>
                  <w:sz w:val="16"/>
                </w:rPr>
                <w:delText>2</w:delText>
              </w:r>
            </w:del>
          </w:p>
        </w:tc>
        <w:tc>
          <w:tcPr>
            <w:tcW w:w="1318" w:type="dxa"/>
          </w:tcPr>
          <w:p w14:paraId="61FFA4AD" w14:textId="77777777" w:rsidR="00954025" w:rsidRPr="00794629" w:rsidRDefault="00617501">
            <w:pPr>
              <w:pStyle w:val="TableParagraph"/>
              <w:ind w:right="117"/>
              <w:jc w:val="right"/>
              <w:rPr>
                <w:del w:id="1418" w:author="秦蓓嘉" w:date="2026-04-12T19:27:00Z"/>
                <w:sz w:val="16"/>
              </w:rPr>
            </w:pPr>
            <w:del w:id="1419" w:author="秦蓓嘉" w:date="2026-04-12T19:27:00Z">
              <w:r w:rsidRPr="00794629">
                <w:rPr>
                  <w:spacing w:val="-5"/>
                  <w:w w:val="105"/>
                  <w:sz w:val="16"/>
                </w:rPr>
                <w:delText>35</w:delText>
              </w:r>
            </w:del>
          </w:p>
        </w:tc>
        <w:tc>
          <w:tcPr>
            <w:tcW w:w="957" w:type="dxa"/>
          </w:tcPr>
          <w:p w14:paraId="275D7E34" w14:textId="77777777" w:rsidR="00954025" w:rsidRPr="00794629" w:rsidRDefault="00617501">
            <w:pPr>
              <w:pStyle w:val="TableParagraph"/>
              <w:ind w:right="118"/>
              <w:jc w:val="right"/>
              <w:rPr>
                <w:del w:id="1420" w:author="秦蓓嘉" w:date="2026-04-12T19:27:00Z"/>
                <w:sz w:val="16"/>
              </w:rPr>
            </w:pPr>
            <w:del w:id="1421" w:author="秦蓓嘉" w:date="2026-04-12T19:27:00Z">
              <w:r w:rsidRPr="00794629">
                <w:rPr>
                  <w:spacing w:val="-5"/>
                  <w:w w:val="105"/>
                  <w:sz w:val="16"/>
                </w:rPr>
                <w:delText>15</w:delText>
              </w:r>
            </w:del>
          </w:p>
        </w:tc>
        <w:tc>
          <w:tcPr>
            <w:tcW w:w="936" w:type="dxa"/>
          </w:tcPr>
          <w:p w14:paraId="48BF664F" w14:textId="77777777" w:rsidR="00954025" w:rsidRPr="00794629" w:rsidRDefault="00617501">
            <w:pPr>
              <w:pStyle w:val="TableParagraph"/>
              <w:ind w:right="119"/>
              <w:jc w:val="right"/>
              <w:rPr>
                <w:del w:id="1422" w:author="秦蓓嘉" w:date="2026-04-12T19:27:00Z"/>
                <w:sz w:val="16"/>
              </w:rPr>
            </w:pPr>
            <w:del w:id="1423" w:author="秦蓓嘉" w:date="2026-04-12T19:27:00Z">
              <w:r w:rsidRPr="00794629">
                <w:rPr>
                  <w:spacing w:val="-10"/>
                  <w:w w:val="105"/>
                  <w:sz w:val="16"/>
                </w:rPr>
                <w:delText>4</w:delText>
              </w:r>
            </w:del>
          </w:p>
        </w:tc>
        <w:tc>
          <w:tcPr>
            <w:tcW w:w="1253" w:type="dxa"/>
          </w:tcPr>
          <w:p w14:paraId="71C4C13C" w14:textId="77777777" w:rsidR="00954025" w:rsidRPr="00794629" w:rsidRDefault="00617501">
            <w:pPr>
              <w:pStyle w:val="TableParagraph"/>
              <w:ind w:right="118"/>
              <w:jc w:val="right"/>
              <w:rPr>
                <w:del w:id="1424" w:author="秦蓓嘉" w:date="2026-04-12T19:27:00Z"/>
                <w:sz w:val="16"/>
              </w:rPr>
            </w:pPr>
            <w:del w:id="1425" w:author="秦蓓嘉" w:date="2026-04-12T19:27:00Z">
              <w:r w:rsidRPr="00794629">
                <w:rPr>
                  <w:spacing w:val="-5"/>
                  <w:w w:val="105"/>
                  <w:sz w:val="16"/>
                </w:rPr>
                <w:delText>37</w:delText>
              </w:r>
            </w:del>
          </w:p>
        </w:tc>
        <w:tc>
          <w:tcPr>
            <w:tcW w:w="886" w:type="dxa"/>
          </w:tcPr>
          <w:p w14:paraId="24360127" w14:textId="77777777" w:rsidR="00954025" w:rsidRPr="00794629" w:rsidRDefault="00617501">
            <w:pPr>
              <w:pStyle w:val="TableParagraph"/>
              <w:ind w:right="118"/>
              <w:jc w:val="right"/>
              <w:rPr>
                <w:del w:id="1426" w:author="秦蓓嘉" w:date="2026-04-12T19:27:00Z"/>
                <w:sz w:val="16"/>
              </w:rPr>
            </w:pPr>
            <w:del w:id="1427" w:author="秦蓓嘉" w:date="2026-04-12T19:27:00Z">
              <w:r w:rsidRPr="00794629">
                <w:rPr>
                  <w:spacing w:val="-2"/>
                  <w:w w:val="105"/>
                  <w:sz w:val="16"/>
                </w:rPr>
                <w:delText>155400</w:delText>
              </w:r>
            </w:del>
          </w:p>
        </w:tc>
      </w:tr>
      <w:tr w:rsidR="0021357F" w:rsidRPr="00805397" w14:paraId="0B6B38AB" w14:textId="77777777" w:rsidTr="0027685B">
        <w:trPr>
          <w:trHeight w:val="278"/>
        </w:trPr>
        <w:tc>
          <w:tcPr>
            <w:tcW w:w="1843" w:type="dxa"/>
            <w:tcBorders>
              <w:top w:val="nil"/>
              <w:left w:val="nil"/>
              <w:bottom w:val="nil"/>
              <w:right w:val="nil"/>
            </w:tcBorders>
            <w:shd w:val="clear" w:color="auto" w:fill="auto"/>
            <w:vAlign w:val="center"/>
            <w:hideMark/>
          </w:tcPr>
          <w:p w14:paraId="6F0953AD" w14:textId="77777777" w:rsidR="0027685B" w:rsidRPr="00805397" w:rsidRDefault="0027685B" w:rsidP="00951B7F">
            <w:pPr>
              <w:rPr>
                <w:rFonts w:ascii="Tahoma" w:hAnsi="Tahoma"/>
                <w:color w:val="000000"/>
                <w:sz w:val="16"/>
                <w:rPrChange w:id="1428" w:author="秦蓓嘉" w:date="2026-04-12T19:27:00Z">
                  <w:rPr>
                    <w:sz w:val="16"/>
                  </w:rPr>
                </w:rPrChange>
              </w:rPr>
              <w:pPrChange w:id="1429" w:author="秦蓓嘉" w:date="2026-04-12T19:27:00Z">
                <w:pPr>
                  <w:pStyle w:val="TableParagraph"/>
                  <w:ind w:left="119"/>
                  <w:jc w:val="left"/>
                </w:pPr>
              </w:pPrChange>
            </w:pPr>
            <w:r w:rsidRPr="00805397">
              <w:rPr>
                <w:rFonts w:ascii="Tahoma" w:hAnsi="Tahoma"/>
                <w:color w:val="000000"/>
                <w:sz w:val="16"/>
                <w:rPrChange w:id="1430" w:author="秦蓓嘉" w:date="2026-04-12T19:27:00Z">
                  <w:rPr>
                    <w:sz w:val="16"/>
                  </w:rPr>
                </w:rPrChange>
              </w:rPr>
              <w:t>African</w:t>
            </w:r>
            <w:r w:rsidRPr="00805397">
              <w:rPr>
                <w:rFonts w:ascii="Tahoma" w:hAnsi="Tahoma"/>
                <w:color w:val="000000"/>
                <w:sz w:val="16"/>
                <w:rPrChange w:id="1431" w:author="秦蓓嘉" w:date="2026-04-12T19:27:00Z">
                  <w:rPr>
                    <w:spacing w:val="1"/>
                    <w:sz w:val="16"/>
                  </w:rPr>
                </w:rPrChange>
              </w:rPr>
              <w:t xml:space="preserve"> </w:t>
            </w:r>
            <w:r w:rsidRPr="00805397">
              <w:rPr>
                <w:rFonts w:ascii="Tahoma" w:hAnsi="Tahoma"/>
                <w:color w:val="000000"/>
                <w:sz w:val="16"/>
                <w:rPrChange w:id="1432" w:author="秦蓓嘉" w:date="2026-04-12T19:27:00Z">
                  <w:rPr>
                    <w:spacing w:val="-4"/>
                    <w:sz w:val="16"/>
                  </w:rPr>
                </w:rPrChange>
              </w:rPr>
              <w:t>Male</w:t>
            </w:r>
          </w:p>
        </w:tc>
        <w:tc>
          <w:tcPr>
            <w:tcW w:w="918" w:type="dxa"/>
            <w:tcBorders>
              <w:top w:val="nil"/>
              <w:left w:val="nil"/>
              <w:bottom w:val="nil"/>
              <w:right w:val="nil"/>
            </w:tcBorders>
            <w:shd w:val="clear" w:color="auto" w:fill="auto"/>
            <w:vAlign w:val="center"/>
            <w:hideMark/>
          </w:tcPr>
          <w:p w14:paraId="53DC09EF" w14:textId="77777777" w:rsidR="0027685B" w:rsidRPr="00805397" w:rsidRDefault="0027685B" w:rsidP="00951B7F">
            <w:pPr>
              <w:jc w:val="center"/>
              <w:rPr>
                <w:rFonts w:ascii="Tahoma" w:hAnsi="Tahoma"/>
                <w:color w:val="000000"/>
                <w:sz w:val="16"/>
                <w:rPrChange w:id="1433" w:author="秦蓓嘉" w:date="2026-04-12T19:27:00Z">
                  <w:rPr>
                    <w:sz w:val="16"/>
                  </w:rPr>
                </w:rPrChange>
              </w:rPr>
              <w:pPrChange w:id="1434" w:author="秦蓓嘉" w:date="2026-04-12T19:27:00Z">
                <w:pPr>
                  <w:pStyle w:val="TableParagraph"/>
                  <w:ind w:right="117"/>
                  <w:jc w:val="right"/>
                </w:pPr>
              </w:pPrChange>
            </w:pPr>
            <w:r w:rsidRPr="00805397">
              <w:rPr>
                <w:rFonts w:ascii="Tahoma" w:hAnsi="Tahoma"/>
                <w:color w:val="000000"/>
                <w:sz w:val="16"/>
                <w:rPrChange w:id="1435" w:author="秦蓓嘉" w:date="2026-04-12T19:27:00Z">
                  <w:rPr>
                    <w:spacing w:val="-10"/>
                    <w:w w:val="105"/>
                    <w:sz w:val="16"/>
                  </w:rPr>
                </w:rPrChange>
              </w:rPr>
              <w:t>2</w:t>
            </w:r>
          </w:p>
        </w:tc>
        <w:tc>
          <w:tcPr>
            <w:tcW w:w="935" w:type="dxa"/>
            <w:tcBorders>
              <w:top w:val="nil"/>
              <w:left w:val="nil"/>
              <w:bottom w:val="nil"/>
              <w:right w:val="nil"/>
            </w:tcBorders>
            <w:shd w:val="clear" w:color="auto" w:fill="auto"/>
            <w:vAlign w:val="center"/>
            <w:hideMark/>
          </w:tcPr>
          <w:p w14:paraId="3B75F9DB" w14:textId="77777777" w:rsidR="0027685B" w:rsidRPr="00805397" w:rsidRDefault="0027685B" w:rsidP="00951B7F">
            <w:pPr>
              <w:jc w:val="center"/>
              <w:rPr>
                <w:rFonts w:ascii="Tahoma" w:hAnsi="Tahoma"/>
                <w:color w:val="000000"/>
                <w:sz w:val="16"/>
                <w:rPrChange w:id="1436" w:author="秦蓓嘉" w:date="2026-04-12T19:27:00Z">
                  <w:rPr>
                    <w:sz w:val="16"/>
                  </w:rPr>
                </w:rPrChange>
              </w:rPr>
              <w:pPrChange w:id="1437" w:author="秦蓓嘉" w:date="2026-04-12T19:27:00Z">
                <w:pPr>
                  <w:pStyle w:val="TableParagraph"/>
                  <w:ind w:right="117"/>
                  <w:jc w:val="right"/>
                </w:pPr>
              </w:pPrChange>
            </w:pPr>
            <w:r w:rsidRPr="00805397">
              <w:rPr>
                <w:rFonts w:ascii="Tahoma" w:hAnsi="Tahoma"/>
                <w:color w:val="000000"/>
                <w:sz w:val="16"/>
                <w:rPrChange w:id="1438" w:author="秦蓓嘉" w:date="2026-04-12T19:27:00Z">
                  <w:rPr>
                    <w:spacing w:val="-5"/>
                    <w:w w:val="105"/>
                    <w:sz w:val="16"/>
                  </w:rPr>
                </w:rPrChange>
              </w:rPr>
              <w:t>35</w:t>
            </w:r>
          </w:p>
        </w:tc>
        <w:tc>
          <w:tcPr>
            <w:tcW w:w="989" w:type="dxa"/>
            <w:tcBorders>
              <w:top w:val="nil"/>
              <w:left w:val="nil"/>
              <w:bottom w:val="nil"/>
              <w:right w:val="nil"/>
            </w:tcBorders>
            <w:shd w:val="clear" w:color="auto" w:fill="auto"/>
            <w:vAlign w:val="center"/>
            <w:hideMark/>
          </w:tcPr>
          <w:p w14:paraId="37FF0CD8" w14:textId="77777777" w:rsidR="0027685B" w:rsidRPr="00805397" w:rsidRDefault="0027685B" w:rsidP="00951B7F">
            <w:pPr>
              <w:jc w:val="center"/>
              <w:rPr>
                <w:rFonts w:ascii="Tahoma" w:hAnsi="Tahoma"/>
                <w:color w:val="000000"/>
                <w:sz w:val="16"/>
                <w:rPrChange w:id="1439" w:author="秦蓓嘉" w:date="2026-04-12T19:27:00Z">
                  <w:rPr>
                    <w:sz w:val="16"/>
                  </w:rPr>
                </w:rPrChange>
              </w:rPr>
              <w:pPrChange w:id="1440" w:author="秦蓓嘉" w:date="2026-04-12T19:27:00Z">
                <w:pPr>
                  <w:pStyle w:val="TableParagraph"/>
                  <w:ind w:right="118"/>
                  <w:jc w:val="right"/>
                </w:pPr>
              </w:pPrChange>
            </w:pPr>
            <w:ins w:id="1441" w:author="秦蓓嘉" w:date="2026-04-12T19:27:00Z">
              <w:r w:rsidRPr="00805397">
                <w:rPr>
                  <w:rFonts w:ascii="Tahoma" w:eastAsia="等线" w:hAnsi="Tahoma" w:cs="Tahoma"/>
                  <w:color w:val="000000"/>
                  <w:sz w:val="16"/>
                  <w:szCs w:val="16"/>
                  <w:lang w:eastAsia="zh-CN"/>
                </w:rPr>
                <w:t>15/</w:t>
              </w:r>
            </w:ins>
            <w:r w:rsidRPr="00805397">
              <w:rPr>
                <w:rFonts w:ascii="Tahoma" w:hAnsi="Tahoma"/>
                <w:color w:val="000000"/>
                <w:sz w:val="16"/>
                <w:rPrChange w:id="1442" w:author="秦蓓嘉" w:date="2026-04-12T19:27:00Z">
                  <w:rPr>
                    <w:spacing w:val="-10"/>
                    <w:w w:val="105"/>
                    <w:sz w:val="16"/>
                  </w:rPr>
                </w:rPrChange>
              </w:rPr>
              <w:t>5</w:t>
            </w:r>
          </w:p>
        </w:tc>
        <w:tc>
          <w:tcPr>
            <w:tcW w:w="1012" w:type="dxa"/>
            <w:tcBorders>
              <w:top w:val="nil"/>
              <w:left w:val="nil"/>
              <w:bottom w:val="nil"/>
              <w:right w:val="nil"/>
            </w:tcBorders>
            <w:shd w:val="clear" w:color="auto" w:fill="auto"/>
            <w:vAlign w:val="center"/>
            <w:hideMark/>
          </w:tcPr>
          <w:p w14:paraId="4E9C7C7B" w14:textId="77777777" w:rsidR="0027685B" w:rsidRPr="00805397" w:rsidRDefault="0027685B" w:rsidP="00951B7F">
            <w:pPr>
              <w:jc w:val="center"/>
              <w:rPr>
                <w:rFonts w:ascii="Tahoma" w:hAnsi="Tahoma"/>
                <w:color w:val="000000"/>
                <w:sz w:val="16"/>
                <w:rPrChange w:id="1443" w:author="秦蓓嘉" w:date="2026-04-12T19:27:00Z">
                  <w:rPr>
                    <w:sz w:val="16"/>
                  </w:rPr>
                </w:rPrChange>
              </w:rPr>
              <w:pPrChange w:id="1444" w:author="秦蓓嘉" w:date="2026-04-12T19:27:00Z">
                <w:pPr>
                  <w:pStyle w:val="TableParagraph"/>
                  <w:ind w:right="119"/>
                  <w:jc w:val="right"/>
                </w:pPr>
              </w:pPrChange>
            </w:pPr>
            <w:ins w:id="1445" w:author="秦蓓嘉" w:date="2026-04-12T19:27:00Z">
              <w:r w:rsidRPr="00805397">
                <w:rPr>
                  <w:rFonts w:ascii="Tahoma" w:eastAsia="等线" w:hAnsi="Tahoma" w:cs="Tahoma"/>
                  <w:color w:val="000000"/>
                  <w:sz w:val="16"/>
                  <w:szCs w:val="16"/>
                  <w:lang w:eastAsia="zh-CN"/>
                </w:rPr>
                <w:t>4/</w:t>
              </w:r>
            </w:ins>
            <w:r w:rsidRPr="00805397">
              <w:rPr>
                <w:rFonts w:ascii="Tahoma" w:hAnsi="Tahoma"/>
                <w:color w:val="000000"/>
                <w:sz w:val="16"/>
                <w:rPrChange w:id="1446" w:author="秦蓓嘉" w:date="2026-04-12T19:27:00Z">
                  <w:rPr>
                    <w:spacing w:val="-10"/>
                    <w:w w:val="105"/>
                    <w:sz w:val="16"/>
                  </w:rPr>
                </w:rPrChange>
              </w:rPr>
              <w:t>5</w:t>
            </w:r>
          </w:p>
        </w:tc>
        <w:tc>
          <w:tcPr>
            <w:tcW w:w="1222" w:type="dxa"/>
            <w:tcBorders>
              <w:top w:val="nil"/>
              <w:left w:val="nil"/>
              <w:bottom w:val="nil"/>
              <w:right w:val="nil"/>
            </w:tcBorders>
            <w:shd w:val="clear" w:color="auto" w:fill="auto"/>
            <w:vAlign w:val="center"/>
            <w:hideMark/>
          </w:tcPr>
          <w:p w14:paraId="6460557F" w14:textId="77777777" w:rsidR="0027685B" w:rsidRPr="00805397" w:rsidRDefault="0027685B" w:rsidP="00951B7F">
            <w:pPr>
              <w:jc w:val="center"/>
              <w:rPr>
                <w:rFonts w:ascii="Tahoma" w:hAnsi="Tahoma"/>
                <w:color w:val="000000"/>
                <w:sz w:val="16"/>
                <w:rPrChange w:id="1447" w:author="秦蓓嘉" w:date="2026-04-12T19:27:00Z">
                  <w:rPr>
                    <w:sz w:val="16"/>
                  </w:rPr>
                </w:rPrChange>
              </w:rPr>
              <w:pPrChange w:id="1448" w:author="秦蓓嘉" w:date="2026-04-12T19:27:00Z">
                <w:pPr>
                  <w:pStyle w:val="TableParagraph"/>
                  <w:ind w:right="118"/>
                  <w:jc w:val="right"/>
                </w:pPr>
              </w:pPrChange>
            </w:pPr>
            <w:r w:rsidRPr="00805397">
              <w:rPr>
                <w:rFonts w:ascii="Tahoma" w:hAnsi="Tahoma"/>
                <w:color w:val="000000"/>
                <w:sz w:val="16"/>
                <w:rPrChange w:id="1449" w:author="秦蓓嘉" w:date="2026-04-12T19:27:00Z">
                  <w:rPr>
                    <w:spacing w:val="-5"/>
                    <w:w w:val="105"/>
                    <w:sz w:val="16"/>
                  </w:rPr>
                </w:rPrChange>
              </w:rPr>
              <w:t>37</w:t>
            </w:r>
          </w:p>
        </w:tc>
        <w:tc>
          <w:tcPr>
            <w:tcW w:w="1074" w:type="dxa"/>
            <w:tcBorders>
              <w:top w:val="nil"/>
              <w:left w:val="nil"/>
              <w:bottom w:val="nil"/>
              <w:right w:val="nil"/>
            </w:tcBorders>
            <w:shd w:val="clear" w:color="auto" w:fill="auto"/>
            <w:vAlign w:val="center"/>
            <w:hideMark/>
          </w:tcPr>
          <w:p w14:paraId="5EBCC8AB" w14:textId="3E5FCB56" w:rsidR="0027685B" w:rsidRPr="00805397" w:rsidRDefault="00617501" w:rsidP="00951B7F">
            <w:pPr>
              <w:jc w:val="center"/>
              <w:rPr>
                <w:rFonts w:ascii="Tahoma" w:hAnsi="Tahoma"/>
                <w:sz w:val="16"/>
                <w:rPrChange w:id="1450" w:author="秦蓓嘉" w:date="2026-04-12T19:27:00Z">
                  <w:rPr>
                    <w:sz w:val="16"/>
                  </w:rPr>
                </w:rPrChange>
              </w:rPr>
              <w:pPrChange w:id="1451" w:author="秦蓓嘉" w:date="2026-04-12T19:27:00Z">
                <w:pPr>
                  <w:pStyle w:val="TableParagraph"/>
                  <w:ind w:right="118"/>
                  <w:jc w:val="right"/>
                </w:pPr>
              </w:pPrChange>
            </w:pPr>
            <w:del w:id="1452" w:author="秦蓓嘉" w:date="2026-04-12T19:27:00Z">
              <w:r w:rsidRPr="00794629">
                <w:rPr>
                  <w:spacing w:val="-4"/>
                  <w:w w:val="105"/>
                  <w:sz w:val="16"/>
                </w:rPr>
                <w:delText>64750</w:delText>
              </w:r>
            </w:del>
            <w:ins w:id="1453" w:author="秦蓓嘉" w:date="2026-04-12T19:27:00Z">
              <w:r w:rsidR="0027685B" w:rsidRPr="00805397">
                <w:rPr>
                  <w:rFonts w:ascii="Tahoma" w:eastAsia="等线" w:hAnsi="Tahoma" w:cs="Tahoma"/>
                  <w:sz w:val="16"/>
                  <w:szCs w:val="16"/>
                  <w:lang w:eastAsia="zh-CN"/>
                </w:rPr>
                <w:t>220,150</w:t>
              </w:r>
            </w:ins>
          </w:p>
        </w:tc>
      </w:tr>
      <w:tr w:rsidR="0021357F" w:rsidRPr="00805397" w14:paraId="6F8CACE0" w14:textId="77777777" w:rsidTr="0027685B">
        <w:trPr>
          <w:trHeight w:val="285"/>
        </w:trPr>
        <w:tc>
          <w:tcPr>
            <w:tcW w:w="1843" w:type="dxa"/>
            <w:tcBorders>
              <w:top w:val="nil"/>
              <w:left w:val="nil"/>
              <w:bottom w:val="single" w:sz="12" w:space="0" w:color="000000"/>
              <w:right w:val="nil"/>
            </w:tcBorders>
            <w:shd w:val="clear" w:color="auto" w:fill="auto"/>
            <w:vAlign w:val="center"/>
            <w:hideMark/>
          </w:tcPr>
          <w:p w14:paraId="2B69A4DB" w14:textId="77777777" w:rsidR="0027685B" w:rsidRPr="00805397" w:rsidRDefault="0027685B" w:rsidP="00951B7F">
            <w:pPr>
              <w:rPr>
                <w:rFonts w:ascii="Tahoma" w:hAnsi="Tahoma"/>
                <w:color w:val="000000"/>
                <w:sz w:val="16"/>
                <w:rPrChange w:id="1454" w:author="秦蓓嘉" w:date="2026-04-12T19:27:00Z">
                  <w:rPr>
                    <w:sz w:val="16"/>
                  </w:rPr>
                </w:rPrChange>
              </w:rPr>
              <w:pPrChange w:id="1455" w:author="秦蓓嘉" w:date="2026-04-12T19:27:00Z">
                <w:pPr>
                  <w:pStyle w:val="TableParagraph"/>
                  <w:ind w:left="119"/>
                  <w:jc w:val="left"/>
                </w:pPr>
              </w:pPrChange>
            </w:pPr>
            <w:r w:rsidRPr="00805397">
              <w:rPr>
                <w:rFonts w:ascii="Tahoma" w:hAnsi="Tahoma"/>
                <w:color w:val="000000"/>
                <w:sz w:val="16"/>
                <w:rPrChange w:id="1456" w:author="秦蓓嘉" w:date="2026-04-12T19:27:00Z">
                  <w:rPr>
                    <w:spacing w:val="-2"/>
                    <w:sz w:val="16"/>
                  </w:rPr>
                </w:rPrChange>
              </w:rPr>
              <w:t>Total</w:t>
            </w:r>
          </w:p>
        </w:tc>
        <w:tc>
          <w:tcPr>
            <w:tcW w:w="918" w:type="dxa"/>
            <w:tcBorders>
              <w:top w:val="nil"/>
              <w:left w:val="nil"/>
              <w:bottom w:val="single" w:sz="12" w:space="0" w:color="000000"/>
              <w:right w:val="nil"/>
            </w:tcBorders>
            <w:shd w:val="clear" w:color="auto" w:fill="auto"/>
            <w:vAlign w:val="center"/>
            <w:hideMark/>
          </w:tcPr>
          <w:p w14:paraId="0EE629E6" w14:textId="77777777" w:rsidR="0027685B" w:rsidRPr="00805397" w:rsidRDefault="0027685B" w:rsidP="00951B7F">
            <w:pPr>
              <w:jc w:val="center"/>
              <w:rPr>
                <w:rFonts w:ascii="Tahoma" w:hAnsi="Tahoma"/>
                <w:color w:val="000000"/>
                <w:sz w:val="16"/>
                <w:rPrChange w:id="1457" w:author="秦蓓嘉" w:date="2026-04-12T19:27:00Z">
                  <w:rPr>
                    <w:sz w:val="16"/>
                  </w:rPr>
                </w:rPrChange>
              </w:rPr>
              <w:pPrChange w:id="1458" w:author="秦蓓嘉" w:date="2026-04-12T19:27:00Z">
                <w:pPr>
                  <w:pStyle w:val="TableParagraph"/>
                  <w:ind w:right="117"/>
                  <w:jc w:val="right"/>
                </w:pPr>
              </w:pPrChange>
            </w:pPr>
            <w:r w:rsidRPr="00805397">
              <w:rPr>
                <w:rFonts w:ascii="Tahoma" w:hAnsi="Tahoma"/>
                <w:color w:val="000000"/>
                <w:sz w:val="16"/>
                <w:rPrChange w:id="1459" w:author="秦蓓嘉" w:date="2026-04-12T19:27:00Z">
                  <w:rPr>
                    <w:spacing w:val="-10"/>
                    <w:sz w:val="16"/>
                  </w:rPr>
                </w:rPrChange>
              </w:rPr>
              <w:t>‐</w:t>
            </w:r>
          </w:p>
        </w:tc>
        <w:tc>
          <w:tcPr>
            <w:tcW w:w="935" w:type="dxa"/>
            <w:tcBorders>
              <w:top w:val="nil"/>
              <w:left w:val="nil"/>
              <w:bottom w:val="single" w:sz="12" w:space="0" w:color="000000"/>
              <w:right w:val="nil"/>
            </w:tcBorders>
            <w:shd w:val="clear" w:color="auto" w:fill="auto"/>
            <w:vAlign w:val="center"/>
            <w:hideMark/>
          </w:tcPr>
          <w:p w14:paraId="2EE202D8" w14:textId="77777777" w:rsidR="0027685B" w:rsidRPr="00805397" w:rsidRDefault="0027685B" w:rsidP="00951B7F">
            <w:pPr>
              <w:jc w:val="center"/>
              <w:rPr>
                <w:rFonts w:ascii="Tahoma" w:hAnsi="Tahoma"/>
                <w:color w:val="000000"/>
                <w:sz w:val="16"/>
                <w:rPrChange w:id="1460" w:author="秦蓓嘉" w:date="2026-04-12T19:27:00Z">
                  <w:rPr>
                    <w:sz w:val="16"/>
                  </w:rPr>
                </w:rPrChange>
              </w:rPr>
              <w:pPrChange w:id="1461" w:author="秦蓓嘉" w:date="2026-04-12T19:27:00Z">
                <w:pPr>
                  <w:pStyle w:val="TableParagraph"/>
                  <w:ind w:right="117"/>
                  <w:jc w:val="right"/>
                </w:pPr>
              </w:pPrChange>
            </w:pPr>
            <w:r w:rsidRPr="00805397">
              <w:rPr>
                <w:rFonts w:ascii="Tahoma" w:hAnsi="Tahoma"/>
                <w:color w:val="000000"/>
                <w:sz w:val="16"/>
                <w:rPrChange w:id="1462" w:author="秦蓓嘉" w:date="2026-04-12T19:27:00Z">
                  <w:rPr>
                    <w:spacing w:val="-10"/>
                    <w:sz w:val="16"/>
                  </w:rPr>
                </w:rPrChange>
              </w:rPr>
              <w:t>‐</w:t>
            </w:r>
          </w:p>
        </w:tc>
        <w:tc>
          <w:tcPr>
            <w:tcW w:w="989" w:type="dxa"/>
            <w:tcBorders>
              <w:top w:val="nil"/>
              <w:left w:val="nil"/>
              <w:bottom w:val="single" w:sz="12" w:space="0" w:color="000000"/>
              <w:right w:val="nil"/>
            </w:tcBorders>
            <w:shd w:val="clear" w:color="auto" w:fill="auto"/>
            <w:vAlign w:val="center"/>
            <w:hideMark/>
          </w:tcPr>
          <w:p w14:paraId="2F93EB57" w14:textId="77777777" w:rsidR="0027685B" w:rsidRPr="00805397" w:rsidRDefault="0027685B" w:rsidP="00951B7F">
            <w:pPr>
              <w:jc w:val="center"/>
              <w:rPr>
                <w:rFonts w:ascii="Tahoma" w:hAnsi="Tahoma"/>
                <w:color w:val="000000"/>
                <w:sz w:val="16"/>
                <w:rPrChange w:id="1463" w:author="秦蓓嘉" w:date="2026-04-12T19:27:00Z">
                  <w:rPr>
                    <w:sz w:val="16"/>
                  </w:rPr>
                </w:rPrChange>
              </w:rPr>
              <w:pPrChange w:id="1464" w:author="秦蓓嘉" w:date="2026-04-12T19:27:00Z">
                <w:pPr>
                  <w:pStyle w:val="TableParagraph"/>
                  <w:ind w:right="118"/>
                  <w:jc w:val="right"/>
                </w:pPr>
              </w:pPrChange>
            </w:pPr>
            <w:r w:rsidRPr="00805397">
              <w:rPr>
                <w:rFonts w:ascii="Tahoma" w:hAnsi="Tahoma"/>
                <w:color w:val="000000"/>
                <w:sz w:val="16"/>
                <w:rPrChange w:id="1465" w:author="秦蓓嘉" w:date="2026-04-12T19:27:00Z">
                  <w:rPr>
                    <w:spacing w:val="-10"/>
                    <w:sz w:val="16"/>
                  </w:rPr>
                </w:rPrChange>
              </w:rPr>
              <w:t>‐</w:t>
            </w:r>
          </w:p>
        </w:tc>
        <w:tc>
          <w:tcPr>
            <w:tcW w:w="1012" w:type="dxa"/>
            <w:tcBorders>
              <w:top w:val="nil"/>
              <w:left w:val="nil"/>
              <w:bottom w:val="single" w:sz="12" w:space="0" w:color="000000"/>
              <w:right w:val="nil"/>
            </w:tcBorders>
            <w:shd w:val="clear" w:color="auto" w:fill="auto"/>
            <w:vAlign w:val="center"/>
            <w:hideMark/>
          </w:tcPr>
          <w:p w14:paraId="58B83E66" w14:textId="77777777" w:rsidR="0027685B" w:rsidRPr="00805397" w:rsidRDefault="0027685B" w:rsidP="00951B7F">
            <w:pPr>
              <w:jc w:val="center"/>
              <w:rPr>
                <w:rFonts w:ascii="Tahoma" w:hAnsi="Tahoma"/>
                <w:color w:val="000000"/>
                <w:sz w:val="16"/>
                <w:rPrChange w:id="1466" w:author="秦蓓嘉" w:date="2026-04-12T19:27:00Z">
                  <w:rPr>
                    <w:sz w:val="16"/>
                  </w:rPr>
                </w:rPrChange>
              </w:rPr>
              <w:pPrChange w:id="1467" w:author="秦蓓嘉" w:date="2026-04-12T19:27:00Z">
                <w:pPr>
                  <w:pStyle w:val="TableParagraph"/>
                  <w:ind w:right="119"/>
                  <w:jc w:val="right"/>
                </w:pPr>
              </w:pPrChange>
            </w:pPr>
            <w:r w:rsidRPr="00805397">
              <w:rPr>
                <w:rFonts w:ascii="Tahoma" w:hAnsi="Tahoma"/>
                <w:color w:val="000000"/>
                <w:sz w:val="16"/>
                <w:rPrChange w:id="1468" w:author="秦蓓嘉" w:date="2026-04-12T19:27:00Z">
                  <w:rPr>
                    <w:spacing w:val="-10"/>
                    <w:sz w:val="16"/>
                  </w:rPr>
                </w:rPrChange>
              </w:rPr>
              <w:t>‐</w:t>
            </w:r>
          </w:p>
        </w:tc>
        <w:tc>
          <w:tcPr>
            <w:tcW w:w="1222" w:type="dxa"/>
            <w:tcBorders>
              <w:top w:val="nil"/>
              <w:left w:val="nil"/>
              <w:bottom w:val="single" w:sz="12" w:space="0" w:color="000000"/>
              <w:right w:val="nil"/>
            </w:tcBorders>
            <w:shd w:val="clear" w:color="auto" w:fill="auto"/>
            <w:vAlign w:val="center"/>
            <w:hideMark/>
          </w:tcPr>
          <w:p w14:paraId="2F3EA812" w14:textId="77777777" w:rsidR="0027685B" w:rsidRPr="00805397" w:rsidRDefault="0027685B" w:rsidP="00951B7F">
            <w:pPr>
              <w:jc w:val="center"/>
              <w:rPr>
                <w:rFonts w:ascii="Tahoma" w:hAnsi="Tahoma"/>
                <w:color w:val="000000"/>
                <w:sz w:val="16"/>
                <w:rPrChange w:id="1469" w:author="秦蓓嘉" w:date="2026-04-12T19:27:00Z">
                  <w:rPr>
                    <w:sz w:val="16"/>
                  </w:rPr>
                </w:rPrChange>
              </w:rPr>
              <w:pPrChange w:id="1470" w:author="秦蓓嘉" w:date="2026-04-12T19:27:00Z">
                <w:pPr>
                  <w:pStyle w:val="TableParagraph"/>
                  <w:ind w:right="118"/>
                  <w:jc w:val="right"/>
                </w:pPr>
              </w:pPrChange>
            </w:pPr>
            <w:r w:rsidRPr="00805397">
              <w:rPr>
                <w:rFonts w:ascii="Tahoma" w:hAnsi="Tahoma"/>
                <w:color w:val="000000"/>
                <w:sz w:val="16"/>
                <w:rPrChange w:id="1471" w:author="秦蓓嘉" w:date="2026-04-12T19:27:00Z">
                  <w:rPr>
                    <w:spacing w:val="-10"/>
                    <w:sz w:val="16"/>
                  </w:rPr>
                </w:rPrChange>
              </w:rPr>
              <w:t>‐</w:t>
            </w:r>
          </w:p>
        </w:tc>
        <w:tc>
          <w:tcPr>
            <w:tcW w:w="1074" w:type="dxa"/>
            <w:tcBorders>
              <w:top w:val="nil"/>
              <w:left w:val="nil"/>
              <w:bottom w:val="single" w:sz="12" w:space="0" w:color="000000"/>
              <w:right w:val="nil"/>
            </w:tcBorders>
            <w:shd w:val="clear" w:color="auto" w:fill="auto"/>
            <w:vAlign w:val="center"/>
            <w:hideMark/>
          </w:tcPr>
          <w:p w14:paraId="11C28C4A" w14:textId="77777777" w:rsidR="0027685B" w:rsidRPr="00805397" w:rsidRDefault="0027685B" w:rsidP="00951B7F">
            <w:pPr>
              <w:jc w:val="center"/>
              <w:rPr>
                <w:rFonts w:ascii="Tahoma" w:hAnsi="Tahoma"/>
                <w:sz w:val="16"/>
                <w:rPrChange w:id="1472" w:author="秦蓓嘉" w:date="2026-04-12T19:27:00Z">
                  <w:rPr>
                    <w:sz w:val="16"/>
                  </w:rPr>
                </w:rPrChange>
              </w:rPr>
              <w:pPrChange w:id="1473" w:author="秦蓓嘉" w:date="2026-04-12T19:27:00Z">
                <w:pPr>
                  <w:pStyle w:val="TableParagraph"/>
                  <w:ind w:right="118"/>
                  <w:jc w:val="right"/>
                </w:pPr>
              </w:pPrChange>
            </w:pPr>
            <w:r w:rsidRPr="00805397">
              <w:rPr>
                <w:rFonts w:ascii="Tahoma" w:hAnsi="Tahoma"/>
                <w:sz w:val="16"/>
                <w:rPrChange w:id="1474" w:author="秦蓓嘉" w:date="2026-04-12T19:27:00Z">
                  <w:rPr>
                    <w:spacing w:val="-2"/>
                    <w:w w:val="105"/>
                    <w:sz w:val="16"/>
                  </w:rPr>
                </w:rPrChange>
              </w:rPr>
              <w:t>3,470,600</w:t>
            </w:r>
          </w:p>
        </w:tc>
      </w:tr>
    </w:tbl>
    <w:p w14:paraId="02D0FDD9" w14:textId="77777777" w:rsidR="0027685B" w:rsidRPr="00805397" w:rsidRDefault="0027685B" w:rsidP="0027685B">
      <w:pPr>
        <w:pStyle w:val="10BodySubsequentParagraph"/>
      </w:pPr>
    </w:p>
    <w:p w14:paraId="26A713AC" w14:textId="77777777" w:rsidR="0027685B" w:rsidRPr="00805397" w:rsidRDefault="0027685B" w:rsidP="0027685B">
      <w:pPr>
        <w:pStyle w:val="10BodySubsequentParagraph"/>
        <w:rPr>
          <w:color w:val="auto"/>
          <w:rPrChange w:id="1475" w:author="秦蓓嘉" w:date="2026-04-12T19:27:00Z">
            <w:rPr/>
          </w:rPrChange>
        </w:rPr>
      </w:pPr>
    </w:p>
    <w:bookmarkEnd w:id="1130"/>
    <w:bookmarkEnd w:id="1139"/>
    <w:p w14:paraId="5FE05D36" w14:textId="7C08806C" w:rsidR="00F7127B" w:rsidRPr="00805397" w:rsidRDefault="00A05C6E">
      <w:pPr>
        <w:pStyle w:val="10BodySubsequentParagraph"/>
        <w:rPr>
          <w:ins w:id="1476" w:author="秦蓓嘉" w:date="2026-04-12T19:27:00Z"/>
        </w:rPr>
      </w:pPr>
      <w:del w:id="1477" w:author="秦蓓嘉" w:date="2026-04-12T19:27:00Z">
        <w:r w:rsidRPr="006F2F64">
          <w:rPr>
            <w:rFonts w:cs="Times New Roman"/>
            <w:szCs w:val="20"/>
            <w:lang w:eastAsia="zh-CN"/>
          </w:rPr>
          <w:fldChar w:fldCharType="begin"/>
        </w:r>
        <w:r w:rsidRPr="00794629">
          <w:rPr>
            <w:rFonts w:cs="Times New Roman"/>
            <w:szCs w:val="20"/>
            <w:lang w:eastAsia="zh-CN"/>
          </w:rPr>
          <w:delInstrText xml:space="preserve"> REF _Ref216967611 \h </w:delInstrText>
        </w:r>
        <w:r w:rsidR="00794629">
          <w:rPr>
            <w:rFonts w:cs="Times New Roman"/>
            <w:szCs w:val="20"/>
            <w:lang w:eastAsia="zh-CN"/>
          </w:rPr>
          <w:delInstrText xml:space="preserve"> \* MERGEFORMAT </w:delInstrText>
        </w:r>
        <w:r w:rsidRPr="006F2F64">
          <w:rPr>
            <w:rFonts w:cs="Times New Roman"/>
            <w:szCs w:val="20"/>
            <w:lang w:eastAsia="zh-CN"/>
          </w:rPr>
        </w:r>
        <w:r w:rsidRPr="006F2F64">
          <w:rPr>
            <w:rFonts w:cs="Times New Roman"/>
            <w:szCs w:val="20"/>
            <w:lang w:eastAsia="zh-CN"/>
          </w:rPr>
          <w:fldChar w:fldCharType="separate"/>
        </w:r>
        <w:r w:rsidR="00794629" w:rsidRPr="00794629">
          <w:delText xml:space="preserve">Table </w:delText>
        </w:r>
        <w:r w:rsidR="00794629" w:rsidRPr="00794629">
          <w:rPr>
            <w:noProof/>
          </w:rPr>
          <w:delText>6</w:delText>
        </w:r>
        <w:r w:rsidRPr="006F2F64">
          <w:rPr>
            <w:rFonts w:cs="Times New Roman"/>
            <w:szCs w:val="20"/>
            <w:lang w:eastAsia="zh-CN"/>
          </w:rPr>
          <w:fldChar w:fldCharType="end"/>
        </w:r>
        <w:r w:rsidR="009355F4" w:rsidRPr="00794629">
          <w:rPr>
            <w:rFonts w:cs="Times New Roman"/>
            <w:szCs w:val="20"/>
            <w:lang w:eastAsia="zh-CN"/>
          </w:rPr>
          <w:delText xml:space="preserve"> summarizes the impression scales used for different observer</w:delText>
        </w:r>
      </w:del>
    </w:p>
    <w:p w14:paraId="1EDFE3C5" w14:textId="5E4F1D11" w:rsidR="0027685B" w:rsidRPr="00805397" w:rsidRDefault="00677734" w:rsidP="003C6C64">
      <w:pPr>
        <w:pStyle w:val="10BodySubsequentParagraph"/>
        <w:ind w:firstLine="0"/>
        <w:rPr>
          <w:rFonts w:cs="Times New Roman"/>
          <w:szCs w:val="20"/>
          <w:lang w:eastAsia="zh-CN"/>
        </w:rPr>
      </w:pPr>
      <w:ins w:id="1478" w:author="秦蓓嘉" w:date="2026-04-12T19:27:00Z">
        <w:r w:rsidRPr="00805397">
          <w:rPr>
            <w:rFonts w:cs="Times New Roman" w:hint="eastAsia"/>
            <w:szCs w:val="20"/>
            <w:lang w:eastAsia="zh-CN"/>
          </w:rPr>
          <w:t>Note</w:t>
        </w:r>
        <w:r w:rsidRPr="00805397">
          <w:rPr>
            <w:rFonts w:cs="Times New Roman"/>
            <w:szCs w:val="20"/>
            <w:lang w:eastAsia="zh-CN"/>
          </w:rPr>
          <w:t xml:space="preserve"> not all 10 impressions were </w:t>
        </w:r>
        <w:r w:rsidR="00E473A8" w:rsidRPr="00805397">
          <w:rPr>
            <w:rFonts w:cs="Times New Roman"/>
            <w:szCs w:val="20"/>
            <w:lang w:eastAsia="zh-CN"/>
          </w:rPr>
          <w:t>assessed</w:t>
        </w:r>
        <w:r w:rsidRPr="00805397">
          <w:rPr>
            <w:rFonts w:cs="Times New Roman"/>
            <w:szCs w:val="20"/>
            <w:lang w:eastAsia="zh-CN"/>
          </w:rPr>
          <w:t xml:space="preserve"> for all ethni</w:t>
        </w:r>
        <w:r w:rsidR="0071059F" w:rsidRPr="00805397">
          <w:rPr>
            <w:rFonts w:cs="Times New Roman"/>
            <w:szCs w:val="20"/>
            <w:lang w:eastAsia="zh-CN"/>
          </w:rPr>
          <w:t>c</w:t>
        </w:r>
      </w:ins>
      <w:r w:rsidR="0071059F" w:rsidRPr="00805397">
        <w:rPr>
          <w:rFonts w:cs="Times New Roman"/>
          <w:szCs w:val="20"/>
          <w:lang w:eastAsia="zh-CN"/>
        </w:rPr>
        <w:t xml:space="preserve"> groups</w:t>
      </w:r>
      <w:del w:id="1479" w:author="秦蓓嘉" w:date="2026-04-12T19:27:00Z">
        <w:r w:rsidR="009355F4" w:rsidRPr="00794629">
          <w:rPr>
            <w:rFonts w:cs="Times New Roman"/>
            <w:szCs w:val="20"/>
            <w:lang w:eastAsia="zh-CN"/>
          </w:rPr>
          <w:delText>, model ethnicities,</w:delText>
        </w:r>
      </w:del>
      <w:r w:rsidRPr="00805397">
        <w:rPr>
          <w:rFonts w:cs="Times New Roman"/>
          <w:szCs w:val="20"/>
          <w:lang w:eastAsia="zh-CN"/>
        </w:rPr>
        <w:t xml:space="preserve"> and </w:t>
      </w:r>
      <w:del w:id="1480" w:author="秦蓓嘉" w:date="2026-04-12T19:27:00Z">
        <w:r w:rsidR="009355F4" w:rsidRPr="00794629">
          <w:rPr>
            <w:rFonts w:cs="Times New Roman"/>
            <w:szCs w:val="20"/>
            <w:lang w:eastAsia="zh-CN"/>
          </w:rPr>
          <w:delText>model genders. It can be seen that</w:delText>
        </w:r>
      </w:del>
      <w:ins w:id="1481" w:author="秦蓓嘉" w:date="2026-04-12T19:27:00Z">
        <w:r w:rsidRPr="00805397">
          <w:rPr>
            <w:rFonts w:cs="Times New Roman"/>
            <w:szCs w:val="20"/>
            <w:lang w:eastAsia="zh-CN"/>
          </w:rPr>
          <w:t>gender</w:t>
        </w:r>
        <w:r w:rsidR="007714FC">
          <w:rPr>
            <w:rFonts w:cs="Times New Roman"/>
            <w:szCs w:val="20"/>
            <w:lang w:eastAsia="zh-CN"/>
          </w:rPr>
          <w:t>.</w:t>
        </w:r>
        <w:r w:rsidRPr="00805397">
          <w:rPr>
            <w:rFonts w:cs="Times New Roman"/>
            <w:szCs w:val="20"/>
            <w:lang w:eastAsia="zh-CN"/>
          </w:rPr>
          <w:t xml:space="preserve"> </w:t>
        </w:r>
        <w:r w:rsidR="007714FC">
          <w:rPr>
            <w:rFonts w:cs="Times New Roman"/>
            <w:szCs w:val="20"/>
            <w:lang w:eastAsia="zh-CN"/>
          </w:rPr>
          <w:t>O</w:t>
        </w:r>
        <w:r w:rsidR="00054325" w:rsidRPr="00054325">
          <w:rPr>
            <w:rFonts w:cs="Times New Roman"/>
            <w:szCs w:val="20"/>
            <w:lang w:eastAsia="zh-CN"/>
          </w:rPr>
          <w:t>bserver</w:t>
        </w:r>
        <w:r w:rsidR="007714FC">
          <w:rPr>
            <w:rFonts w:cs="Times New Roman"/>
            <w:szCs w:val="20"/>
            <w:lang w:eastAsia="zh-CN"/>
          </w:rPr>
          <w:t>s</w:t>
        </w:r>
        <w:r w:rsidR="00054325" w:rsidRPr="00054325">
          <w:rPr>
            <w:rFonts w:cs="Times New Roman"/>
            <w:szCs w:val="20"/>
            <w:lang w:eastAsia="zh-CN"/>
          </w:rPr>
          <w:t xml:space="preserve"> did assessments to all 10 impressions for the trials in</w:t>
        </w:r>
      </w:ins>
      <w:r w:rsidR="00054325" w:rsidRPr="00054325">
        <w:rPr>
          <w:rFonts w:cs="Times New Roman"/>
          <w:szCs w:val="20"/>
          <w:lang w:eastAsia="zh-CN"/>
        </w:rPr>
        <w:t xml:space="preserve"> the </w:t>
      </w:r>
      <w:del w:id="1482" w:author="秦蓓嘉" w:date="2026-04-12T19:27:00Z">
        <w:r w:rsidR="009355F4" w:rsidRPr="00794629">
          <w:rPr>
            <w:rFonts w:cs="Times New Roman"/>
            <w:szCs w:val="20"/>
            <w:lang w:eastAsia="zh-CN"/>
          </w:rPr>
          <w:delText xml:space="preserve">impression scales varied for each model. For all </w:delText>
        </w:r>
      </w:del>
      <w:r w:rsidR="00054325" w:rsidRPr="00054325">
        <w:rPr>
          <w:rFonts w:cs="Times New Roman"/>
          <w:szCs w:val="20"/>
          <w:lang w:eastAsia="zh-CN"/>
        </w:rPr>
        <w:t xml:space="preserve">Asian </w:t>
      </w:r>
      <w:del w:id="1483" w:author="秦蓓嘉" w:date="2026-04-12T19:27:00Z">
        <w:r w:rsidR="009355F4" w:rsidRPr="00794629">
          <w:rPr>
            <w:rFonts w:cs="Times New Roman"/>
            <w:szCs w:val="20"/>
            <w:lang w:eastAsia="zh-CN"/>
          </w:rPr>
          <w:delText>images, all impression scales were used. However,</w:delText>
        </w:r>
      </w:del>
      <w:ins w:id="1484" w:author="秦蓓嘉" w:date="2026-04-12T19:27:00Z">
        <w:r w:rsidR="00054325" w:rsidRPr="00054325">
          <w:rPr>
            <w:rFonts w:cs="Times New Roman"/>
            <w:szCs w:val="20"/>
            <w:lang w:eastAsia="zh-CN"/>
          </w:rPr>
          <w:t>group</w:t>
        </w:r>
        <w:r w:rsidR="00E473A8" w:rsidRPr="00805397">
          <w:rPr>
            <w:rFonts w:cs="Times New Roman"/>
            <w:szCs w:val="20"/>
            <w:lang w:eastAsia="zh-CN"/>
          </w:rPr>
          <w:t xml:space="preserve">. </w:t>
        </w:r>
        <w:r w:rsidR="003E3B07" w:rsidRPr="00805397">
          <w:rPr>
            <w:rFonts w:cs="Times New Roman"/>
            <w:szCs w:val="20"/>
            <w:lang w:eastAsia="zh-CN"/>
          </w:rPr>
          <w:t>Later</w:t>
        </w:r>
      </w:ins>
      <w:r w:rsidR="003E3B07" w:rsidRPr="00805397">
        <w:rPr>
          <w:rFonts w:cs="Times New Roman"/>
          <w:szCs w:val="20"/>
          <w:lang w:eastAsia="zh-CN"/>
        </w:rPr>
        <w:t xml:space="preserve"> it was found</w:t>
      </w:r>
      <w:r w:rsidR="009355F4" w:rsidRPr="00805397">
        <w:rPr>
          <w:rFonts w:cs="Times New Roman"/>
          <w:szCs w:val="20"/>
          <w:lang w:eastAsia="zh-CN"/>
        </w:rPr>
        <w:t xml:space="preserve"> </w:t>
      </w:r>
      <w:r w:rsidR="007714FC">
        <w:rPr>
          <w:rFonts w:cs="Times New Roman"/>
          <w:szCs w:val="20"/>
          <w:lang w:eastAsia="zh-CN"/>
        </w:rPr>
        <w:t xml:space="preserve">that </w:t>
      </w:r>
      <w:del w:id="1485" w:author="秦蓓嘉" w:date="2026-04-12T19:27:00Z">
        <w:r w:rsidR="009355F4" w:rsidRPr="00794629">
          <w:rPr>
            <w:rFonts w:cs="Times New Roman"/>
            <w:szCs w:val="20"/>
            <w:lang w:eastAsia="zh-CN"/>
          </w:rPr>
          <w:delText xml:space="preserve">observers </w:delText>
        </w:r>
        <w:r w:rsidR="00DC4E04">
          <w:rPr>
            <w:rFonts w:cs="Times New Roman"/>
            <w:szCs w:val="20"/>
            <w:lang w:eastAsia="zh-CN"/>
          </w:rPr>
          <w:delText xml:space="preserve">considered </w:delText>
        </w:r>
      </w:del>
      <w:r w:rsidR="007714FC">
        <w:rPr>
          <w:rFonts w:cs="Times New Roman"/>
          <w:szCs w:val="20"/>
          <w:lang w:eastAsia="zh-CN"/>
        </w:rPr>
        <w:t xml:space="preserve">the </w:t>
      </w:r>
      <w:del w:id="1486" w:author="秦蓓嘉" w:date="2026-04-12T19:27:00Z">
        <w:r w:rsidR="00DC4E04">
          <w:rPr>
            <w:rFonts w:cs="Times New Roman"/>
            <w:szCs w:val="20"/>
            <w:lang w:eastAsia="zh-CN"/>
          </w:rPr>
          <w:delText>terms</w:delText>
        </w:r>
      </w:del>
      <w:ins w:id="1487" w:author="秦蓓嘉" w:date="2026-04-12T19:27:00Z">
        <w:r w:rsidR="007714FC">
          <w:rPr>
            <w:rFonts w:cs="Times New Roman"/>
            <w:szCs w:val="20"/>
            <w:lang w:eastAsia="zh-CN"/>
          </w:rPr>
          <w:t xml:space="preserve">scores were very </w:t>
        </w:r>
        <w:r w:rsidR="009355F4" w:rsidRPr="00805397">
          <w:rPr>
            <w:rFonts w:cs="Times New Roman"/>
            <w:szCs w:val="20"/>
            <w:lang w:eastAsia="zh-CN"/>
          </w:rPr>
          <w:t xml:space="preserve">similar </w:t>
        </w:r>
        <w:r w:rsidR="003E3B07" w:rsidRPr="00805397">
          <w:rPr>
            <w:rFonts w:cs="Times New Roman"/>
            <w:szCs w:val="20"/>
            <w:lang w:eastAsia="zh-CN"/>
          </w:rPr>
          <w:t>between</w:t>
        </w:r>
      </w:ins>
      <w:r w:rsidR="003E3B07" w:rsidRPr="00805397">
        <w:rPr>
          <w:rFonts w:cs="Times New Roman"/>
          <w:szCs w:val="20"/>
          <w:lang w:eastAsia="zh-CN"/>
        </w:rPr>
        <w:t xml:space="preserve"> </w:t>
      </w:r>
      <w:r w:rsidR="009355F4" w:rsidRPr="00805397">
        <w:rPr>
          <w:rFonts w:cs="Times New Roman"/>
          <w:szCs w:val="20"/>
          <w:lang w:eastAsia="zh-CN"/>
        </w:rPr>
        <w:t>Preference and Attractiveness</w:t>
      </w:r>
      <w:del w:id="1488" w:author="秦蓓嘉" w:date="2026-04-12T19:27:00Z">
        <w:r w:rsidR="00DC4E04">
          <w:rPr>
            <w:rFonts w:cs="Times New Roman"/>
            <w:szCs w:val="20"/>
            <w:lang w:eastAsia="zh-CN"/>
          </w:rPr>
          <w:delText xml:space="preserve"> to have</w:delText>
        </w:r>
      </w:del>
      <w:ins w:id="1489" w:author="秦蓓嘉" w:date="2026-04-12T19:27:00Z">
        <w:r w:rsidR="009355F4" w:rsidRPr="00805397">
          <w:rPr>
            <w:rFonts w:cs="Times New Roman"/>
            <w:szCs w:val="20"/>
            <w:lang w:eastAsia="zh-CN"/>
          </w:rPr>
          <w:t>, so</w:t>
        </w:r>
      </w:ins>
      <w:r w:rsidR="009355F4" w:rsidRPr="00805397">
        <w:rPr>
          <w:rFonts w:cs="Times New Roman"/>
          <w:szCs w:val="20"/>
          <w:lang w:eastAsia="zh-CN"/>
        </w:rPr>
        <w:t xml:space="preserve"> the </w:t>
      </w:r>
      <w:del w:id="1490" w:author="秦蓓嘉" w:date="2026-04-12T19:27:00Z">
        <w:r w:rsidR="00DC4E04">
          <w:rPr>
            <w:rFonts w:cs="Times New Roman"/>
            <w:szCs w:val="20"/>
            <w:lang w:eastAsia="zh-CN"/>
          </w:rPr>
          <w:delText>same meaning</w:delText>
        </w:r>
        <w:r w:rsidR="009355F4" w:rsidRPr="00794629">
          <w:rPr>
            <w:rFonts w:cs="Times New Roman"/>
            <w:szCs w:val="20"/>
            <w:lang w:eastAsia="zh-CN"/>
          </w:rPr>
          <w:delText>.</w:delText>
        </w:r>
      </w:del>
      <w:ins w:id="1491" w:author="秦蓓嘉" w:date="2026-04-12T19:27:00Z">
        <w:r w:rsidR="009355F4" w:rsidRPr="00805397">
          <w:rPr>
            <w:rFonts w:cs="Times New Roman"/>
            <w:szCs w:val="20"/>
            <w:lang w:eastAsia="zh-CN"/>
          </w:rPr>
          <w:t xml:space="preserve">latter was removed </w:t>
        </w:r>
        <w:r w:rsidR="003E3B07" w:rsidRPr="00805397">
          <w:rPr>
            <w:rFonts w:cs="Times New Roman"/>
            <w:szCs w:val="20"/>
            <w:lang w:eastAsia="zh-CN"/>
          </w:rPr>
          <w:t>for</w:t>
        </w:r>
        <w:r w:rsidR="009355F4" w:rsidRPr="00805397">
          <w:rPr>
            <w:rFonts w:cs="Times New Roman"/>
            <w:szCs w:val="20"/>
            <w:lang w:eastAsia="zh-CN"/>
          </w:rPr>
          <w:t xml:space="preserve"> </w:t>
        </w:r>
        <w:r w:rsidR="00CF14F2" w:rsidRPr="00805397">
          <w:rPr>
            <w:rFonts w:cs="Times New Roman"/>
            <w:szCs w:val="20"/>
            <w:lang w:eastAsia="zh-CN"/>
          </w:rPr>
          <w:t xml:space="preserve">the </w:t>
        </w:r>
        <w:r w:rsidR="009355F4" w:rsidRPr="00805397">
          <w:rPr>
            <w:rFonts w:cs="Times New Roman"/>
            <w:szCs w:val="20"/>
            <w:lang w:eastAsia="zh-CN"/>
          </w:rPr>
          <w:t>other ethnic groups.</w:t>
        </w:r>
      </w:ins>
      <w:r w:rsidR="009355F4" w:rsidRPr="00805397">
        <w:rPr>
          <w:rFonts w:cs="Times New Roman"/>
          <w:szCs w:val="20"/>
          <w:lang w:eastAsia="zh-CN"/>
        </w:rPr>
        <w:t xml:space="preserve"> Additionally, most observers reported that the impression </w:t>
      </w:r>
      <w:del w:id="1492" w:author="秦蓓嘉" w:date="2026-04-12T19:27:00Z">
        <w:r w:rsidR="009355F4" w:rsidRPr="00794629">
          <w:rPr>
            <w:rFonts w:cs="Times New Roman"/>
            <w:szCs w:val="20"/>
            <w:lang w:eastAsia="zh-CN"/>
          </w:rPr>
          <w:delText>scale</w:delText>
        </w:r>
      </w:del>
      <w:ins w:id="1493" w:author="秦蓓嘉" w:date="2026-04-12T19:27:00Z">
        <w:r w:rsidR="009355F4" w:rsidRPr="00805397">
          <w:rPr>
            <w:rFonts w:cs="Times New Roman"/>
            <w:szCs w:val="20"/>
            <w:lang w:eastAsia="zh-CN"/>
          </w:rPr>
          <w:t>of</w:t>
        </w:r>
      </w:ins>
      <w:r w:rsidR="009355F4" w:rsidRPr="00805397">
        <w:rPr>
          <w:rFonts w:cs="Times New Roman"/>
          <w:szCs w:val="20"/>
          <w:lang w:eastAsia="zh-CN"/>
        </w:rPr>
        <w:t xml:space="preserve"> Cooperative was not related to skin color. Likewise, Feminine was </w:t>
      </w:r>
      <w:del w:id="1494" w:author="秦蓓嘉" w:date="2026-04-12T19:27:00Z">
        <w:r w:rsidR="009355F4" w:rsidRPr="00794629">
          <w:rPr>
            <w:rFonts w:cs="Times New Roman"/>
            <w:szCs w:val="20"/>
            <w:lang w:eastAsia="zh-CN"/>
          </w:rPr>
          <w:delText xml:space="preserve">deemed </w:delText>
        </w:r>
      </w:del>
      <w:r w:rsidR="0071059F" w:rsidRPr="00805397">
        <w:rPr>
          <w:rFonts w:cs="Times New Roman"/>
          <w:szCs w:val="20"/>
          <w:lang w:eastAsia="zh-CN"/>
        </w:rPr>
        <w:t xml:space="preserve">not </w:t>
      </w:r>
      <w:del w:id="1495" w:author="秦蓓嘉" w:date="2026-04-12T19:27:00Z">
        <w:r w:rsidR="009355F4" w:rsidRPr="00794629">
          <w:rPr>
            <w:rFonts w:cs="Times New Roman"/>
            <w:szCs w:val="20"/>
            <w:lang w:eastAsia="zh-CN"/>
          </w:rPr>
          <w:delText>relevant</w:delText>
        </w:r>
      </w:del>
      <w:ins w:id="1496" w:author="秦蓓嘉" w:date="2026-04-12T19:27:00Z">
        <w:r w:rsidR="0071059F" w:rsidRPr="00805397">
          <w:rPr>
            <w:rFonts w:cs="Times New Roman"/>
            <w:szCs w:val="20"/>
            <w:lang w:eastAsia="zh-CN"/>
          </w:rPr>
          <w:t>use</w:t>
        </w:r>
        <w:r w:rsidR="004A13CD">
          <w:rPr>
            <w:rFonts w:cs="Times New Roman"/>
            <w:szCs w:val="20"/>
            <w:lang w:eastAsia="zh-CN"/>
          </w:rPr>
          <w:t>d</w:t>
        </w:r>
      </w:ins>
      <w:r w:rsidR="0071059F" w:rsidRPr="00805397">
        <w:rPr>
          <w:rFonts w:cs="Times New Roman"/>
          <w:szCs w:val="20"/>
          <w:lang w:eastAsia="zh-CN"/>
        </w:rPr>
        <w:t xml:space="preserve"> for </w:t>
      </w:r>
      <w:ins w:id="1497" w:author="秦蓓嘉" w:date="2026-04-12T19:27:00Z">
        <w:r w:rsidR="0071059F" w:rsidRPr="00805397">
          <w:rPr>
            <w:rFonts w:cs="Times New Roman"/>
            <w:szCs w:val="20"/>
            <w:lang w:eastAsia="zh-CN"/>
          </w:rPr>
          <w:t xml:space="preserve">assessing </w:t>
        </w:r>
      </w:ins>
      <w:r w:rsidR="0071059F" w:rsidRPr="00805397">
        <w:rPr>
          <w:rFonts w:cs="Times New Roman"/>
          <w:szCs w:val="20"/>
          <w:lang w:eastAsia="zh-CN"/>
        </w:rPr>
        <w:t xml:space="preserve">male models. </w:t>
      </w:r>
      <w:r w:rsidR="009355F4" w:rsidRPr="00805397">
        <w:rPr>
          <w:rFonts w:cs="Times New Roman"/>
          <w:szCs w:val="20"/>
          <w:lang w:eastAsia="zh-CN"/>
        </w:rPr>
        <w:t xml:space="preserve">As a result, after completing the experiments for Asian models, the impression scales of Attractiveness and Cooperative were discarded, and Feminine was removed for the assessment of male models. Furthermore, observers did not find Fair and Ruddy meaningful for South Asian and African models, so these scales were excluded for these two ethnic groups. </w:t>
      </w:r>
      <w:del w:id="1498" w:author="秦蓓嘉" w:date="2026-04-12T19:27:00Z">
        <w:r w:rsidR="009355F4" w:rsidRPr="00794629">
          <w:rPr>
            <w:rFonts w:cs="Times New Roman"/>
            <w:szCs w:val="20"/>
            <w:lang w:eastAsia="zh-CN"/>
          </w:rPr>
          <w:delText>Lastly</w:delText>
        </w:r>
      </w:del>
      <w:ins w:id="1499" w:author="秦蓓嘉" w:date="2026-04-12T19:27:00Z">
        <w:r w:rsidR="0071059F" w:rsidRPr="00805397">
          <w:rPr>
            <w:rFonts w:cs="Times New Roman"/>
            <w:szCs w:val="20"/>
            <w:lang w:eastAsia="zh-CN"/>
          </w:rPr>
          <w:t>Finally</w:t>
        </w:r>
      </w:ins>
      <w:r w:rsidR="009355F4" w:rsidRPr="00805397">
        <w:rPr>
          <w:rFonts w:cs="Times New Roman"/>
          <w:szCs w:val="20"/>
          <w:lang w:eastAsia="zh-CN"/>
        </w:rPr>
        <w:t>, since stranger</w:t>
      </w:r>
      <w:ins w:id="1500" w:author="秦蓓嘉" w:date="2026-04-12T19:27:00Z">
        <w:r w:rsidR="009355F4" w:rsidRPr="00805397">
          <w:rPr>
            <w:rFonts w:cs="Times New Roman"/>
            <w:szCs w:val="20"/>
            <w:lang w:eastAsia="zh-CN"/>
          </w:rPr>
          <w:t xml:space="preserve"> </w:t>
        </w:r>
        <w:r w:rsidR="0071059F" w:rsidRPr="00805397">
          <w:rPr>
            <w:rFonts w:cs="Times New Roman"/>
            <w:szCs w:val="20"/>
            <w:lang w:eastAsia="zh-CN"/>
          </w:rPr>
          <w:t>group</w:t>
        </w:r>
      </w:ins>
      <w:r w:rsidR="0071059F" w:rsidRPr="00805397">
        <w:rPr>
          <w:rFonts w:cs="Times New Roman"/>
          <w:szCs w:val="20"/>
          <w:lang w:eastAsia="zh-CN"/>
        </w:rPr>
        <w:t xml:space="preserve"> </w:t>
      </w:r>
      <w:r w:rsidR="009355F4" w:rsidRPr="00805397">
        <w:rPr>
          <w:rFonts w:cs="Times New Roman"/>
          <w:szCs w:val="20"/>
          <w:lang w:eastAsia="zh-CN"/>
        </w:rPr>
        <w:t>observers were unfamiliar with the models’ skin color, the Fidelity scale was removed for this group.</w:t>
      </w:r>
    </w:p>
    <w:p w14:paraId="32A1EDF9" w14:textId="77777777" w:rsidR="00F7127B" w:rsidRPr="00805397" w:rsidRDefault="00F7127B" w:rsidP="00F7127B">
      <w:pPr>
        <w:pStyle w:val="a5"/>
        <w:spacing w:before="3"/>
        <w:rPr>
          <w:sz w:val="5"/>
          <w:rPrChange w:id="1501" w:author="秦蓓嘉" w:date="2026-04-12T19:27:00Z">
            <w:rPr>
              <w:rFonts w:ascii="Tahoma" w:hAnsi="Tahoma"/>
              <w:b/>
              <w:sz w:val="16"/>
            </w:rPr>
          </w:rPrChange>
        </w:rPr>
        <w:pPrChange w:id="1502" w:author="秦蓓嘉" w:date="2026-04-12T19:27:00Z">
          <w:pPr>
            <w:spacing w:after="0" w:line="240" w:lineRule="auto"/>
          </w:pPr>
        </w:pPrChange>
      </w:pPr>
    </w:p>
    <w:p w14:paraId="1C1AF636" w14:textId="77777777" w:rsidR="00F7127B" w:rsidRPr="006F2F64" w:rsidRDefault="00A05C6E" w:rsidP="006F2F64">
      <w:pPr>
        <w:pStyle w:val="af7"/>
        <w:keepNext/>
        <w:rPr>
          <w:del w:id="1503" w:author="秦蓓嘉" w:date="2026-04-12T19:27:00Z"/>
          <w:spacing w:val="-2"/>
        </w:rPr>
      </w:pPr>
      <w:bookmarkStart w:id="1504" w:name="_Ref216967611"/>
      <w:del w:id="1505" w:author="秦蓓嘉" w:date="2026-04-12T19:27:00Z">
        <w:r w:rsidRPr="006F2F64">
          <w:delText xml:space="preserve">Table </w:delText>
        </w:r>
        <w:r w:rsidR="009E6F87">
          <w:fldChar w:fldCharType="begin"/>
        </w:r>
        <w:r w:rsidR="009E6F87">
          <w:delInstrText xml:space="preserve"> SEQ Table \* ARABIC </w:delInstrText>
        </w:r>
        <w:r w:rsidR="009E6F87">
          <w:fldChar w:fldCharType="separate"/>
        </w:r>
        <w:r w:rsidR="00794629" w:rsidRPr="006F2F64">
          <w:rPr>
            <w:noProof/>
          </w:rPr>
          <w:delText>6</w:delText>
        </w:r>
        <w:r w:rsidR="009E6F87">
          <w:rPr>
            <w:noProof/>
          </w:rPr>
          <w:fldChar w:fldCharType="end"/>
        </w:r>
        <w:bookmarkEnd w:id="1504"/>
        <w:r w:rsidR="00F7127B" w:rsidRPr="006F2F64">
          <w:rPr>
            <w:b/>
            <w:spacing w:val="80"/>
            <w:w w:val="150"/>
          </w:rPr>
          <w:delText xml:space="preserve"> </w:delText>
        </w:r>
        <w:r w:rsidR="00F7127B" w:rsidRPr="006F2F64">
          <w:rPr>
            <w:spacing w:val="-2"/>
          </w:rPr>
          <w:delText>A summary of the impression</w:delText>
        </w:r>
        <w:r w:rsidR="00E85AD3" w:rsidRPr="006F2F64">
          <w:rPr>
            <w:spacing w:val="-2"/>
          </w:rPr>
          <w:delText xml:space="preserve"> scales</w:delText>
        </w:r>
        <w:r w:rsidR="00F7127B" w:rsidRPr="006F2F64">
          <w:rPr>
            <w:spacing w:val="-2"/>
          </w:rPr>
          <w:delText xml:space="preserve"> across different groups of observers and ethnicities and genders of models.</w:delText>
        </w:r>
      </w:del>
    </w:p>
    <w:tbl>
      <w:tblPr>
        <w:tblStyle w:val="af"/>
        <w:tblW w:w="0" w:type="auto"/>
        <w:tblInd w:w="102" w:type="dxa"/>
        <w:tblLook w:val="04A0" w:firstRow="1" w:lastRow="0" w:firstColumn="1" w:lastColumn="0" w:noHBand="0" w:noVBand="1"/>
      </w:tblPr>
      <w:tblGrid>
        <w:gridCol w:w="1370"/>
        <w:gridCol w:w="731"/>
        <w:gridCol w:w="655"/>
        <w:gridCol w:w="912"/>
        <w:gridCol w:w="912"/>
        <w:gridCol w:w="730"/>
        <w:gridCol w:w="678"/>
        <w:gridCol w:w="741"/>
        <w:gridCol w:w="741"/>
      </w:tblGrid>
      <w:tr w:rsidR="005E7851" w:rsidRPr="00794629" w14:paraId="0BD3E086" w14:textId="77777777" w:rsidTr="00A33103">
        <w:trPr>
          <w:del w:id="1506" w:author="秦蓓嘉" w:date="2026-04-12T19:27:00Z"/>
        </w:trPr>
        <w:tc>
          <w:tcPr>
            <w:tcW w:w="7470" w:type="dxa"/>
            <w:gridSpan w:val="9"/>
          </w:tcPr>
          <w:p w14:paraId="516431B5" w14:textId="77777777" w:rsidR="005E7851" w:rsidRPr="00794629" w:rsidRDefault="008E3B7F" w:rsidP="005E7851">
            <w:pPr>
              <w:pStyle w:val="a5"/>
              <w:spacing w:line="271" w:lineRule="auto"/>
              <w:ind w:right="165"/>
              <w:rPr>
                <w:del w:id="1507" w:author="秦蓓嘉" w:date="2026-04-12T19:27:00Z"/>
              </w:rPr>
            </w:pPr>
            <w:del w:id="1508" w:author="秦蓓嘉" w:date="2026-04-12T19:27:00Z">
              <w:r w:rsidRPr="00794629">
                <w:delText>acquaintance</w:delText>
              </w:r>
              <w:r w:rsidR="005E7851" w:rsidRPr="00794629">
                <w:delText xml:space="preserve"> group (5 observers)</w:delText>
              </w:r>
            </w:del>
          </w:p>
        </w:tc>
      </w:tr>
      <w:tr w:rsidR="005E7851" w:rsidRPr="00794629" w14:paraId="49A8534E" w14:textId="77777777" w:rsidTr="00A33103">
        <w:trPr>
          <w:del w:id="1509" w:author="秦蓓嘉" w:date="2026-04-12T19:27:00Z"/>
        </w:trPr>
        <w:tc>
          <w:tcPr>
            <w:tcW w:w="1182" w:type="dxa"/>
          </w:tcPr>
          <w:p w14:paraId="5A591A24" w14:textId="77777777" w:rsidR="005E7851" w:rsidRPr="00794629" w:rsidRDefault="005E7851" w:rsidP="005E7851">
            <w:pPr>
              <w:pStyle w:val="a5"/>
              <w:spacing w:line="271" w:lineRule="auto"/>
              <w:ind w:right="165"/>
              <w:rPr>
                <w:del w:id="1510" w:author="秦蓓嘉" w:date="2026-04-12T19:27:00Z"/>
              </w:rPr>
            </w:pPr>
          </w:p>
        </w:tc>
        <w:tc>
          <w:tcPr>
            <w:tcW w:w="752" w:type="dxa"/>
          </w:tcPr>
          <w:p w14:paraId="274CD064" w14:textId="77777777" w:rsidR="005E7851" w:rsidRPr="00794629" w:rsidRDefault="005E7851" w:rsidP="005E7851">
            <w:pPr>
              <w:pStyle w:val="a5"/>
              <w:spacing w:line="271" w:lineRule="auto"/>
              <w:ind w:right="165"/>
              <w:rPr>
                <w:del w:id="1511" w:author="秦蓓嘉" w:date="2026-04-12T19:27:00Z"/>
                <w:sz w:val="10"/>
              </w:rPr>
            </w:pPr>
            <w:del w:id="1512" w:author="秦蓓嘉" w:date="2026-04-12T19:27:00Z">
              <w:r w:rsidRPr="00794629">
                <w:rPr>
                  <w:sz w:val="10"/>
                </w:rPr>
                <w:delText>Asian female</w:delText>
              </w:r>
            </w:del>
          </w:p>
        </w:tc>
        <w:tc>
          <w:tcPr>
            <w:tcW w:w="670" w:type="dxa"/>
          </w:tcPr>
          <w:p w14:paraId="48E342BA" w14:textId="77777777" w:rsidR="005E7851" w:rsidRPr="00794629" w:rsidRDefault="005E7851" w:rsidP="005E7851">
            <w:pPr>
              <w:pStyle w:val="a5"/>
              <w:spacing w:line="271" w:lineRule="auto"/>
              <w:ind w:right="165"/>
              <w:rPr>
                <w:del w:id="1513" w:author="秦蓓嘉" w:date="2026-04-12T19:27:00Z"/>
                <w:sz w:val="10"/>
              </w:rPr>
            </w:pPr>
            <w:del w:id="1514" w:author="秦蓓嘉" w:date="2026-04-12T19:27:00Z">
              <w:r w:rsidRPr="00794629">
                <w:rPr>
                  <w:sz w:val="10"/>
                </w:rPr>
                <w:delText>Asian male</w:delText>
              </w:r>
            </w:del>
          </w:p>
        </w:tc>
        <w:tc>
          <w:tcPr>
            <w:tcW w:w="947" w:type="dxa"/>
          </w:tcPr>
          <w:p w14:paraId="5183AE77" w14:textId="77777777" w:rsidR="005E7851" w:rsidRPr="00794629" w:rsidRDefault="005E7851" w:rsidP="005E7851">
            <w:pPr>
              <w:pStyle w:val="a5"/>
              <w:spacing w:line="271" w:lineRule="auto"/>
              <w:ind w:right="165"/>
              <w:rPr>
                <w:del w:id="1515" w:author="秦蓓嘉" w:date="2026-04-12T19:27:00Z"/>
                <w:sz w:val="10"/>
              </w:rPr>
            </w:pPr>
            <w:del w:id="1516" w:author="秦蓓嘉" w:date="2026-04-12T19:27:00Z">
              <w:r w:rsidRPr="00794629">
                <w:rPr>
                  <w:sz w:val="10"/>
                </w:rPr>
                <w:delText>Caucasian female</w:delText>
              </w:r>
            </w:del>
          </w:p>
        </w:tc>
        <w:tc>
          <w:tcPr>
            <w:tcW w:w="947" w:type="dxa"/>
          </w:tcPr>
          <w:p w14:paraId="43C8DD5A" w14:textId="77777777" w:rsidR="005E7851" w:rsidRPr="00794629" w:rsidRDefault="005E7851" w:rsidP="005E7851">
            <w:pPr>
              <w:pStyle w:val="a5"/>
              <w:spacing w:line="271" w:lineRule="auto"/>
              <w:ind w:right="165"/>
              <w:rPr>
                <w:del w:id="1517" w:author="秦蓓嘉" w:date="2026-04-12T19:27:00Z"/>
                <w:sz w:val="10"/>
              </w:rPr>
            </w:pPr>
            <w:del w:id="1518" w:author="秦蓓嘉" w:date="2026-04-12T19:27:00Z">
              <w:r w:rsidRPr="00794629">
                <w:rPr>
                  <w:sz w:val="10"/>
                </w:rPr>
                <w:delText>Caucasian male</w:delText>
              </w:r>
            </w:del>
          </w:p>
        </w:tc>
        <w:tc>
          <w:tcPr>
            <w:tcW w:w="751" w:type="dxa"/>
          </w:tcPr>
          <w:p w14:paraId="0BE0A289" w14:textId="77777777" w:rsidR="005E7851" w:rsidRPr="00794629" w:rsidRDefault="005E7851" w:rsidP="005E7851">
            <w:pPr>
              <w:pStyle w:val="a5"/>
              <w:spacing w:line="271" w:lineRule="auto"/>
              <w:ind w:right="165"/>
              <w:rPr>
                <w:del w:id="1519" w:author="秦蓓嘉" w:date="2026-04-12T19:27:00Z"/>
                <w:sz w:val="10"/>
              </w:rPr>
            </w:pPr>
            <w:del w:id="1520" w:author="秦蓓嘉" w:date="2026-04-12T19:27:00Z">
              <w:r w:rsidRPr="00794629">
                <w:rPr>
                  <w:sz w:val="10"/>
                </w:rPr>
                <w:delText>South Asian female</w:delText>
              </w:r>
            </w:del>
          </w:p>
        </w:tc>
        <w:tc>
          <w:tcPr>
            <w:tcW w:w="695" w:type="dxa"/>
          </w:tcPr>
          <w:p w14:paraId="43C81745" w14:textId="77777777" w:rsidR="005E7851" w:rsidRPr="00794629" w:rsidRDefault="005E7851" w:rsidP="005E7851">
            <w:pPr>
              <w:pStyle w:val="a5"/>
              <w:spacing w:line="271" w:lineRule="auto"/>
              <w:ind w:right="165"/>
              <w:rPr>
                <w:del w:id="1521" w:author="秦蓓嘉" w:date="2026-04-12T19:27:00Z"/>
                <w:sz w:val="10"/>
              </w:rPr>
            </w:pPr>
            <w:del w:id="1522" w:author="秦蓓嘉" w:date="2026-04-12T19:27:00Z">
              <w:r w:rsidRPr="00794629">
                <w:rPr>
                  <w:sz w:val="10"/>
                </w:rPr>
                <w:delText>South Asian male</w:delText>
              </w:r>
            </w:del>
          </w:p>
        </w:tc>
        <w:tc>
          <w:tcPr>
            <w:tcW w:w="763" w:type="dxa"/>
          </w:tcPr>
          <w:p w14:paraId="6E318010" w14:textId="77777777" w:rsidR="005E7851" w:rsidRPr="00794629" w:rsidRDefault="005E7851" w:rsidP="005E7851">
            <w:pPr>
              <w:pStyle w:val="a5"/>
              <w:spacing w:line="271" w:lineRule="auto"/>
              <w:ind w:right="165"/>
              <w:rPr>
                <w:del w:id="1523" w:author="秦蓓嘉" w:date="2026-04-12T19:27:00Z"/>
                <w:sz w:val="10"/>
              </w:rPr>
            </w:pPr>
            <w:del w:id="1524" w:author="秦蓓嘉" w:date="2026-04-12T19:27:00Z">
              <w:r w:rsidRPr="00794629">
                <w:rPr>
                  <w:sz w:val="10"/>
                </w:rPr>
                <w:delText>African male</w:delText>
              </w:r>
            </w:del>
          </w:p>
        </w:tc>
        <w:tc>
          <w:tcPr>
            <w:tcW w:w="763" w:type="dxa"/>
          </w:tcPr>
          <w:p w14:paraId="7C0AE962" w14:textId="77777777" w:rsidR="005E7851" w:rsidRPr="00794629" w:rsidRDefault="005E7851" w:rsidP="005E7851">
            <w:pPr>
              <w:pStyle w:val="a5"/>
              <w:spacing w:line="271" w:lineRule="auto"/>
              <w:ind w:right="165"/>
              <w:rPr>
                <w:del w:id="1525" w:author="秦蓓嘉" w:date="2026-04-12T19:27:00Z"/>
                <w:sz w:val="10"/>
              </w:rPr>
            </w:pPr>
            <w:del w:id="1526" w:author="秦蓓嘉" w:date="2026-04-12T19:27:00Z">
              <w:r w:rsidRPr="00794629">
                <w:rPr>
                  <w:sz w:val="10"/>
                </w:rPr>
                <w:delText>African male</w:delText>
              </w:r>
            </w:del>
          </w:p>
        </w:tc>
      </w:tr>
      <w:tr w:rsidR="005E7851" w:rsidRPr="00794629" w14:paraId="01850C2B" w14:textId="77777777" w:rsidTr="00A33103">
        <w:trPr>
          <w:del w:id="1527" w:author="秦蓓嘉" w:date="2026-04-12T19:27:00Z"/>
        </w:trPr>
        <w:tc>
          <w:tcPr>
            <w:tcW w:w="1182" w:type="dxa"/>
          </w:tcPr>
          <w:p w14:paraId="5990B72B" w14:textId="77777777" w:rsidR="005E7851" w:rsidRPr="00794629" w:rsidRDefault="005E7851" w:rsidP="005E7851">
            <w:pPr>
              <w:pStyle w:val="a5"/>
              <w:spacing w:line="271" w:lineRule="auto"/>
              <w:ind w:right="165"/>
              <w:rPr>
                <w:del w:id="1528" w:author="秦蓓嘉" w:date="2026-04-12T19:27:00Z"/>
              </w:rPr>
            </w:pPr>
            <w:del w:id="1529" w:author="秦蓓嘉" w:date="2026-04-12T19:27:00Z">
              <w:r w:rsidRPr="00794629">
                <w:delText xml:space="preserve">Preference </w:delText>
              </w:r>
            </w:del>
          </w:p>
        </w:tc>
        <w:tc>
          <w:tcPr>
            <w:tcW w:w="752" w:type="dxa"/>
          </w:tcPr>
          <w:p w14:paraId="1FCFD2AD" w14:textId="77777777" w:rsidR="005E7851" w:rsidRPr="00794629" w:rsidRDefault="005E7851" w:rsidP="005E7851">
            <w:pPr>
              <w:pStyle w:val="a5"/>
              <w:spacing w:line="271" w:lineRule="auto"/>
              <w:ind w:right="165"/>
              <w:rPr>
                <w:del w:id="1530" w:author="秦蓓嘉" w:date="2026-04-12T19:27:00Z"/>
              </w:rPr>
            </w:pPr>
            <w:del w:id="1531" w:author="秦蓓嘉" w:date="2026-04-12T19:27:00Z">
              <w:r w:rsidRPr="00794629">
                <w:delText>√</w:delText>
              </w:r>
            </w:del>
          </w:p>
        </w:tc>
        <w:tc>
          <w:tcPr>
            <w:tcW w:w="670" w:type="dxa"/>
          </w:tcPr>
          <w:p w14:paraId="02D1F977" w14:textId="77777777" w:rsidR="005E7851" w:rsidRPr="00794629" w:rsidRDefault="005E7851" w:rsidP="005E7851">
            <w:pPr>
              <w:pStyle w:val="a5"/>
              <w:spacing w:line="271" w:lineRule="auto"/>
              <w:ind w:right="165"/>
              <w:rPr>
                <w:del w:id="1532" w:author="秦蓓嘉" w:date="2026-04-12T19:27:00Z"/>
              </w:rPr>
            </w:pPr>
            <w:del w:id="1533" w:author="秦蓓嘉" w:date="2026-04-12T19:27:00Z">
              <w:r w:rsidRPr="00794629">
                <w:delText>√</w:delText>
              </w:r>
            </w:del>
          </w:p>
        </w:tc>
        <w:tc>
          <w:tcPr>
            <w:tcW w:w="947" w:type="dxa"/>
          </w:tcPr>
          <w:p w14:paraId="4C5BE9B3" w14:textId="77777777" w:rsidR="005E7851" w:rsidRPr="00794629" w:rsidRDefault="005E7851" w:rsidP="005E7851">
            <w:pPr>
              <w:pStyle w:val="a5"/>
              <w:spacing w:line="271" w:lineRule="auto"/>
              <w:ind w:right="165"/>
              <w:rPr>
                <w:del w:id="1534" w:author="秦蓓嘉" w:date="2026-04-12T19:27:00Z"/>
              </w:rPr>
            </w:pPr>
            <w:del w:id="1535" w:author="秦蓓嘉" w:date="2026-04-12T19:27:00Z">
              <w:r w:rsidRPr="00794629">
                <w:delText>√</w:delText>
              </w:r>
            </w:del>
          </w:p>
        </w:tc>
        <w:tc>
          <w:tcPr>
            <w:tcW w:w="947" w:type="dxa"/>
          </w:tcPr>
          <w:p w14:paraId="7D215CF4" w14:textId="77777777" w:rsidR="005E7851" w:rsidRPr="00794629" w:rsidRDefault="005E7851" w:rsidP="005E7851">
            <w:pPr>
              <w:pStyle w:val="a5"/>
              <w:spacing w:line="271" w:lineRule="auto"/>
              <w:ind w:right="165"/>
              <w:rPr>
                <w:del w:id="1536" w:author="秦蓓嘉" w:date="2026-04-12T19:27:00Z"/>
              </w:rPr>
            </w:pPr>
            <w:del w:id="1537" w:author="秦蓓嘉" w:date="2026-04-12T19:27:00Z">
              <w:r w:rsidRPr="00794629">
                <w:delText>√</w:delText>
              </w:r>
            </w:del>
          </w:p>
        </w:tc>
        <w:tc>
          <w:tcPr>
            <w:tcW w:w="751" w:type="dxa"/>
          </w:tcPr>
          <w:p w14:paraId="03F80730" w14:textId="77777777" w:rsidR="005E7851" w:rsidRPr="00794629" w:rsidRDefault="005E7851" w:rsidP="005E7851">
            <w:pPr>
              <w:pStyle w:val="a5"/>
              <w:spacing w:line="271" w:lineRule="auto"/>
              <w:ind w:right="165"/>
              <w:rPr>
                <w:del w:id="1538" w:author="秦蓓嘉" w:date="2026-04-12T19:27:00Z"/>
              </w:rPr>
            </w:pPr>
            <w:del w:id="1539" w:author="秦蓓嘉" w:date="2026-04-12T19:27:00Z">
              <w:r w:rsidRPr="00794629">
                <w:delText>√</w:delText>
              </w:r>
            </w:del>
          </w:p>
        </w:tc>
        <w:tc>
          <w:tcPr>
            <w:tcW w:w="695" w:type="dxa"/>
          </w:tcPr>
          <w:p w14:paraId="5D386A5E" w14:textId="77777777" w:rsidR="005E7851" w:rsidRPr="00794629" w:rsidRDefault="005E7851" w:rsidP="005E7851">
            <w:pPr>
              <w:pStyle w:val="a5"/>
              <w:spacing w:line="271" w:lineRule="auto"/>
              <w:ind w:right="165"/>
              <w:rPr>
                <w:del w:id="1540" w:author="秦蓓嘉" w:date="2026-04-12T19:27:00Z"/>
              </w:rPr>
            </w:pPr>
            <w:del w:id="1541" w:author="秦蓓嘉" w:date="2026-04-12T19:27:00Z">
              <w:r w:rsidRPr="00794629">
                <w:delText>√</w:delText>
              </w:r>
            </w:del>
          </w:p>
        </w:tc>
        <w:tc>
          <w:tcPr>
            <w:tcW w:w="763" w:type="dxa"/>
          </w:tcPr>
          <w:p w14:paraId="58557F40" w14:textId="77777777" w:rsidR="005E7851" w:rsidRPr="00794629" w:rsidRDefault="005E7851" w:rsidP="005E7851">
            <w:pPr>
              <w:pStyle w:val="a5"/>
              <w:spacing w:line="271" w:lineRule="auto"/>
              <w:ind w:right="165"/>
              <w:rPr>
                <w:del w:id="1542" w:author="秦蓓嘉" w:date="2026-04-12T19:27:00Z"/>
              </w:rPr>
            </w:pPr>
            <w:del w:id="1543" w:author="秦蓓嘉" w:date="2026-04-12T19:27:00Z">
              <w:r w:rsidRPr="00794629">
                <w:delText>√</w:delText>
              </w:r>
            </w:del>
          </w:p>
        </w:tc>
        <w:tc>
          <w:tcPr>
            <w:tcW w:w="763" w:type="dxa"/>
          </w:tcPr>
          <w:p w14:paraId="62FF91B1" w14:textId="77777777" w:rsidR="005E7851" w:rsidRPr="00794629" w:rsidRDefault="005E7851" w:rsidP="005E7851">
            <w:pPr>
              <w:pStyle w:val="a5"/>
              <w:spacing w:line="271" w:lineRule="auto"/>
              <w:ind w:right="165"/>
              <w:rPr>
                <w:del w:id="1544" w:author="秦蓓嘉" w:date="2026-04-12T19:27:00Z"/>
              </w:rPr>
            </w:pPr>
            <w:del w:id="1545" w:author="秦蓓嘉" w:date="2026-04-12T19:27:00Z">
              <w:r w:rsidRPr="00794629">
                <w:delText>√</w:delText>
              </w:r>
            </w:del>
          </w:p>
        </w:tc>
      </w:tr>
      <w:tr w:rsidR="005E7851" w:rsidRPr="00794629" w14:paraId="2FD1AEC2" w14:textId="77777777" w:rsidTr="00A33103">
        <w:trPr>
          <w:del w:id="1546" w:author="秦蓓嘉" w:date="2026-04-12T19:27:00Z"/>
        </w:trPr>
        <w:tc>
          <w:tcPr>
            <w:tcW w:w="1182" w:type="dxa"/>
          </w:tcPr>
          <w:p w14:paraId="6830916E" w14:textId="77777777" w:rsidR="005E7851" w:rsidRPr="00794629" w:rsidRDefault="005E7851" w:rsidP="005E7851">
            <w:pPr>
              <w:pStyle w:val="a5"/>
              <w:spacing w:line="271" w:lineRule="auto"/>
              <w:ind w:right="165"/>
              <w:rPr>
                <w:del w:id="1547" w:author="秦蓓嘉" w:date="2026-04-12T19:27:00Z"/>
              </w:rPr>
            </w:pPr>
            <w:del w:id="1548" w:author="秦蓓嘉" w:date="2026-04-12T19:27:00Z">
              <w:r w:rsidRPr="00794629">
                <w:delText>Attractiveness</w:delText>
              </w:r>
            </w:del>
          </w:p>
        </w:tc>
        <w:tc>
          <w:tcPr>
            <w:tcW w:w="752" w:type="dxa"/>
          </w:tcPr>
          <w:p w14:paraId="2A481190" w14:textId="77777777" w:rsidR="005E7851" w:rsidRPr="00794629" w:rsidRDefault="005E7851" w:rsidP="005E7851">
            <w:pPr>
              <w:pStyle w:val="a5"/>
              <w:spacing w:line="271" w:lineRule="auto"/>
              <w:ind w:right="165"/>
              <w:rPr>
                <w:del w:id="1549" w:author="秦蓓嘉" w:date="2026-04-12T19:27:00Z"/>
              </w:rPr>
            </w:pPr>
            <w:del w:id="1550" w:author="秦蓓嘉" w:date="2026-04-12T19:27:00Z">
              <w:r w:rsidRPr="00794629">
                <w:delText>√</w:delText>
              </w:r>
            </w:del>
          </w:p>
        </w:tc>
        <w:tc>
          <w:tcPr>
            <w:tcW w:w="670" w:type="dxa"/>
          </w:tcPr>
          <w:p w14:paraId="29D69622" w14:textId="77777777" w:rsidR="005E7851" w:rsidRPr="00794629" w:rsidRDefault="005E7851" w:rsidP="005E7851">
            <w:pPr>
              <w:pStyle w:val="a5"/>
              <w:spacing w:line="271" w:lineRule="auto"/>
              <w:ind w:right="165"/>
              <w:rPr>
                <w:del w:id="1551" w:author="秦蓓嘉" w:date="2026-04-12T19:27:00Z"/>
              </w:rPr>
            </w:pPr>
            <w:del w:id="1552" w:author="秦蓓嘉" w:date="2026-04-12T19:27:00Z">
              <w:r w:rsidRPr="00794629">
                <w:delText>√</w:delText>
              </w:r>
            </w:del>
          </w:p>
        </w:tc>
        <w:tc>
          <w:tcPr>
            <w:tcW w:w="947" w:type="dxa"/>
          </w:tcPr>
          <w:p w14:paraId="284A6182" w14:textId="77777777" w:rsidR="005E7851" w:rsidRPr="00794629" w:rsidRDefault="005E7851" w:rsidP="005E7851">
            <w:pPr>
              <w:pStyle w:val="a5"/>
              <w:spacing w:line="271" w:lineRule="auto"/>
              <w:ind w:right="165"/>
              <w:rPr>
                <w:del w:id="1553" w:author="秦蓓嘉" w:date="2026-04-12T19:27:00Z"/>
              </w:rPr>
            </w:pPr>
            <w:del w:id="1554" w:author="秦蓓嘉" w:date="2026-04-12T19:27:00Z">
              <w:r w:rsidRPr="00794629">
                <w:rPr>
                  <w:rFonts w:hint="eastAsia"/>
                </w:rPr>
                <w:delText>×</w:delText>
              </w:r>
            </w:del>
          </w:p>
        </w:tc>
        <w:tc>
          <w:tcPr>
            <w:tcW w:w="947" w:type="dxa"/>
          </w:tcPr>
          <w:p w14:paraId="488B72D2" w14:textId="77777777" w:rsidR="005E7851" w:rsidRPr="00794629" w:rsidRDefault="005E7851" w:rsidP="005E7851">
            <w:pPr>
              <w:pStyle w:val="a5"/>
              <w:spacing w:line="271" w:lineRule="auto"/>
              <w:ind w:right="165"/>
              <w:rPr>
                <w:del w:id="1555" w:author="秦蓓嘉" w:date="2026-04-12T19:27:00Z"/>
              </w:rPr>
            </w:pPr>
            <w:del w:id="1556" w:author="秦蓓嘉" w:date="2026-04-12T19:27:00Z">
              <w:r w:rsidRPr="00794629">
                <w:rPr>
                  <w:rFonts w:hint="eastAsia"/>
                </w:rPr>
                <w:delText>×</w:delText>
              </w:r>
            </w:del>
          </w:p>
        </w:tc>
        <w:tc>
          <w:tcPr>
            <w:tcW w:w="751" w:type="dxa"/>
          </w:tcPr>
          <w:p w14:paraId="28C0BDC7" w14:textId="77777777" w:rsidR="005E7851" w:rsidRPr="00794629" w:rsidRDefault="005E7851" w:rsidP="005E7851">
            <w:pPr>
              <w:pStyle w:val="a5"/>
              <w:spacing w:line="271" w:lineRule="auto"/>
              <w:ind w:right="165"/>
              <w:rPr>
                <w:del w:id="1557" w:author="秦蓓嘉" w:date="2026-04-12T19:27:00Z"/>
              </w:rPr>
            </w:pPr>
            <w:del w:id="1558" w:author="秦蓓嘉" w:date="2026-04-12T19:27:00Z">
              <w:r w:rsidRPr="00794629">
                <w:rPr>
                  <w:rFonts w:hint="eastAsia"/>
                </w:rPr>
                <w:delText>×</w:delText>
              </w:r>
            </w:del>
          </w:p>
        </w:tc>
        <w:tc>
          <w:tcPr>
            <w:tcW w:w="695" w:type="dxa"/>
          </w:tcPr>
          <w:p w14:paraId="053D4CD2" w14:textId="77777777" w:rsidR="005E7851" w:rsidRPr="00794629" w:rsidRDefault="005E7851" w:rsidP="005E7851">
            <w:pPr>
              <w:pStyle w:val="a5"/>
              <w:spacing w:line="271" w:lineRule="auto"/>
              <w:ind w:right="165"/>
              <w:rPr>
                <w:del w:id="1559" w:author="秦蓓嘉" w:date="2026-04-12T19:27:00Z"/>
              </w:rPr>
            </w:pPr>
            <w:del w:id="1560" w:author="秦蓓嘉" w:date="2026-04-12T19:27:00Z">
              <w:r w:rsidRPr="00794629">
                <w:rPr>
                  <w:rFonts w:hint="eastAsia"/>
                </w:rPr>
                <w:delText>×</w:delText>
              </w:r>
            </w:del>
          </w:p>
        </w:tc>
        <w:tc>
          <w:tcPr>
            <w:tcW w:w="763" w:type="dxa"/>
          </w:tcPr>
          <w:p w14:paraId="1BB8B962" w14:textId="77777777" w:rsidR="005E7851" w:rsidRPr="00794629" w:rsidRDefault="005E7851" w:rsidP="005E7851">
            <w:pPr>
              <w:pStyle w:val="a5"/>
              <w:spacing w:line="271" w:lineRule="auto"/>
              <w:ind w:right="165"/>
              <w:rPr>
                <w:del w:id="1561" w:author="秦蓓嘉" w:date="2026-04-12T19:27:00Z"/>
              </w:rPr>
            </w:pPr>
            <w:del w:id="1562" w:author="秦蓓嘉" w:date="2026-04-12T19:27:00Z">
              <w:r w:rsidRPr="00794629">
                <w:rPr>
                  <w:rFonts w:hint="eastAsia"/>
                </w:rPr>
                <w:delText>×</w:delText>
              </w:r>
            </w:del>
          </w:p>
        </w:tc>
        <w:tc>
          <w:tcPr>
            <w:tcW w:w="763" w:type="dxa"/>
          </w:tcPr>
          <w:p w14:paraId="18AC94B5" w14:textId="77777777" w:rsidR="005E7851" w:rsidRPr="00794629" w:rsidRDefault="005E7851" w:rsidP="005E7851">
            <w:pPr>
              <w:pStyle w:val="a5"/>
              <w:spacing w:line="271" w:lineRule="auto"/>
              <w:ind w:right="165"/>
              <w:rPr>
                <w:del w:id="1563" w:author="秦蓓嘉" w:date="2026-04-12T19:27:00Z"/>
              </w:rPr>
            </w:pPr>
            <w:del w:id="1564" w:author="秦蓓嘉" w:date="2026-04-12T19:27:00Z">
              <w:r w:rsidRPr="00794629">
                <w:rPr>
                  <w:rFonts w:hint="eastAsia"/>
                </w:rPr>
                <w:delText>×</w:delText>
              </w:r>
            </w:del>
          </w:p>
        </w:tc>
      </w:tr>
      <w:tr w:rsidR="005E7851" w:rsidRPr="00794629" w14:paraId="4190C1F2" w14:textId="77777777" w:rsidTr="00A33103">
        <w:trPr>
          <w:del w:id="1565" w:author="秦蓓嘉" w:date="2026-04-12T19:27:00Z"/>
        </w:trPr>
        <w:tc>
          <w:tcPr>
            <w:tcW w:w="1182" w:type="dxa"/>
          </w:tcPr>
          <w:p w14:paraId="1A2A1B80" w14:textId="77777777" w:rsidR="005E7851" w:rsidRPr="00794629" w:rsidRDefault="005E7851" w:rsidP="005E7851">
            <w:pPr>
              <w:pStyle w:val="a5"/>
              <w:spacing w:line="271" w:lineRule="auto"/>
              <w:ind w:right="165"/>
              <w:rPr>
                <w:del w:id="1566" w:author="秦蓓嘉" w:date="2026-04-12T19:27:00Z"/>
              </w:rPr>
            </w:pPr>
            <w:del w:id="1567" w:author="秦蓓嘉" w:date="2026-04-12T19:27:00Z">
              <w:r w:rsidRPr="00794629">
                <w:delText>Feminine</w:delText>
              </w:r>
            </w:del>
          </w:p>
        </w:tc>
        <w:tc>
          <w:tcPr>
            <w:tcW w:w="752" w:type="dxa"/>
          </w:tcPr>
          <w:p w14:paraId="5C6DBADD" w14:textId="77777777" w:rsidR="005E7851" w:rsidRPr="00794629" w:rsidRDefault="005E7851" w:rsidP="005E7851">
            <w:pPr>
              <w:pStyle w:val="a5"/>
              <w:spacing w:line="271" w:lineRule="auto"/>
              <w:ind w:right="165"/>
              <w:rPr>
                <w:del w:id="1568" w:author="秦蓓嘉" w:date="2026-04-12T19:27:00Z"/>
              </w:rPr>
            </w:pPr>
            <w:del w:id="1569" w:author="秦蓓嘉" w:date="2026-04-12T19:27:00Z">
              <w:r w:rsidRPr="00794629">
                <w:delText>√</w:delText>
              </w:r>
            </w:del>
          </w:p>
        </w:tc>
        <w:tc>
          <w:tcPr>
            <w:tcW w:w="670" w:type="dxa"/>
          </w:tcPr>
          <w:p w14:paraId="78A6A76B" w14:textId="77777777" w:rsidR="005E7851" w:rsidRPr="00794629" w:rsidRDefault="005E7851" w:rsidP="005E7851">
            <w:pPr>
              <w:pStyle w:val="a5"/>
              <w:spacing w:line="271" w:lineRule="auto"/>
              <w:ind w:right="165"/>
              <w:rPr>
                <w:del w:id="1570" w:author="秦蓓嘉" w:date="2026-04-12T19:27:00Z"/>
              </w:rPr>
            </w:pPr>
            <w:del w:id="1571" w:author="秦蓓嘉" w:date="2026-04-12T19:27:00Z">
              <w:r w:rsidRPr="00794629">
                <w:delText>√</w:delText>
              </w:r>
            </w:del>
          </w:p>
        </w:tc>
        <w:tc>
          <w:tcPr>
            <w:tcW w:w="947" w:type="dxa"/>
          </w:tcPr>
          <w:p w14:paraId="2C71ACBB" w14:textId="77777777" w:rsidR="005E7851" w:rsidRPr="00794629" w:rsidRDefault="005E7851" w:rsidP="005E7851">
            <w:pPr>
              <w:pStyle w:val="a5"/>
              <w:spacing w:line="271" w:lineRule="auto"/>
              <w:ind w:right="165"/>
              <w:rPr>
                <w:del w:id="1572" w:author="秦蓓嘉" w:date="2026-04-12T19:27:00Z"/>
              </w:rPr>
            </w:pPr>
            <w:del w:id="1573" w:author="秦蓓嘉" w:date="2026-04-12T19:27:00Z">
              <w:r w:rsidRPr="00794629">
                <w:delText>√</w:delText>
              </w:r>
            </w:del>
          </w:p>
        </w:tc>
        <w:tc>
          <w:tcPr>
            <w:tcW w:w="947" w:type="dxa"/>
          </w:tcPr>
          <w:p w14:paraId="1FFC5B53" w14:textId="77777777" w:rsidR="005E7851" w:rsidRPr="00794629" w:rsidRDefault="005E7851" w:rsidP="005E7851">
            <w:pPr>
              <w:pStyle w:val="a5"/>
              <w:spacing w:line="271" w:lineRule="auto"/>
              <w:ind w:right="165"/>
              <w:rPr>
                <w:del w:id="1574" w:author="秦蓓嘉" w:date="2026-04-12T19:27:00Z"/>
              </w:rPr>
            </w:pPr>
            <w:del w:id="1575" w:author="秦蓓嘉" w:date="2026-04-12T19:27:00Z">
              <w:r w:rsidRPr="00794629">
                <w:rPr>
                  <w:rFonts w:hint="eastAsia"/>
                </w:rPr>
                <w:delText>×</w:delText>
              </w:r>
            </w:del>
          </w:p>
        </w:tc>
        <w:tc>
          <w:tcPr>
            <w:tcW w:w="751" w:type="dxa"/>
          </w:tcPr>
          <w:p w14:paraId="2F484D61" w14:textId="77777777" w:rsidR="005E7851" w:rsidRPr="00794629" w:rsidRDefault="005E7851" w:rsidP="005E7851">
            <w:pPr>
              <w:pStyle w:val="a5"/>
              <w:spacing w:line="271" w:lineRule="auto"/>
              <w:ind w:right="165"/>
              <w:rPr>
                <w:del w:id="1576" w:author="秦蓓嘉" w:date="2026-04-12T19:27:00Z"/>
              </w:rPr>
            </w:pPr>
            <w:del w:id="1577" w:author="秦蓓嘉" w:date="2026-04-12T19:27:00Z">
              <w:r w:rsidRPr="00794629">
                <w:delText>√</w:delText>
              </w:r>
            </w:del>
          </w:p>
        </w:tc>
        <w:tc>
          <w:tcPr>
            <w:tcW w:w="695" w:type="dxa"/>
          </w:tcPr>
          <w:p w14:paraId="03CD4DFF" w14:textId="77777777" w:rsidR="005E7851" w:rsidRPr="00794629" w:rsidRDefault="005E7851" w:rsidP="005E7851">
            <w:pPr>
              <w:pStyle w:val="a5"/>
              <w:spacing w:line="271" w:lineRule="auto"/>
              <w:ind w:right="165"/>
              <w:rPr>
                <w:del w:id="1578" w:author="秦蓓嘉" w:date="2026-04-12T19:27:00Z"/>
              </w:rPr>
            </w:pPr>
            <w:del w:id="1579" w:author="秦蓓嘉" w:date="2026-04-12T19:27:00Z">
              <w:r w:rsidRPr="00794629">
                <w:rPr>
                  <w:rFonts w:hint="eastAsia"/>
                </w:rPr>
                <w:delText>×</w:delText>
              </w:r>
            </w:del>
          </w:p>
        </w:tc>
        <w:tc>
          <w:tcPr>
            <w:tcW w:w="763" w:type="dxa"/>
          </w:tcPr>
          <w:p w14:paraId="7635D53F" w14:textId="77777777" w:rsidR="005E7851" w:rsidRPr="00794629" w:rsidRDefault="005E7851" w:rsidP="005E7851">
            <w:pPr>
              <w:pStyle w:val="a5"/>
              <w:spacing w:line="271" w:lineRule="auto"/>
              <w:ind w:right="165"/>
              <w:rPr>
                <w:del w:id="1580" w:author="秦蓓嘉" w:date="2026-04-12T19:27:00Z"/>
              </w:rPr>
            </w:pPr>
            <w:del w:id="1581" w:author="秦蓓嘉" w:date="2026-04-12T19:27:00Z">
              <w:r w:rsidRPr="00794629">
                <w:delText>√</w:delText>
              </w:r>
            </w:del>
          </w:p>
        </w:tc>
        <w:tc>
          <w:tcPr>
            <w:tcW w:w="763" w:type="dxa"/>
          </w:tcPr>
          <w:p w14:paraId="0A42D923" w14:textId="77777777" w:rsidR="005E7851" w:rsidRPr="00794629" w:rsidRDefault="005E7851" w:rsidP="005E7851">
            <w:pPr>
              <w:pStyle w:val="a5"/>
              <w:spacing w:line="271" w:lineRule="auto"/>
              <w:ind w:right="165"/>
              <w:rPr>
                <w:del w:id="1582" w:author="秦蓓嘉" w:date="2026-04-12T19:27:00Z"/>
              </w:rPr>
            </w:pPr>
            <w:del w:id="1583" w:author="秦蓓嘉" w:date="2026-04-12T19:27:00Z">
              <w:r w:rsidRPr="00794629">
                <w:rPr>
                  <w:rFonts w:hint="eastAsia"/>
                </w:rPr>
                <w:delText>×</w:delText>
              </w:r>
            </w:del>
          </w:p>
        </w:tc>
      </w:tr>
      <w:tr w:rsidR="005E7851" w:rsidRPr="00794629" w14:paraId="45727AB5" w14:textId="77777777" w:rsidTr="00A33103">
        <w:trPr>
          <w:del w:id="1584" w:author="秦蓓嘉" w:date="2026-04-12T19:27:00Z"/>
        </w:trPr>
        <w:tc>
          <w:tcPr>
            <w:tcW w:w="1182" w:type="dxa"/>
          </w:tcPr>
          <w:p w14:paraId="696D3D86" w14:textId="77777777" w:rsidR="005E7851" w:rsidRPr="00794629" w:rsidRDefault="005E7851" w:rsidP="005E7851">
            <w:pPr>
              <w:pStyle w:val="a5"/>
              <w:spacing w:line="271" w:lineRule="auto"/>
              <w:ind w:right="165"/>
              <w:rPr>
                <w:del w:id="1585" w:author="秦蓓嘉" w:date="2026-04-12T19:27:00Z"/>
              </w:rPr>
            </w:pPr>
            <w:del w:id="1586" w:author="秦蓓嘉" w:date="2026-04-12T19:27:00Z">
              <w:r w:rsidRPr="00794629">
                <w:delText>Cooperative</w:delText>
              </w:r>
            </w:del>
          </w:p>
        </w:tc>
        <w:tc>
          <w:tcPr>
            <w:tcW w:w="752" w:type="dxa"/>
          </w:tcPr>
          <w:p w14:paraId="1EDE2B01" w14:textId="77777777" w:rsidR="005E7851" w:rsidRPr="00794629" w:rsidRDefault="005E7851" w:rsidP="005E7851">
            <w:pPr>
              <w:pStyle w:val="a5"/>
              <w:spacing w:line="271" w:lineRule="auto"/>
              <w:ind w:right="165"/>
              <w:rPr>
                <w:del w:id="1587" w:author="秦蓓嘉" w:date="2026-04-12T19:27:00Z"/>
              </w:rPr>
            </w:pPr>
            <w:del w:id="1588" w:author="秦蓓嘉" w:date="2026-04-12T19:27:00Z">
              <w:r w:rsidRPr="00794629">
                <w:delText>√</w:delText>
              </w:r>
            </w:del>
          </w:p>
        </w:tc>
        <w:tc>
          <w:tcPr>
            <w:tcW w:w="670" w:type="dxa"/>
          </w:tcPr>
          <w:p w14:paraId="4C24795D" w14:textId="77777777" w:rsidR="005E7851" w:rsidRPr="00794629" w:rsidRDefault="005E7851" w:rsidP="005E7851">
            <w:pPr>
              <w:pStyle w:val="a5"/>
              <w:spacing w:line="271" w:lineRule="auto"/>
              <w:ind w:right="165"/>
              <w:rPr>
                <w:del w:id="1589" w:author="秦蓓嘉" w:date="2026-04-12T19:27:00Z"/>
              </w:rPr>
            </w:pPr>
            <w:del w:id="1590" w:author="秦蓓嘉" w:date="2026-04-12T19:27:00Z">
              <w:r w:rsidRPr="00794629">
                <w:delText>√</w:delText>
              </w:r>
            </w:del>
          </w:p>
        </w:tc>
        <w:tc>
          <w:tcPr>
            <w:tcW w:w="947" w:type="dxa"/>
          </w:tcPr>
          <w:p w14:paraId="2E50C0E0" w14:textId="77777777" w:rsidR="005E7851" w:rsidRPr="00794629" w:rsidRDefault="005E7851" w:rsidP="005E7851">
            <w:pPr>
              <w:pStyle w:val="a5"/>
              <w:spacing w:line="271" w:lineRule="auto"/>
              <w:ind w:right="165"/>
              <w:rPr>
                <w:del w:id="1591" w:author="秦蓓嘉" w:date="2026-04-12T19:27:00Z"/>
              </w:rPr>
            </w:pPr>
            <w:del w:id="1592" w:author="秦蓓嘉" w:date="2026-04-12T19:27:00Z">
              <w:r w:rsidRPr="00794629">
                <w:rPr>
                  <w:rFonts w:hint="eastAsia"/>
                </w:rPr>
                <w:delText>×</w:delText>
              </w:r>
            </w:del>
          </w:p>
        </w:tc>
        <w:tc>
          <w:tcPr>
            <w:tcW w:w="947" w:type="dxa"/>
          </w:tcPr>
          <w:p w14:paraId="6B040DEA" w14:textId="77777777" w:rsidR="005E7851" w:rsidRPr="00794629" w:rsidRDefault="005E7851" w:rsidP="005E7851">
            <w:pPr>
              <w:pStyle w:val="a5"/>
              <w:spacing w:line="271" w:lineRule="auto"/>
              <w:ind w:right="165"/>
              <w:rPr>
                <w:del w:id="1593" w:author="秦蓓嘉" w:date="2026-04-12T19:27:00Z"/>
              </w:rPr>
            </w:pPr>
            <w:del w:id="1594" w:author="秦蓓嘉" w:date="2026-04-12T19:27:00Z">
              <w:r w:rsidRPr="00794629">
                <w:rPr>
                  <w:rFonts w:hint="eastAsia"/>
                </w:rPr>
                <w:delText>×</w:delText>
              </w:r>
            </w:del>
          </w:p>
        </w:tc>
        <w:tc>
          <w:tcPr>
            <w:tcW w:w="751" w:type="dxa"/>
          </w:tcPr>
          <w:p w14:paraId="1596C139" w14:textId="77777777" w:rsidR="005E7851" w:rsidRPr="00794629" w:rsidRDefault="005E7851" w:rsidP="005E7851">
            <w:pPr>
              <w:pStyle w:val="a5"/>
              <w:spacing w:line="271" w:lineRule="auto"/>
              <w:ind w:right="165"/>
              <w:rPr>
                <w:del w:id="1595" w:author="秦蓓嘉" w:date="2026-04-12T19:27:00Z"/>
              </w:rPr>
            </w:pPr>
            <w:del w:id="1596" w:author="秦蓓嘉" w:date="2026-04-12T19:27:00Z">
              <w:r w:rsidRPr="00794629">
                <w:rPr>
                  <w:rFonts w:hint="eastAsia"/>
                </w:rPr>
                <w:delText>×</w:delText>
              </w:r>
            </w:del>
          </w:p>
        </w:tc>
        <w:tc>
          <w:tcPr>
            <w:tcW w:w="695" w:type="dxa"/>
          </w:tcPr>
          <w:p w14:paraId="537F5AE2" w14:textId="77777777" w:rsidR="005E7851" w:rsidRPr="00794629" w:rsidRDefault="005E7851" w:rsidP="005E7851">
            <w:pPr>
              <w:pStyle w:val="a5"/>
              <w:spacing w:line="271" w:lineRule="auto"/>
              <w:ind w:right="165"/>
              <w:rPr>
                <w:del w:id="1597" w:author="秦蓓嘉" w:date="2026-04-12T19:27:00Z"/>
              </w:rPr>
            </w:pPr>
            <w:del w:id="1598" w:author="秦蓓嘉" w:date="2026-04-12T19:27:00Z">
              <w:r w:rsidRPr="00794629">
                <w:rPr>
                  <w:rFonts w:hint="eastAsia"/>
                </w:rPr>
                <w:delText>×</w:delText>
              </w:r>
            </w:del>
          </w:p>
        </w:tc>
        <w:tc>
          <w:tcPr>
            <w:tcW w:w="763" w:type="dxa"/>
          </w:tcPr>
          <w:p w14:paraId="57CE6C43" w14:textId="77777777" w:rsidR="005E7851" w:rsidRPr="00794629" w:rsidRDefault="005E7851" w:rsidP="005E7851">
            <w:pPr>
              <w:pStyle w:val="a5"/>
              <w:spacing w:line="271" w:lineRule="auto"/>
              <w:ind w:right="165"/>
              <w:rPr>
                <w:del w:id="1599" w:author="秦蓓嘉" w:date="2026-04-12T19:27:00Z"/>
              </w:rPr>
            </w:pPr>
            <w:del w:id="1600" w:author="秦蓓嘉" w:date="2026-04-12T19:27:00Z">
              <w:r w:rsidRPr="00794629">
                <w:rPr>
                  <w:rFonts w:hint="eastAsia"/>
                </w:rPr>
                <w:delText>×</w:delText>
              </w:r>
            </w:del>
          </w:p>
        </w:tc>
        <w:tc>
          <w:tcPr>
            <w:tcW w:w="763" w:type="dxa"/>
          </w:tcPr>
          <w:p w14:paraId="251C3037" w14:textId="77777777" w:rsidR="005E7851" w:rsidRPr="00794629" w:rsidRDefault="005E7851" w:rsidP="005E7851">
            <w:pPr>
              <w:pStyle w:val="a5"/>
              <w:spacing w:line="271" w:lineRule="auto"/>
              <w:ind w:right="165"/>
              <w:rPr>
                <w:del w:id="1601" w:author="秦蓓嘉" w:date="2026-04-12T19:27:00Z"/>
              </w:rPr>
            </w:pPr>
            <w:del w:id="1602" w:author="秦蓓嘉" w:date="2026-04-12T19:27:00Z">
              <w:r w:rsidRPr="00794629">
                <w:rPr>
                  <w:rFonts w:hint="eastAsia"/>
                </w:rPr>
                <w:delText>×</w:delText>
              </w:r>
            </w:del>
          </w:p>
        </w:tc>
      </w:tr>
      <w:tr w:rsidR="005E7851" w:rsidRPr="00794629" w14:paraId="01343E0E" w14:textId="77777777" w:rsidTr="00A33103">
        <w:trPr>
          <w:del w:id="1603" w:author="秦蓓嘉" w:date="2026-04-12T19:27:00Z"/>
        </w:trPr>
        <w:tc>
          <w:tcPr>
            <w:tcW w:w="1182" w:type="dxa"/>
          </w:tcPr>
          <w:p w14:paraId="53DA4B98" w14:textId="77777777" w:rsidR="005E7851" w:rsidRPr="00794629" w:rsidRDefault="00E70827" w:rsidP="005E7851">
            <w:pPr>
              <w:pStyle w:val="a5"/>
              <w:spacing w:line="271" w:lineRule="auto"/>
              <w:ind w:right="165"/>
              <w:rPr>
                <w:del w:id="1604" w:author="秦蓓嘉" w:date="2026-04-12T19:27:00Z"/>
              </w:rPr>
            </w:pPr>
            <w:del w:id="1605" w:author="秦蓓嘉" w:date="2026-04-12T19:27:00Z">
              <w:r w:rsidRPr="00794629">
                <w:delText>Youthful</w:delText>
              </w:r>
            </w:del>
          </w:p>
        </w:tc>
        <w:tc>
          <w:tcPr>
            <w:tcW w:w="752" w:type="dxa"/>
          </w:tcPr>
          <w:p w14:paraId="7892D7E3" w14:textId="77777777" w:rsidR="005E7851" w:rsidRPr="00794629" w:rsidRDefault="005E7851" w:rsidP="005E7851">
            <w:pPr>
              <w:pStyle w:val="a5"/>
              <w:spacing w:line="271" w:lineRule="auto"/>
              <w:ind w:right="165"/>
              <w:rPr>
                <w:del w:id="1606" w:author="秦蓓嘉" w:date="2026-04-12T19:27:00Z"/>
              </w:rPr>
            </w:pPr>
            <w:del w:id="1607" w:author="秦蓓嘉" w:date="2026-04-12T19:27:00Z">
              <w:r w:rsidRPr="00794629">
                <w:delText>√</w:delText>
              </w:r>
            </w:del>
          </w:p>
        </w:tc>
        <w:tc>
          <w:tcPr>
            <w:tcW w:w="670" w:type="dxa"/>
          </w:tcPr>
          <w:p w14:paraId="34711F38" w14:textId="77777777" w:rsidR="005E7851" w:rsidRPr="00794629" w:rsidRDefault="005E7851" w:rsidP="005E7851">
            <w:pPr>
              <w:pStyle w:val="a5"/>
              <w:spacing w:line="271" w:lineRule="auto"/>
              <w:ind w:right="165"/>
              <w:rPr>
                <w:del w:id="1608" w:author="秦蓓嘉" w:date="2026-04-12T19:27:00Z"/>
              </w:rPr>
            </w:pPr>
            <w:del w:id="1609" w:author="秦蓓嘉" w:date="2026-04-12T19:27:00Z">
              <w:r w:rsidRPr="00794629">
                <w:delText>√</w:delText>
              </w:r>
            </w:del>
          </w:p>
        </w:tc>
        <w:tc>
          <w:tcPr>
            <w:tcW w:w="947" w:type="dxa"/>
          </w:tcPr>
          <w:p w14:paraId="72C775A4" w14:textId="77777777" w:rsidR="005E7851" w:rsidRPr="00794629" w:rsidRDefault="005E7851" w:rsidP="005E7851">
            <w:pPr>
              <w:pStyle w:val="a5"/>
              <w:spacing w:line="271" w:lineRule="auto"/>
              <w:ind w:right="165"/>
              <w:rPr>
                <w:del w:id="1610" w:author="秦蓓嘉" w:date="2026-04-12T19:27:00Z"/>
              </w:rPr>
            </w:pPr>
            <w:del w:id="1611" w:author="秦蓓嘉" w:date="2026-04-12T19:27:00Z">
              <w:r w:rsidRPr="00794629">
                <w:delText>√</w:delText>
              </w:r>
            </w:del>
          </w:p>
        </w:tc>
        <w:tc>
          <w:tcPr>
            <w:tcW w:w="947" w:type="dxa"/>
          </w:tcPr>
          <w:p w14:paraId="68F90DA9" w14:textId="77777777" w:rsidR="005E7851" w:rsidRPr="00794629" w:rsidRDefault="005E7851" w:rsidP="005E7851">
            <w:pPr>
              <w:pStyle w:val="a5"/>
              <w:spacing w:line="271" w:lineRule="auto"/>
              <w:ind w:right="165"/>
              <w:rPr>
                <w:del w:id="1612" w:author="秦蓓嘉" w:date="2026-04-12T19:27:00Z"/>
              </w:rPr>
            </w:pPr>
            <w:del w:id="1613" w:author="秦蓓嘉" w:date="2026-04-12T19:27:00Z">
              <w:r w:rsidRPr="00794629">
                <w:delText>√</w:delText>
              </w:r>
            </w:del>
          </w:p>
        </w:tc>
        <w:tc>
          <w:tcPr>
            <w:tcW w:w="751" w:type="dxa"/>
          </w:tcPr>
          <w:p w14:paraId="358DFA9D" w14:textId="77777777" w:rsidR="005E7851" w:rsidRPr="00794629" w:rsidRDefault="005E7851" w:rsidP="005E7851">
            <w:pPr>
              <w:pStyle w:val="a5"/>
              <w:spacing w:line="271" w:lineRule="auto"/>
              <w:ind w:right="165"/>
              <w:rPr>
                <w:del w:id="1614" w:author="秦蓓嘉" w:date="2026-04-12T19:27:00Z"/>
              </w:rPr>
            </w:pPr>
            <w:del w:id="1615" w:author="秦蓓嘉" w:date="2026-04-12T19:27:00Z">
              <w:r w:rsidRPr="00794629">
                <w:delText>√</w:delText>
              </w:r>
            </w:del>
          </w:p>
        </w:tc>
        <w:tc>
          <w:tcPr>
            <w:tcW w:w="695" w:type="dxa"/>
          </w:tcPr>
          <w:p w14:paraId="22D43A4B" w14:textId="77777777" w:rsidR="005E7851" w:rsidRPr="00794629" w:rsidRDefault="005E7851" w:rsidP="005E7851">
            <w:pPr>
              <w:pStyle w:val="a5"/>
              <w:spacing w:line="271" w:lineRule="auto"/>
              <w:ind w:right="165"/>
              <w:rPr>
                <w:del w:id="1616" w:author="秦蓓嘉" w:date="2026-04-12T19:27:00Z"/>
              </w:rPr>
            </w:pPr>
            <w:del w:id="1617" w:author="秦蓓嘉" w:date="2026-04-12T19:27:00Z">
              <w:r w:rsidRPr="00794629">
                <w:delText>√</w:delText>
              </w:r>
            </w:del>
          </w:p>
        </w:tc>
        <w:tc>
          <w:tcPr>
            <w:tcW w:w="763" w:type="dxa"/>
          </w:tcPr>
          <w:p w14:paraId="42CD203E" w14:textId="77777777" w:rsidR="005E7851" w:rsidRPr="00794629" w:rsidRDefault="005E7851" w:rsidP="005E7851">
            <w:pPr>
              <w:pStyle w:val="a5"/>
              <w:spacing w:line="271" w:lineRule="auto"/>
              <w:ind w:right="165"/>
              <w:rPr>
                <w:del w:id="1618" w:author="秦蓓嘉" w:date="2026-04-12T19:27:00Z"/>
              </w:rPr>
            </w:pPr>
            <w:del w:id="1619" w:author="秦蓓嘉" w:date="2026-04-12T19:27:00Z">
              <w:r w:rsidRPr="00794629">
                <w:delText>√</w:delText>
              </w:r>
            </w:del>
          </w:p>
        </w:tc>
        <w:tc>
          <w:tcPr>
            <w:tcW w:w="763" w:type="dxa"/>
          </w:tcPr>
          <w:p w14:paraId="525AD1EC" w14:textId="77777777" w:rsidR="005E7851" w:rsidRPr="00794629" w:rsidRDefault="005E7851" w:rsidP="005E7851">
            <w:pPr>
              <w:pStyle w:val="a5"/>
              <w:spacing w:line="271" w:lineRule="auto"/>
              <w:ind w:right="165"/>
              <w:rPr>
                <w:del w:id="1620" w:author="秦蓓嘉" w:date="2026-04-12T19:27:00Z"/>
              </w:rPr>
            </w:pPr>
            <w:del w:id="1621" w:author="秦蓓嘉" w:date="2026-04-12T19:27:00Z">
              <w:r w:rsidRPr="00794629">
                <w:delText>√</w:delText>
              </w:r>
            </w:del>
          </w:p>
        </w:tc>
      </w:tr>
      <w:tr w:rsidR="005E7851" w:rsidRPr="00794629" w14:paraId="326D5C0D" w14:textId="77777777" w:rsidTr="00A33103">
        <w:trPr>
          <w:del w:id="1622" w:author="秦蓓嘉" w:date="2026-04-12T19:27:00Z"/>
        </w:trPr>
        <w:tc>
          <w:tcPr>
            <w:tcW w:w="1182" w:type="dxa"/>
          </w:tcPr>
          <w:p w14:paraId="4C3D411A" w14:textId="77777777" w:rsidR="005E7851" w:rsidRPr="00794629" w:rsidRDefault="005E7851" w:rsidP="005E7851">
            <w:pPr>
              <w:pStyle w:val="a5"/>
              <w:spacing w:line="271" w:lineRule="auto"/>
              <w:ind w:right="165"/>
              <w:rPr>
                <w:del w:id="1623" w:author="秦蓓嘉" w:date="2026-04-12T19:27:00Z"/>
              </w:rPr>
            </w:pPr>
            <w:del w:id="1624" w:author="秦蓓嘉" w:date="2026-04-12T19:27:00Z">
              <w:r w:rsidRPr="00794629">
                <w:delText>Healthy</w:delText>
              </w:r>
            </w:del>
          </w:p>
        </w:tc>
        <w:tc>
          <w:tcPr>
            <w:tcW w:w="752" w:type="dxa"/>
          </w:tcPr>
          <w:p w14:paraId="64F76E1E" w14:textId="77777777" w:rsidR="005E7851" w:rsidRPr="00794629" w:rsidRDefault="005E7851" w:rsidP="005E7851">
            <w:pPr>
              <w:pStyle w:val="a5"/>
              <w:spacing w:line="271" w:lineRule="auto"/>
              <w:ind w:right="165"/>
              <w:rPr>
                <w:del w:id="1625" w:author="秦蓓嘉" w:date="2026-04-12T19:27:00Z"/>
              </w:rPr>
            </w:pPr>
            <w:del w:id="1626" w:author="秦蓓嘉" w:date="2026-04-12T19:27:00Z">
              <w:r w:rsidRPr="00794629">
                <w:delText>√</w:delText>
              </w:r>
            </w:del>
          </w:p>
        </w:tc>
        <w:tc>
          <w:tcPr>
            <w:tcW w:w="670" w:type="dxa"/>
          </w:tcPr>
          <w:p w14:paraId="03485AE1" w14:textId="77777777" w:rsidR="005E7851" w:rsidRPr="00794629" w:rsidRDefault="005E7851" w:rsidP="005E7851">
            <w:pPr>
              <w:pStyle w:val="a5"/>
              <w:spacing w:line="271" w:lineRule="auto"/>
              <w:ind w:right="165"/>
              <w:rPr>
                <w:del w:id="1627" w:author="秦蓓嘉" w:date="2026-04-12T19:27:00Z"/>
              </w:rPr>
            </w:pPr>
            <w:del w:id="1628" w:author="秦蓓嘉" w:date="2026-04-12T19:27:00Z">
              <w:r w:rsidRPr="00794629">
                <w:delText>√</w:delText>
              </w:r>
            </w:del>
          </w:p>
        </w:tc>
        <w:tc>
          <w:tcPr>
            <w:tcW w:w="947" w:type="dxa"/>
          </w:tcPr>
          <w:p w14:paraId="09D32563" w14:textId="77777777" w:rsidR="005E7851" w:rsidRPr="00794629" w:rsidRDefault="005E7851" w:rsidP="005E7851">
            <w:pPr>
              <w:pStyle w:val="a5"/>
              <w:spacing w:line="271" w:lineRule="auto"/>
              <w:ind w:right="165"/>
              <w:rPr>
                <w:del w:id="1629" w:author="秦蓓嘉" w:date="2026-04-12T19:27:00Z"/>
              </w:rPr>
            </w:pPr>
            <w:del w:id="1630" w:author="秦蓓嘉" w:date="2026-04-12T19:27:00Z">
              <w:r w:rsidRPr="00794629">
                <w:delText>√</w:delText>
              </w:r>
            </w:del>
          </w:p>
        </w:tc>
        <w:tc>
          <w:tcPr>
            <w:tcW w:w="947" w:type="dxa"/>
          </w:tcPr>
          <w:p w14:paraId="044DEA90" w14:textId="77777777" w:rsidR="005E7851" w:rsidRPr="00794629" w:rsidRDefault="005E7851" w:rsidP="005E7851">
            <w:pPr>
              <w:pStyle w:val="a5"/>
              <w:spacing w:line="271" w:lineRule="auto"/>
              <w:ind w:right="165"/>
              <w:rPr>
                <w:del w:id="1631" w:author="秦蓓嘉" w:date="2026-04-12T19:27:00Z"/>
              </w:rPr>
            </w:pPr>
            <w:del w:id="1632" w:author="秦蓓嘉" w:date="2026-04-12T19:27:00Z">
              <w:r w:rsidRPr="00794629">
                <w:delText>√</w:delText>
              </w:r>
            </w:del>
          </w:p>
        </w:tc>
        <w:tc>
          <w:tcPr>
            <w:tcW w:w="751" w:type="dxa"/>
          </w:tcPr>
          <w:p w14:paraId="3C2C4522" w14:textId="77777777" w:rsidR="005E7851" w:rsidRPr="00794629" w:rsidRDefault="005E7851" w:rsidP="005E7851">
            <w:pPr>
              <w:pStyle w:val="a5"/>
              <w:spacing w:line="271" w:lineRule="auto"/>
              <w:ind w:right="165"/>
              <w:rPr>
                <w:del w:id="1633" w:author="秦蓓嘉" w:date="2026-04-12T19:27:00Z"/>
              </w:rPr>
            </w:pPr>
            <w:del w:id="1634" w:author="秦蓓嘉" w:date="2026-04-12T19:27:00Z">
              <w:r w:rsidRPr="00794629">
                <w:delText>√</w:delText>
              </w:r>
            </w:del>
          </w:p>
        </w:tc>
        <w:tc>
          <w:tcPr>
            <w:tcW w:w="695" w:type="dxa"/>
          </w:tcPr>
          <w:p w14:paraId="09650818" w14:textId="77777777" w:rsidR="005E7851" w:rsidRPr="00794629" w:rsidRDefault="005E7851" w:rsidP="005E7851">
            <w:pPr>
              <w:pStyle w:val="a5"/>
              <w:spacing w:line="271" w:lineRule="auto"/>
              <w:ind w:right="165"/>
              <w:rPr>
                <w:del w:id="1635" w:author="秦蓓嘉" w:date="2026-04-12T19:27:00Z"/>
              </w:rPr>
            </w:pPr>
            <w:del w:id="1636" w:author="秦蓓嘉" w:date="2026-04-12T19:27:00Z">
              <w:r w:rsidRPr="00794629">
                <w:delText>√</w:delText>
              </w:r>
            </w:del>
          </w:p>
        </w:tc>
        <w:tc>
          <w:tcPr>
            <w:tcW w:w="763" w:type="dxa"/>
          </w:tcPr>
          <w:p w14:paraId="03F42C08" w14:textId="77777777" w:rsidR="005E7851" w:rsidRPr="00794629" w:rsidRDefault="005E7851" w:rsidP="005E7851">
            <w:pPr>
              <w:pStyle w:val="a5"/>
              <w:spacing w:line="271" w:lineRule="auto"/>
              <w:ind w:right="165"/>
              <w:rPr>
                <w:del w:id="1637" w:author="秦蓓嘉" w:date="2026-04-12T19:27:00Z"/>
              </w:rPr>
            </w:pPr>
            <w:del w:id="1638" w:author="秦蓓嘉" w:date="2026-04-12T19:27:00Z">
              <w:r w:rsidRPr="00794629">
                <w:delText>√</w:delText>
              </w:r>
            </w:del>
          </w:p>
        </w:tc>
        <w:tc>
          <w:tcPr>
            <w:tcW w:w="763" w:type="dxa"/>
          </w:tcPr>
          <w:p w14:paraId="4949E1EF" w14:textId="77777777" w:rsidR="005E7851" w:rsidRPr="00794629" w:rsidRDefault="005E7851" w:rsidP="005E7851">
            <w:pPr>
              <w:pStyle w:val="a5"/>
              <w:spacing w:line="271" w:lineRule="auto"/>
              <w:ind w:right="165"/>
              <w:rPr>
                <w:del w:id="1639" w:author="秦蓓嘉" w:date="2026-04-12T19:27:00Z"/>
              </w:rPr>
            </w:pPr>
            <w:del w:id="1640" w:author="秦蓓嘉" w:date="2026-04-12T19:27:00Z">
              <w:r w:rsidRPr="00794629">
                <w:delText>√</w:delText>
              </w:r>
            </w:del>
          </w:p>
        </w:tc>
      </w:tr>
      <w:tr w:rsidR="005E7851" w:rsidRPr="00794629" w14:paraId="3BC2499D" w14:textId="77777777" w:rsidTr="00A33103">
        <w:trPr>
          <w:del w:id="1641" w:author="秦蓓嘉" w:date="2026-04-12T19:27:00Z"/>
        </w:trPr>
        <w:tc>
          <w:tcPr>
            <w:tcW w:w="1182" w:type="dxa"/>
          </w:tcPr>
          <w:p w14:paraId="28712A7A" w14:textId="77777777" w:rsidR="005E7851" w:rsidRPr="00794629" w:rsidRDefault="005E7851" w:rsidP="005E7851">
            <w:pPr>
              <w:pStyle w:val="a5"/>
              <w:spacing w:line="271" w:lineRule="auto"/>
              <w:ind w:right="165"/>
              <w:rPr>
                <w:del w:id="1642" w:author="秦蓓嘉" w:date="2026-04-12T19:27:00Z"/>
              </w:rPr>
            </w:pPr>
            <w:del w:id="1643" w:author="秦蓓嘉" w:date="2026-04-12T19:27:00Z">
              <w:r w:rsidRPr="00794629">
                <w:delText>Fidelity</w:delText>
              </w:r>
            </w:del>
          </w:p>
        </w:tc>
        <w:tc>
          <w:tcPr>
            <w:tcW w:w="752" w:type="dxa"/>
          </w:tcPr>
          <w:p w14:paraId="1877564D" w14:textId="77777777" w:rsidR="005E7851" w:rsidRPr="00794629" w:rsidRDefault="005E7851" w:rsidP="005E7851">
            <w:pPr>
              <w:pStyle w:val="a5"/>
              <w:spacing w:line="271" w:lineRule="auto"/>
              <w:ind w:right="165"/>
              <w:rPr>
                <w:del w:id="1644" w:author="秦蓓嘉" w:date="2026-04-12T19:27:00Z"/>
              </w:rPr>
            </w:pPr>
            <w:del w:id="1645" w:author="秦蓓嘉" w:date="2026-04-12T19:27:00Z">
              <w:r w:rsidRPr="00794629">
                <w:delText>√</w:delText>
              </w:r>
            </w:del>
          </w:p>
        </w:tc>
        <w:tc>
          <w:tcPr>
            <w:tcW w:w="670" w:type="dxa"/>
          </w:tcPr>
          <w:p w14:paraId="3536827E" w14:textId="77777777" w:rsidR="005E7851" w:rsidRPr="00794629" w:rsidRDefault="005E7851" w:rsidP="005E7851">
            <w:pPr>
              <w:pStyle w:val="a5"/>
              <w:spacing w:line="271" w:lineRule="auto"/>
              <w:ind w:right="165"/>
              <w:rPr>
                <w:del w:id="1646" w:author="秦蓓嘉" w:date="2026-04-12T19:27:00Z"/>
              </w:rPr>
            </w:pPr>
            <w:del w:id="1647" w:author="秦蓓嘉" w:date="2026-04-12T19:27:00Z">
              <w:r w:rsidRPr="00794629">
                <w:delText>√</w:delText>
              </w:r>
            </w:del>
          </w:p>
        </w:tc>
        <w:tc>
          <w:tcPr>
            <w:tcW w:w="947" w:type="dxa"/>
          </w:tcPr>
          <w:p w14:paraId="0738F04C" w14:textId="77777777" w:rsidR="005E7851" w:rsidRPr="00794629" w:rsidRDefault="005E7851" w:rsidP="005E7851">
            <w:pPr>
              <w:pStyle w:val="a5"/>
              <w:spacing w:line="271" w:lineRule="auto"/>
              <w:ind w:right="165"/>
              <w:rPr>
                <w:del w:id="1648" w:author="秦蓓嘉" w:date="2026-04-12T19:27:00Z"/>
              </w:rPr>
            </w:pPr>
            <w:del w:id="1649" w:author="秦蓓嘉" w:date="2026-04-12T19:27:00Z">
              <w:r w:rsidRPr="00794629">
                <w:delText>√</w:delText>
              </w:r>
            </w:del>
          </w:p>
        </w:tc>
        <w:tc>
          <w:tcPr>
            <w:tcW w:w="947" w:type="dxa"/>
          </w:tcPr>
          <w:p w14:paraId="2E6742E4" w14:textId="77777777" w:rsidR="005E7851" w:rsidRPr="00794629" w:rsidRDefault="005E7851" w:rsidP="005E7851">
            <w:pPr>
              <w:pStyle w:val="a5"/>
              <w:spacing w:line="271" w:lineRule="auto"/>
              <w:ind w:right="165"/>
              <w:rPr>
                <w:del w:id="1650" w:author="秦蓓嘉" w:date="2026-04-12T19:27:00Z"/>
              </w:rPr>
            </w:pPr>
            <w:del w:id="1651" w:author="秦蓓嘉" w:date="2026-04-12T19:27:00Z">
              <w:r w:rsidRPr="00794629">
                <w:delText>√</w:delText>
              </w:r>
            </w:del>
          </w:p>
        </w:tc>
        <w:tc>
          <w:tcPr>
            <w:tcW w:w="751" w:type="dxa"/>
          </w:tcPr>
          <w:p w14:paraId="4A7DEFE8" w14:textId="77777777" w:rsidR="005E7851" w:rsidRPr="00794629" w:rsidRDefault="005E7851" w:rsidP="005E7851">
            <w:pPr>
              <w:pStyle w:val="a5"/>
              <w:spacing w:line="271" w:lineRule="auto"/>
              <w:ind w:right="165"/>
              <w:rPr>
                <w:del w:id="1652" w:author="秦蓓嘉" w:date="2026-04-12T19:27:00Z"/>
              </w:rPr>
            </w:pPr>
            <w:del w:id="1653" w:author="秦蓓嘉" w:date="2026-04-12T19:27:00Z">
              <w:r w:rsidRPr="00794629">
                <w:delText>√</w:delText>
              </w:r>
            </w:del>
          </w:p>
        </w:tc>
        <w:tc>
          <w:tcPr>
            <w:tcW w:w="695" w:type="dxa"/>
          </w:tcPr>
          <w:p w14:paraId="5C697145" w14:textId="77777777" w:rsidR="005E7851" w:rsidRPr="00794629" w:rsidRDefault="005E7851" w:rsidP="005E7851">
            <w:pPr>
              <w:pStyle w:val="a5"/>
              <w:spacing w:line="271" w:lineRule="auto"/>
              <w:ind w:right="165"/>
              <w:rPr>
                <w:del w:id="1654" w:author="秦蓓嘉" w:date="2026-04-12T19:27:00Z"/>
              </w:rPr>
            </w:pPr>
            <w:del w:id="1655" w:author="秦蓓嘉" w:date="2026-04-12T19:27:00Z">
              <w:r w:rsidRPr="00794629">
                <w:delText>√</w:delText>
              </w:r>
            </w:del>
          </w:p>
        </w:tc>
        <w:tc>
          <w:tcPr>
            <w:tcW w:w="763" w:type="dxa"/>
          </w:tcPr>
          <w:p w14:paraId="542B43AD" w14:textId="77777777" w:rsidR="005E7851" w:rsidRPr="00794629" w:rsidRDefault="005E7851" w:rsidP="005E7851">
            <w:pPr>
              <w:pStyle w:val="a5"/>
              <w:spacing w:line="271" w:lineRule="auto"/>
              <w:ind w:right="165"/>
              <w:rPr>
                <w:del w:id="1656" w:author="秦蓓嘉" w:date="2026-04-12T19:27:00Z"/>
              </w:rPr>
            </w:pPr>
            <w:del w:id="1657" w:author="秦蓓嘉" w:date="2026-04-12T19:27:00Z">
              <w:r w:rsidRPr="00794629">
                <w:delText>√</w:delText>
              </w:r>
            </w:del>
          </w:p>
        </w:tc>
        <w:tc>
          <w:tcPr>
            <w:tcW w:w="763" w:type="dxa"/>
          </w:tcPr>
          <w:p w14:paraId="1AD014FF" w14:textId="77777777" w:rsidR="005E7851" w:rsidRPr="00794629" w:rsidRDefault="005E7851" w:rsidP="005E7851">
            <w:pPr>
              <w:pStyle w:val="a5"/>
              <w:spacing w:line="271" w:lineRule="auto"/>
              <w:ind w:right="165"/>
              <w:rPr>
                <w:del w:id="1658" w:author="秦蓓嘉" w:date="2026-04-12T19:27:00Z"/>
              </w:rPr>
            </w:pPr>
            <w:del w:id="1659" w:author="秦蓓嘉" w:date="2026-04-12T19:27:00Z">
              <w:r w:rsidRPr="00794629">
                <w:delText>√</w:delText>
              </w:r>
            </w:del>
          </w:p>
        </w:tc>
      </w:tr>
      <w:tr w:rsidR="005E7851" w:rsidRPr="00794629" w14:paraId="7FE814B9" w14:textId="77777777" w:rsidTr="00A33103">
        <w:trPr>
          <w:del w:id="1660" w:author="秦蓓嘉" w:date="2026-04-12T19:27:00Z"/>
        </w:trPr>
        <w:tc>
          <w:tcPr>
            <w:tcW w:w="1182" w:type="dxa"/>
          </w:tcPr>
          <w:p w14:paraId="278ED0BF" w14:textId="77777777" w:rsidR="005E7851" w:rsidRPr="00794629" w:rsidRDefault="005E7851" w:rsidP="005E7851">
            <w:pPr>
              <w:pStyle w:val="a5"/>
              <w:spacing w:line="271" w:lineRule="auto"/>
              <w:ind w:right="165"/>
              <w:rPr>
                <w:del w:id="1661" w:author="秦蓓嘉" w:date="2026-04-12T19:27:00Z"/>
              </w:rPr>
            </w:pPr>
            <w:del w:id="1662" w:author="秦蓓嘉" w:date="2026-04-12T19:27:00Z">
              <w:r w:rsidRPr="00794629">
                <w:delText>Harmony</w:delText>
              </w:r>
            </w:del>
          </w:p>
        </w:tc>
        <w:tc>
          <w:tcPr>
            <w:tcW w:w="752" w:type="dxa"/>
          </w:tcPr>
          <w:p w14:paraId="2CEAF885" w14:textId="77777777" w:rsidR="005E7851" w:rsidRPr="00794629" w:rsidRDefault="005E7851" w:rsidP="005E7851">
            <w:pPr>
              <w:pStyle w:val="a5"/>
              <w:spacing w:line="271" w:lineRule="auto"/>
              <w:ind w:right="165"/>
              <w:rPr>
                <w:del w:id="1663" w:author="秦蓓嘉" w:date="2026-04-12T19:27:00Z"/>
              </w:rPr>
            </w:pPr>
            <w:del w:id="1664" w:author="秦蓓嘉" w:date="2026-04-12T19:27:00Z">
              <w:r w:rsidRPr="00794629">
                <w:delText>√</w:delText>
              </w:r>
            </w:del>
          </w:p>
        </w:tc>
        <w:tc>
          <w:tcPr>
            <w:tcW w:w="670" w:type="dxa"/>
          </w:tcPr>
          <w:p w14:paraId="4D4CC495" w14:textId="77777777" w:rsidR="005E7851" w:rsidRPr="00794629" w:rsidRDefault="005E7851" w:rsidP="005E7851">
            <w:pPr>
              <w:pStyle w:val="a5"/>
              <w:spacing w:line="271" w:lineRule="auto"/>
              <w:ind w:right="165"/>
              <w:rPr>
                <w:del w:id="1665" w:author="秦蓓嘉" w:date="2026-04-12T19:27:00Z"/>
              </w:rPr>
            </w:pPr>
            <w:del w:id="1666" w:author="秦蓓嘉" w:date="2026-04-12T19:27:00Z">
              <w:r w:rsidRPr="00794629">
                <w:delText>√</w:delText>
              </w:r>
            </w:del>
          </w:p>
        </w:tc>
        <w:tc>
          <w:tcPr>
            <w:tcW w:w="947" w:type="dxa"/>
          </w:tcPr>
          <w:p w14:paraId="151E5FCC" w14:textId="77777777" w:rsidR="005E7851" w:rsidRPr="00794629" w:rsidRDefault="005E7851" w:rsidP="005E7851">
            <w:pPr>
              <w:pStyle w:val="a5"/>
              <w:spacing w:line="271" w:lineRule="auto"/>
              <w:ind w:right="165"/>
              <w:rPr>
                <w:del w:id="1667" w:author="秦蓓嘉" w:date="2026-04-12T19:27:00Z"/>
              </w:rPr>
            </w:pPr>
            <w:del w:id="1668" w:author="秦蓓嘉" w:date="2026-04-12T19:27:00Z">
              <w:r w:rsidRPr="00794629">
                <w:delText>√</w:delText>
              </w:r>
            </w:del>
          </w:p>
        </w:tc>
        <w:tc>
          <w:tcPr>
            <w:tcW w:w="947" w:type="dxa"/>
          </w:tcPr>
          <w:p w14:paraId="494DDC84" w14:textId="77777777" w:rsidR="005E7851" w:rsidRPr="00794629" w:rsidRDefault="005E7851" w:rsidP="005E7851">
            <w:pPr>
              <w:pStyle w:val="a5"/>
              <w:spacing w:line="271" w:lineRule="auto"/>
              <w:ind w:right="165"/>
              <w:rPr>
                <w:del w:id="1669" w:author="秦蓓嘉" w:date="2026-04-12T19:27:00Z"/>
              </w:rPr>
            </w:pPr>
            <w:del w:id="1670" w:author="秦蓓嘉" w:date="2026-04-12T19:27:00Z">
              <w:r w:rsidRPr="00794629">
                <w:delText>√</w:delText>
              </w:r>
            </w:del>
          </w:p>
        </w:tc>
        <w:tc>
          <w:tcPr>
            <w:tcW w:w="751" w:type="dxa"/>
          </w:tcPr>
          <w:p w14:paraId="4B1191C3" w14:textId="77777777" w:rsidR="005E7851" w:rsidRPr="00794629" w:rsidRDefault="005E7851" w:rsidP="005E7851">
            <w:pPr>
              <w:pStyle w:val="a5"/>
              <w:spacing w:line="271" w:lineRule="auto"/>
              <w:ind w:right="165"/>
              <w:rPr>
                <w:del w:id="1671" w:author="秦蓓嘉" w:date="2026-04-12T19:27:00Z"/>
              </w:rPr>
            </w:pPr>
            <w:del w:id="1672" w:author="秦蓓嘉" w:date="2026-04-12T19:27:00Z">
              <w:r w:rsidRPr="00794629">
                <w:delText>√</w:delText>
              </w:r>
            </w:del>
          </w:p>
        </w:tc>
        <w:tc>
          <w:tcPr>
            <w:tcW w:w="695" w:type="dxa"/>
          </w:tcPr>
          <w:p w14:paraId="7C11CF8F" w14:textId="77777777" w:rsidR="005E7851" w:rsidRPr="00794629" w:rsidRDefault="005E7851" w:rsidP="005E7851">
            <w:pPr>
              <w:pStyle w:val="a5"/>
              <w:spacing w:line="271" w:lineRule="auto"/>
              <w:ind w:right="165"/>
              <w:rPr>
                <w:del w:id="1673" w:author="秦蓓嘉" w:date="2026-04-12T19:27:00Z"/>
              </w:rPr>
            </w:pPr>
            <w:del w:id="1674" w:author="秦蓓嘉" w:date="2026-04-12T19:27:00Z">
              <w:r w:rsidRPr="00794629">
                <w:delText>√</w:delText>
              </w:r>
            </w:del>
          </w:p>
        </w:tc>
        <w:tc>
          <w:tcPr>
            <w:tcW w:w="763" w:type="dxa"/>
          </w:tcPr>
          <w:p w14:paraId="5254AC77" w14:textId="77777777" w:rsidR="005E7851" w:rsidRPr="00794629" w:rsidRDefault="005E7851" w:rsidP="005E7851">
            <w:pPr>
              <w:pStyle w:val="a5"/>
              <w:spacing w:line="271" w:lineRule="auto"/>
              <w:ind w:right="165"/>
              <w:rPr>
                <w:del w:id="1675" w:author="秦蓓嘉" w:date="2026-04-12T19:27:00Z"/>
              </w:rPr>
            </w:pPr>
            <w:del w:id="1676" w:author="秦蓓嘉" w:date="2026-04-12T19:27:00Z">
              <w:r w:rsidRPr="00794629">
                <w:delText>√</w:delText>
              </w:r>
            </w:del>
          </w:p>
        </w:tc>
        <w:tc>
          <w:tcPr>
            <w:tcW w:w="763" w:type="dxa"/>
          </w:tcPr>
          <w:p w14:paraId="15693377" w14:textId="77777777" w:rsidR="005E7851" w:rsidRPr="00794629" w:rsidRDefault="005E7851" w:rsidP="005E7851">
            <w:pPr>
              <w:pStyle w:val="a5"/>
              <w:spacing w:line="271" w:lineRule="auto"/>
              <w:ind w:right="165"/>
              <w:rPr>
                <w:del w:id="1677" w:author="秦蓓嘉" w:date="2026-04-12T19:27:00Z"/>
              </w:rPr>
            </w:pPr>
            <w:del w:id="1678" w:author="秦蓓嘉" w:date="2026-04-12T19:27:00Z">
              <w:r w:rsidRPr="00794629">
                <w:delText>√</w:delText>
              </w:r>
            </w:del>
          </w:p>
        </w:tc>
      </w:tr>
      <w:tr w:rsidR="005E7851" w:rsidRPr="00794629" w14:paraId="7365FF43" w14:textId="77777777" w:rsidTr="00A33103">
        <w:trPr>
          <w:del w:id="1679" w:author="秦蓓嘉" w:date="2026-04-12T19:27:00Z"/>
        </w:trPr>
        <w:tc>
          <w:tcPr>
            <w:tcW w:w="1182" w:type="dxa"/>
          </w:tcPr>
          <w:p w14:paraId="056FFBC4" w14:textId="77777777" w:rsidR="005E7851" w:rsidRPr="00794629" w:rsidRDefault="005E7851" w:rsidP="005E7851">
            <w:pPr>
              <w:pStyle w:val="a5"/>
              <w:spacing w:line="271" w:lineRule="auto"/>
              <w:ind w:right="165"/>
              <w:rPr>
                <w:del w:id="1680" w:author="秦蓓嘉" w:date="2026-04-12T19:27:00Z"/>
              </w:rPr>
            </w:pPr>
            <w:del w:id="1681" w:author="秦蓓嘉" w:date="2026-04-12T19:27:00Z">
              <w:r w:rsidRPr="00794629">
                <w:delText>Fair</w:delText>
              </w:r>
            </w:del>
          </w:p>
        </w:tc>
        <w:tc>
          <w:tcPr>
            <w:tcW w:w="752" w:type="dxa"/>
          </w:tcPr>
          <w:p w14:paraId="341A39BD" w14:textId="77777777" w:rsidR="005E7851" w:rsidRPr="00794629" w:rsidRDefault="005E7851" w:rsidP="005E7851">
            <w:pPr>
              <w:pStyle w:val="a5"/>
              <w:spacing w:line="271" w:lineRule="auto"/>
              <w:ind w:right="165"/>
              <w:rPr>
                <w:del w:id="1682" w:author="秦蓓嘉" w:date="2026-04-12T19:27:00Z"/>
              </w:rPr>
            </w:pPr>
            <w:del w:id="1683" w:author="秦蓓嘉" w:date="2026-04-12T19:27:00Z">
              <w:r w:rsidRPr="00794629">
                <w:delText>√</w:delText>
              </w:r>
            </w:del>
          </w:p>
        </w:tc>
        <w:tc>
          <w:tcPr>
            <w:tcW w:w="670" w:type="dxa"/>
          </w:tcPr>
          <w:p w14:paraId="6D25CF97" w14:textId="77777777" w:rsidR="005E7851" w:rsidRPr="00794629" w:rsidRDefault="005E7851" w:rsidP="005E7851">
            <w:pPr>
              <w:pStyle w:val="a5"/>
              <w:spacing w:line="271" w:lineRule="auto"/>
              <w:ind w:right="165"/>
              <w:rPr>
                <w:del w:id="1684" w:author="秦蓓嘉" w:date="2026-04-12T19:27:00Z"/>
              </w:rPr>
            </w:pPr>
            <w:del w:id="1685" w:author="秦蓓嘉" w:date="2026-04-12T19:27:00Z">
              <w:r w:rsidRPr="00794629">
                <w:delText>√</w:delText>
              </w:r>
            </w:del>
          </w:p>
        </w:tc>
        <w:tc>
          <w:tcPr>
            <w:tcW w:w="947" w:type="dxa"/>
          </w:tcPr>
          <w:p w14:paraId="5E99BC14" w14:textId="77777777" w:rsidR="005E7851" w:rsidRPr="00794629" w:rsidRDefault="005E7851" w:rsidP="005E7851">
            <w:pPr>
              <w:pStyle w:val="a5"/>
              <w:spacing w:line="271" w:lineRule="auto"/>
              <w:ind w:right="165"/>
              <w:rPr>
                <w:del w:id="1686" w:author="秦蓓嘉" w:date="2026-04-12T19:27:00Z"/>
              </w:rPr>
            </w:pPr>
            <w:del w:id="1687" w:author="秦蓓嘉" w:date="2026-04-12T19:27:00Z">
              <w:r w:rsidRPr="00794629">
                <w:delText>√</w:delText>
              </w:r>
            </w:del>
          </w:p>
        </w:tc>
        <w:tc>
          <w:tcPr>
            <w:tcW w:w="947" w:type="dxa"/>
          </w:tcPr>
          <w:p w14:paraId="4AD13E94" w14:textId="77777777" w:rsidR="005E7851" w:rsidRPr="00794629" w:rsidRDefault="005E7851" w:rsidP="005E7851">
            <w:pPr>
              <w:pStyle w:val="a5"/>
              <w:spacing w:line="271" w:lineRule="auto"/>
              <w:ind w:right="165"/>
              <w:rPr>
                <w:del w:id="1688" w:author="秦蓓嘉" w:date="2026-04-12T19:27:00Z"/>
              </w:rPr>
            </w:pPr>
            <w:del w:id="1689" w:author="秦蓓嘉" w:date="2026-04-12T19:27:00Z">
              <w:r w:rsidRPr="00794629">
                <w:delText>√</w:delText>
              </w:r>
            </w:del>
          </w:p>
        </w:tc>
        <w:tc>
          <w:tcPr>
            <w:tcW w:w="751" w:type="dxa"/>
          </w:tcPr>
          <w:p w14:paraId="585AA282" w14:textId="77777777" w:rsidR="005E7851" w:rsidRPr="00794629" w:rsidRDefault="005E7851" w:rsidP="005E7851">
            <w:pPr>
              <w:pStyle w:val="a5"/>
              <w:spacing w:line="271" w:lineRule="auto"/>
              <w:ind w:right="165"/>
              <w:rPr>
                <w:del w:id="1690" w:author="秦蓓嘉" w:date="2026-04-12T19:27:00Z"/>
              </w:rPr>
            </w:pPr>
            <w:del w:id="1691" w:author="秦蓓嘉" w:date="2026-04-12T19:27:00Z">
              <w:r w:rsidRPr="00794629">
                <w:rPr>
                  <w:rFonts w:hint="eastAsia"/>
                </w:rPr>
                <w:delText>×</w:delText>
              </w:r>
            </w:del>
          </w:p>
        </w:tc>
        <w:tc>
          <w:tcPr>
            <w:tcW w:w="695" w:type="dxa"/>
          </w:tcPr>
          <w:p w14:paraId="281940E6" w14:textId="77777777" w:rsidR="005E7851" w:rsidRPr="00794629" w:rsidRDefault="005E7851" w:rsidP="005E7851">
            <w:pPr>
              <w:pStyle w:val="a5"/>
              <w:spacing w:line="271" w:lineRule="auto"/>
              <w:ind w:right="165"/>
              <w:rPr>
                <w:del w:id="1692" w:author="秦蓓嘉" w:date="2026-04-12T19:27:00Z"/>
              </w:rPr>
            </w:pPr>
            <w:del w:id="1693" w:author="秦蓓嘉" w:date="2026-04-12T19:27:00Z">
              <w:r w:rsidRPr="00794629">
                <w:rPr>
                  <w:rFonts w:hint="eastAsia"/>
                </w:rPr>
                <w:delText>×</w:delText>
              </w:r>
            </w:del>
          </w:p>
        </w:tc>
        <w:tc>
          <w:tcPr>
            <w:tcW w:w="763" w:type="dxa"/>
          </w:tcPr>
          <w:p w14:paraId="6BDB9211" w14:textId="77777777" w:rsidR="005E7851" w:rsidRPr="00794629" w:rsidRDefault="005E7851" w:rsidP="005E7851">
            <w:pPr>
              <w:pStyle w:val="a5"/>
              <w:spacing w:line="271" w:lineRule="auto"/>
              <w:ind w:right="165"/>
              <w:rPr>
                <w:del w:id="1694" w:author="秦蓓嘉" w:date="2026-04-12T19:27:00Z"/>
              </w:rPr>
            </w:pPr>
            <w:del w:id="1695" w:author="秦蓓嘉" w:date="2026-04-12T19:27:00Z">
              <w:r w:rsidRPr="00794629">
                <w:rPr>
                  <w:rFonts w:hint="eastAsia"/>
                </w:rPr>
                <w:delText>×</w:delText>
              </w:r>
            </w:del>
          </w:p>
        </w:tc>
        <w:tc>
          <w:tcPr>
            <w:tcW w:w="763" w:type="dxa"/>
          </w:tcPr>
          <w:p w14:paraId="617F8033" w14:textId="77777777" w:rsidR="005E7851" w:rsidRPr="00794629" w:rsidRDefault="005E7851" w:rsidP="005E7851">
            <w:pPr>
              <w:pStyle w:val="a5"/>
              <w:spacing w:line="271" w:lineRule="auto"/>
              <w:ind w:right="165"/>
              <w:rPr>
                <w:del w:id="1696" w:author="秦蓓嘉" w:date="2026-04-12T19:27:00Z"/>
              </w:rPr>
            </w:pPr>
            <w:del w:id="1697" w:author="秦蓓嘉" w:date="2026-04-12T19:27:00Z">
              <w:r w:rsidRPr="00794629">
                <w:rPr>
                  <w:rFonts w:hint="eastAsia"/>
                </w:rPr>
                <w:delText>×</w:delText>
              </w:r>
            </w:del>
          </w:p>
        </w:tc>
      </w:tr>
      <w:tr w:rsidR="005E7851" w:rsidRPr="00794629" w14:paraId="0B44140C" w14:textId="77777777" w:rsidTr="00A33103">
        <w:trPr>
          <w:del w:id="1698" w:author="秦蓓嘉" w:date="2026-04-12T19:27:00Z"/>
        </w:trPr>
        <w:tc>
          <w:tcPr>
            <w:tcW w:w="1182" w:type="dxa"/>
          </w:tcPr>
          <w:p w14:paraId="2AFEAC45" w14:textId="77777777" w:rsidR="005E7851" w:rsidRPr="00794629" w:rsidRDefault="005E7851" w:rsidP="005E7851">
            <w:pPr>
              <w:pStyle w:val="a5"/>
              <w:spacing w:line="271" w:lineRule="auto"/>
              <w:ind w:right="165"/>
              <w:rPr>
                <w:del w:id="1699" w:author="秦蓓嘉" w:date="2026-04-12T19:27:00Z"/>
              </w:rPr>
            </w:pPr>
            <w:del w:id="1700" w:author="秦蓓嘉" w:date="2026-04-12T19:27:00Z">
              <w:r w:rsidRPr="00794629">
                <w:delText>Ruddy</w:delText>
              </w:r>
            </w:del>
          </w:p>
        </w:tc>
        <w:tc>
          <w:tcPr>
            <w:tcW w:w="752" w:type="dxa"/>
          </w:tcPr>
          <w:p w14:paraId="0723A185" w14:textId="77777777" w:rsidR="005E7851" w:rsidRPr="00794629" w:rsidRDefault="005E7851" w:rsidP="005E7851">
            <w:pPr>
              <w:pStyle w:val="a5"/>
              <w:spacing w:line="271" w:lineRule="auto"/>
              <w:ind w:right="165"/>
              <w:rPr>
                <w:del w:id="1701" w:author="秦蓓嘉" w:date="2026-04-12T19:27:00Z"/>
              </w:rPr>
            </w:pPr>
            <w:del w:id="1702" w:author="秦蓓嘉" w:date="2026-04-12T19:27:00Z">
              <w:r w:rsidRPr="00794629">
                <w:delText>√</w:delText>
              </w:r>
            </w:del>
          </w:p>
        </w:tc>
        <w:tc>
          <w:tcPr>
            <w:tcW w:w="670" w:type="dxa"/>
          </w:tcPr>
          <w:p w14:paraId="7CF8259B" w14:textId="77777777" w:rsidR="005E7851" w:rsidRPr="00794629" w:rsidRDefault="005E7851" w:rsidP="005E7851">
            <w:pPr>
              <w:pStyle w:val="a5"/>
              <w:spacing w:line="271" w:lineRule="auto"/>
              <w:ind w:right="165"/>
              <w:rPr>
                <w:del w:id="1703" w:author="秦蓓嘉" w:date="2026-04-12T19:27:00Z"/>
              </w:rPr>
            </w:pPr>
            <w:del w:id="1704" w:author="秦蓓嘉" w:date="2026-04-12T19:27:00Z">
              <w:r w:rsidRPr="00794629">
                <w:delText>√</w:delText>
              </w:r>
            </w:del>
          </w:p>
        </w:tc>
        <w:tc>
          <w:tcPr>
            <w:tcW w:w="947" w:type="dxa"/>
          </w:tcPr>
          <w:p w14:paraId="56C7B7A6" w14:textId="77777777" w:rsidR="005E7851" w:rsidRPr="00794629" w:rsidRDefault="005E7851" w:rsidP="005E7851">
            <w:pPr>
              <w:pStyle w:val="a5"/>
              <w:spacing w:line="271" w:lineRule="auto"/>
              <w:ind w:right="165"/>
              <w:rPr>
                <w:del w:id="1705" w:author="秦蓓嘉" w:date="2026-04-12T19:27:00Z"/>
              </w:rPr>
            </w:pPr>
            <w:del w:id="1706" w:author="秦蓓嘉" w:date="2026-04-12T19:27:00Z">
              <w:r w:rsidRPr="00794629">
                <w:delText>√</w:delText>
              </w:r>
            </w:del>
          </w:p>
        </w:tc>
        <w:tc>
          <w:tcPr>
            <w:tcW w:w="947" w:type="dxa"/>
          </w:tcPr>
          <w:p w14:paraId="46DD3D63" w14:textId="77777777" w:rsidR="005E7851" w:rsidRPr="00794629" w:rsidRDefault="005E7851" w:rsidP="005E7851">
            <w:pPr>
              <w:pStyle w:val="a5"/>
              <w:spacing w:line="271" w:lineRule="auto"/>
              <w:ind w:right="165"/>
              <w:rPr>
                <w:del w:id="1707" w:author="秦蓓嘉" w:date="2026-04-12T19:27:00Z"/>
              </w:rPr>
            </w:pPr>
            <w:del w:id="1708" w:author="秦蓓嘉" w:date="2026-04-12T19:27:00Z">
              <w:r w:rsidRPr="00794629">
                <w:delText>√</w:delText>
              </w:r>
            </w:del>
          </w:p>
        </w:tc>
        <w:tc>
          <w:tcPr>
            <w:tcW w:w="751" w:type="dxa"/>
          </w:tcPr>
          <w:p w14:paraId="3088CFE3" w14:textId="77777777" w:rsidR="005E7851" w:rsidRPr="00794629" w:rsidRDefault="005E7851" w:rsidP="005E7851">
            <w:pPr>
              <w:pStyle w:val="a5"/>
              <w:spacing w:line="271" w:lineRule="auto"/>
              <w:ind w:right="165"/>
              <w:rPr>
                <w:del w:id="1709" w:author="秦蓓嘉" w:date="2026-04-12T19:27:00Z"/>
              </w:rPr>
            </w:pPr>
            <w:del w:id="1710" w:author="秦蓓嘉" w:date="2026-04-12T19:27:00Z">
              <w:r w:rsidRPr="00794629">
                <w:rPr>
                  <w:rFonts w:hint="eastAsia"/>
                </w:rPr>
                <w:delText>×</w:delText>
              </w:r>
            </w:del>
          </w:p>
        </w:tc>
        <w:tc>
          <w:tcPr>
            <w:tcW w:w="695" w:type="dxa"/>
          </w:tcPr>
          <w:p w14:paraId="0B9C17E7" w14:textId="77777777" w:rsidR="005E7851" w:rsidRPr="00794629" w:rsidRDefault="005E7851" w:rsidP="005E7851">
            <w:pPr>
              <w:pStyle w:val="a5"/>
              <w:spacing w:line="271" w:lineRule="auto"/>
              <w:ind w:right="165"/>
              <w:rPr>
                <w:del w:id="1711" w:author="秦蓓嘉" w:date="2026-04-12T19:27:00Z"/>
              </w:rPr>
            </w:pPr>
            <w:del w:id="1712" w:author="秦蓓嘉" w:date="2026-04-12T19:27:00Z">
              <w:r w:rsidRPr="00794629">
                <w:rPr>
                  <w:rFonts w:hint="eastAsia"/>
                </w:rPr>
                <w:delText>×</w:delText>
              </w:r>
            </w:del>
          </w:p>
        </w:tc>
        <w:tc>
          <w:tcPr>
            <w:tcW w:w="763" w:type="dxa"/>
          </w:tcPr>
          <w:p w14:paraId="7E4DA3A0" w14:textId="77777777" w:rsidR="005E7851" w:rsidRPr="00794629" w:rsidRDefault="005E7851" w:rsidP="005E7851">
            <w:pPr>
              <w:pStyle w:val="a5"/>
              <w:spacing w:line="271" w:lineRule="auto"/>
              <w:ind w:right="165"/>
              <w:rPr>
                <w:del w:id="1713" w:author="秦蓓嘉" w:date="2026-04-12T19:27:00Z"/>
              </w:rPr>
            </w:pPr>
            <w:del w:id="1714" w:author="秦蓓嘉" w:date="2026-04-12T19:27:00Z">
              <w:r w:rsidRPr="00794629">
                <w:rPr>
                  <w:rFonts w:hint="eastAsia"/>
                </w:rPr>
                <w:delText>×</w:delText>
              </w:r>
            </w:del>
          </w:p>
        </w:tc>
        <w:tc>
          <w:tcPr>
            <w:tcW w:w="763" w:type="dxa"/>
          </w:tcPr>
          <w:p w14:paraId="038B1F80" w14:textId="77777777" w:rsidR="005E7851" w:rsidRPr="00794629" w:rsidRDefault="005E7851" w:rsidP="005E7851">
            <w:pPr>
              <w:pStyle w:val="a5"/>
              <w:spacing w:line="271" w:lineRule="auto"/>
              <w:ind w:right="165"/>
              <w:rPr>
                <w:del w:id="1715" w:author="秦蓓嘉" w:date="2026-04-12T19:27:00Z"/>
              </w:rPr>
            </w:pPr>
            <w:del w:id="1716" w:author="秦蓓嘉" w:date="2026-04-12T19:27:00Z">
              <w:r w:rsidRPr="00794629">
                <w:rPr>
                  <w:rFonts w:hint="eastAsia"/>
                </w:rPr>
                <w:delText>×</w:delText>
              </w:r>
            </w:del>
          </w:p>
        </w:tc>
      </w:tr>
      <w:tr w:rsidR="005E7851" w:rsidRPr="00794629" w14:paraId="39CB2FFD" w14:textId="77777777" w:rsidTr="00A33103">
        <w:trPr>
          <w:del w:id="1717" w:author="秦蓓嘉" w:date="2026-04-12T19:27:00Z"/>
        </w:trPr>
        <w:tc>
          <w:tcPr>
            <w:tcW w:w="1182" w:type="dxa"/>
          </w:tcPr>
          <w:p w14:paraId="4DC1B9B8" w14:textId="77777777" w:rsidR="005E7851" w:rsidRPr="00794629" w:rsidRDefault="00E12A77" w:rsidP="005E7851">
            <w:pPr>
              <w:pStyle w:val="a5"/>
              <w:spacing w:line="271" w:lineRule="auto"/>
              <w:ind w:right="165"/>
              <w:rPr>
                <w:del w:id="1718" w:author="秦蓓嘉" w:date="2026-04-12T19:27:00Z"/>
              </w:rPr>
            </w:pPr>
            <w:del w:id="1719" w:author="秦蓓嘉" w:date="2026-04-12T19:27:00Z">
              <w:r w:rsidRPr="00794629">
                <w:delText xml:space="preserve">No. </w:delText>
              </w:r>
              <w:r w:rsidR="005E7851" w:rsidRPr="00794629">
                <w:delText xml:space="preserve">of </w:delText>
              </w:r>
              <w:r w:rsidR="00E85AD3" w:rsidRPr="00794629">
                <w:delText>scales</w:delText>
              </w:r>
            </w:del>
          </w:p>
        </w:tc>
        <w:tc>
          <w:tcPr>
            <w:tcW w:w="752" w:type="dxa"/>
          </w:tcPr>
          <w:p w14:paraId="1BFEABE0" w14:textId="77777777" w:rsidR="005E7851" w:rsidRPr="00794629" w:rsidRDefault="005E7851" w:rsidP="005E7851">
            <w:pPr>
              <w:pStyle w:val="a5"/>
              <w:spacing w:line="271" w:lineRule="auto"/>
              <w:ind w:right="165"/>
              <w:rPr>
                <w:del w:id="1720" w:author="秦蓓嘉" w:date="2026-04-12T19:27:00Z"/>
              </w:rPr>
            </w:pPr>
            <w:del w:id="1721" w:author="秦蓓嘉" w:date="2026-04-12T19:27:00Z">
              <w:r w:rsidRPr="00794629">
                <w:delText>10</w:delText>
              </w:r>
            </w:del>
          </w:p>
        </w:tc>
        <w:tc>
          <w:tcPr>
            <w:tcW w:w="670" w:type="dxa"/>
          </w:tcPr>
          <w:p w14:paraId="141476A9" w14:textId="77777777" w:rsidR="005E7851" w:rsidRPr="00794629" w:rsidRDefault="005E7851" w:rsidP="005E7851">
            <w:pPr>
              <w:pStyle w:val="a5"/>
              <w:spacing w:line="271" w:lineRule="auto"/>
              <w:ind w:right="165"/>
              <w:rPr>
                <w:del w:id="1722" w:author="秦蓓嘉" w:date="2026-04-12T19:27:00Z"/>
              </w:rPr>
            </w:pPr>
            <w:del w:id="1723" w:author="秦蓓嘉" w:date="2026-04-12T19:27:00Z">
              <w:r w:rsidRPr="00794629">
                <w:delText>10</w:delText>
              </w:r>
            </w:del>
          </w:p>
        </w:tc>
        <w:tc>
          <w:tcPr>
            <w:tcW w:w="947" w:type="dxa"/>
          </w:tcPr>
          <w:p w14:paraId="7018F367" w14:textId="77777777" w:rsidR="005E7851" w:rsidRPr="00794629" w:rsidRDefault="005E7851" w:rsidP="005E7851">
            <w:pPr>
              <w:pStyle w:val="a5"/>
              <w:spacing w:line="271" w:lineRule="auto"/>
              <w:ind w:right="165"/>
              <w:rPr>
                <w:del w:id="1724" w:author="秦蓓嘉" w:date="2026-04-12T19:27:00Z"/>
              </w:rPr>
            </w:pPr>
            <w:del w:id="1725" w:author="秦蓓嘉" w:date="2026-04-12T19:27:00Z">
              <w:r w:rsidRPr="00794629">
                <w:delText>8</w:delText>
              </w:r>
            </w:del>
          </w:p>
        </w:tc>
        <w:tc>
          <w:tcPr>
            <w:tcW w:w="947" w:type="dxa"/>
          </w:tcPr>
          <w:p w14:paraId="083EB799" w14:textId="77777777" w:rsidR="005E7851" w:rsidRPr="00794629" w:rsidRDefault="005E7851" w:rsidP="005E7851">
            <w:pPr>
              <w:pStyle w:val="a5"/>
              <w:spacing w:line="271" w:lineRule="auto"/>
              <w:ind w:right="165"/>
              <w:rPr>
                <w:del w:id="1726" w:author="秦蓓嘉" w:date="2026-04-12T19:27:00Z"/>
              </w:rPr>
            </w:pPr>
            <w:del w:id="1727" w:author="秦蓓嘉" w:date="2026-04-12T19:27:00Z">
              <w:r w:rsidRPr="00794629">
                <w:delText>7</w:delText>
              </w:r>
            </w:del>
          </w:p>
        </w:tc>
        <w:tc>
          <w:tcPr>
            <w:tcW w:w="751" w:type="dxa"/>
          </w:tcPr>
          <w:p w14:paraId="691621C0" w14:textId="77777777" w:rsidR="005E7851" w:rsidRPr="00794629" w:rsidRDefault="005E7851" w:rsidP="005E7851">
            <w:pPr>
              <w:pStyle w:val="a5"/>
              <w:spacing w:line="271" w:lineRule="auto"/>
              <w:ind w:right="165"/>
              <w:rPr>
                <w:del w:id="1728" w:author="秦蓓嘉" w:date="2026-04-12T19:27:00Z"/>
              </w:rPr>
            </w:pPr>
            <w:del w:id="1729" w:author="秦蓓嘉" w:date="2026-04-12T19:27:00Z">
              <w:r w:rsidRPr="00794629">
                <w:delText>6</w:delText>
              </w:r>
            </w:del>
          </w:p>
        </w:tc>
        <w:tc>
          <w:tcPr>
            <w:tcW w:w="695" w:type="dxa"/>
          </w:tcPr>
          <w:p w14:paraId="1119B34C" w14:textId="77777777" w:rsidR="005E7851" w:rsidRPr="00794629" w:rsidRDefault="005E7851" w:rsidP="005E7851">
            <w:pPr>
              <w:pStyle w:val="a5"/>
              <w:spacing w:line="271" w:lineRule="auto"/>
              <w:ind w:right="165"/>
              <w:rPr>
                <w:del w:id="1730" w:author="秦蓓嘉" w:date="2026-04-12T19:27:00Z"/>
              </w:rPr>
            </w:pPr>
            <w:del w:id="1731" w:author="秦蓓嘉" w:date="2026-04-12T19:27:00Z">
              <w:r w:rsidRPr="00794629">
                <w:delText>5</w:delText>
              </w:r>
            </w:del>
          </w:p>
        </w:tc>
        <w:tc>
          <w:tcPr>
            <w:tcW w:w="763" w:type="dxa"/>
          </w:tcPr>
          <w:p w14:paraId="22001758" w14:textId="77777777" w:rsidR="005E7851" w:rsidRPr="00794629" w:rsidRDefault="005E7851" w:rsidP="005E7851">
            <w:pPr>
              <w:pStyle w:val="a5"/>
              <w:spacing w:line="271" w:lineRule="auto"/>
              <w:ind w:right="165"/>
              <w:rPr>
                <w:del w:id="1732" w:author="秦蓓嘉" w:date="2026-04-12T19:27:00Z"/>
              </w:rPr>
            </w:pPr>
            <w:del w:id="1733" w:author="秦蓓嘉" w:date="2026-04-12T19:27:00Z">
              <w:r w:rsidRPr="00794629">
                <w:delText>6</w:delText>
              </w:r>
            </w:del>
          </w:p>
        </w:tc>
        <w:tc>
          <w:tcPr>
            <w:tcW w:w="763" w:type="dxa"/>
          </w:tcPr>
          <w:p w14:paraId="788C4F4D" w14:textId="77777777" w:rsidR="005E7851" w:rsidRPr="00794629" w:rsidRDefault="005E7851" w:rsidP="005E7851">
            <w:pPr>
              <w:pStyle w:val="a5"/>
              <w:spacing w:line="271" w:lineRule="auto"/>
              <w:ind w:right="165"/>
              <w:rPr>
                <w:del w:id="1734" w:author="秦蓓嘉" w:date="2026-04-12T19:27:00Z"/>
              </w:rPr>
            </w:pPr>
            <w:del w:id="1735" w:author="秦蓓嘉" w:date="2026-04-12T19:27:00Z">
              <w:r w:rsidRPr="00794629">
                <w:delText>5</w:delText>
              </w:r>
            </w:del>
          </w:p>
        </w:tc>
      </w:tr>
      <w:tr w:rsidR="005E7851" w:rsidRPr="00794629" w14:paraId="77BEE151" w14:textId="77777777" w:rsidTr="00A33103">
        <w:trPr>
          <w:del w:id="1736" w:author="秦蓓嘉" w:date="2026-04-12T19:27:00Z"/>
        </w:trPr>
        <w:tc>
          <w:tcPr>
            <w:tcW w:w="7470" w:type="dxa"/>
            <w:gridSpan w:val="9"/>
          </w:tcPr>
          <w:p w14:paraId="42FCCFDB" w14:textId="77777777" w:rsidR="005E7851" w:rsidRPr="00794629" w:rsidRDefault="005E7851" w:rsidP="005E7851">
            <w:pPr>
              <w:pStyle w:val="a5"/>
              <w:spacing w:line="271" w:lineRule="auto"/>
              <w:ind w:right="165"/>
              <w:rPr>
                <w:del w:id="1737" w:author="秦蓓嘉" w:date="2026-04-12T19:27:00Z"/>
              </w:rPr>
            </w:pPr>
            <w:del w:id="1738" w:author="秦蓓嘉" w:date="2026-04-12T19:27:00Z">
              <w:r w:rsidRPr="00794629">
                <w:delText>stranger group (15 observers)</w:delText>
              </w:r>
            </w:del>
          </w:p>
        </w:tc>
      </w:tr>
      <w:tr w:rsidR="005E7851" w:rsidRPr="00794629" w14:paraId="667DF107" w14:textId="77777777" w:rsidTr="00A33103">
        <w:trPr>
          <w:del w:id="1739" w:author="秦蓓嘉" w:date="2026-04-12T19:27:00Z"/>
        </w:trPr>
        <w:tc>
          <w:tcPr>
            <w:tcW w:w="1182" w:type="dxa"/>
          </w:tcPr>
          <w:p w14:paraId="70D6DBAE" w14:textId="77777777" w:rsidR="005E7851" w:rsidRPr="00794629" w:rsidRDefault="005E7851" w:rsidP="005E7851">
            <w:pPr>
              <w:pStyle w:val="a5"/>
              <w:spacing w:line="271" w:lineRule="auto"/>
              <w:ind w:right="165"/>
              <w:rPr>
                <w:del w:id="1740" w:author="秦蓓嘉" w:date="2026-04-12T19:27:00Z"/>
              </w:rPr>
            </w:pPr>
          </w:p>
        </w:tc>
        <w:tc>
          <w:tcPr>
            <w:tcW w:w="752" w:type="dxa"/>
          </w:tcPr>
          <w:p w14:paraId="7DB69AC4" w14:textId="77777777" w:rsidR="005E7851" w:rsidRPr="00794629" w:rsidRDefault="005E7851" w:rsidP="005E7851">
            <w:pPr>
              <w:pStyle w:val="a5"/>
              <w:spacing w:line="271" w:lineRule="auto"/>
              <w:ind w:right="165"/>
              <w:rPr>
                <w:del w:id="1741" w:author="秦蓓嘉" w:date="2026-04-12T19:27:00Z"/>
                <w:sz w:val="10"/>
              </w:rPr>
            </w:pPr>
            <w:del w:id="1742" w:author="秦蓓嘉" w:date="2026-04-12T19:27:00Z">
              <w:r w:rsidRPr="00794629">
                <w:rPr>
                  <w:sz w:val="10"/>
                </w:rPr>
                <w:delText>Asian female</w:delText>
              </w:r>
            </w:del>
          </w:p>
        </w:tc>
        <w:tc>
          <w:tcPr>
            <w:tcW w:w="670" w:type="dxa"/>
          </w:tcPr>
          <w:p w14:paraId="615C5B72" w14:textId="77777777" w:rsidR="005E7851" w:rsidRPr="00794629" w:rsidRDefault="005E7851" w:rsidP="005E7851">
            <w:pPr>
              <w:pStyle w:val="a5"/>
              <w:spacing w:line="271" w:lineRule="auto"/>
              <w:ind w:right="165"/>
              <w:rPr>
                <w:del w:id="1743" w:author="秦蓓嘉" w:date="2026-04-12T19:27:00Z"/>
                <w:sz w:val="10"/>
              </w:rPr>
            </w:pPr>
            <w:del w:id="1744" w:author="秦蓓嘉" w:date="2026-04-12T19:27:00Z">
              <w:r w:rsidRPr="00794629">
                <w:rPr>
                  <w:sz w:val="10"/>
                </w:rPr>
                <w:delText>Asian male</w:delText>
              </w:r>
            </w:del>
          </w:p>
        </w:tc>
        <w:tc>
          <w:tcPr>
            <w:tcW w:w="947" w:type="dxa"/>
          </w:tcPr>
          <w:p w14:paraId="2F2D0333" w14:textId="77777777" w:rsidR="005E7851" w:rsidRPr="00794629" w:rsidRDefault="005E7851" w:rsidP="005E7851">
            <w:pPr>
              <w:pStyle w:val="a5"/>
              <w:spacing w:line="271" w:lineRule="auto"/>
              <w:ind w:right="165"/>
              <w:rPr>
                <w:del w:id="1745" w:author="秦蓓嘉" w:date="2026-04-12T19:27:00Z"/>
                <w:sz w:val="10"/>
              </w:rPr>
            </w:pPr>
            <w:del w:id="1746" w:author="秦蓓嘉" w:date="2026-04-12T19:27:00Z">
              <w:r w:rsidRPr="00794629">
                <w:rPr>
                  <w:sz w:val="10"/>
                </w:rPr>
                <w:delText>Caucasian female</w:delText>
              </w:r>
            </w:del>
          </w:p>
        </w:tc>
        <w:tc>
          <w:tcPr>
            <w:tcW w:w="947" w:type="dxa"/>
          </w:tcPr>
          <w:p w14:paraId="6CE08CBF" w14:textId="77777777" w:rsidR="005E7851" w:rsidRPr="00794629" w:rsidRDefault="005E7851" w:rsidP="005E7851">
            <w:pPr>
              <w:pStyle w:val="a5"/>
              <w:spacing w:line="271" w:lineRule="auto"/>
              <w:ind w:right="165"/>
              <w:rPr>
                <w:del w:id="1747" w:author="秦蓓嘉" w:date="2026-04-12T19:27:00Z"/>
                <w:sz w:val="10"/>
              </w:rPr>
            </w:pPr>
            <w:del w:id="1748" w:author="秦蓓嘉" w:date="2026-04-12T19:27:00Z">
              <w:r w:rsidRPr="00794629">
                <w:rPr>
                  <w:sz w:val="10"/>
                </w:rPr>
                <w:delText>Caucasian male</w:delText>
              </w:r>
            </w:del>
          </w:p>
        </w:tc>
        <w:tc>
          <w:tcPr>
            <w:tcW w:w="751" w:type="dxa"/>
          </w:tcPr>
          <w:p w14:paraId="7D8477B0" w14:textId="77777777" w:rsidR="005E7851" w:rsidRPr="00794629" w:rsidRDefault="005E7851" w:rsidP="005E7851">
            <w:pPr>
              <w:pStyle w:val="a5"/>
              <w:spacing w:line="271" w:lineRule="auto"/>
              <w:ind w:right="165"/>
              <w:rPr>
                <w:del w:id="1749" w:author="秦蓓嘉" w:date="2026-04-12T19:27:00Z"/>
                <w:sz w:val="10"/>
              </w:rPr>
            </w:pPr>
            <w:del w:id="1750" w:author="秦蓓嘉" w:date="2026-04-12T19:27:00Z">
              <w:r w:rsidRPr="00794629">
                <w:rPr>
                  <w:sz w:val="10"/>
                </w:rPr>
                <w:delText>South Asian female</w:delText>
              </w:r>
            </w:del>
          </w:p>
        </w:tc>
        <w:tc>
          <w:tcPr>
            <w:tcW w:w="695" w:type="dxa"/>
          </w:tcPr>
          <w:p w14:paraId="5DF0A853" w14:textId="77777777" w:rsidR="005E7851" w:rsidRPr="00794629" w:rsidRDefault="005E7851" w:rsidP="005E7851">
            <w:pPr>
              <w:pStyle w:val="a5"/>
              <w:spacing w:line="271" w:lineRule="auto"/>
              <w:ind w:right="165"/>
              <w:rPr>
                <w:del w:id="1751" w:author="秦蓓嘉" w:date="2026-04-12T19:27:00Z"/>
                <w:sz w:val="10"/>
              </w:rPr>
            </w:pPr>
            <w:del w:id="1752" w:author="秦蓓嘉" w:date="2026-04-12T19:27:00Z">
              <w:r w:rsidRPr="00794629">
                <w:rPr>
                  <w:sz w:val="10"/>
                </w:rPr>
                <w:delText>South Asian male</w:delText>
              </w:r>
            </w:del>
          </w:p>
        </w:tc>
        <w:tc>
          <w:tcPr>
            <w:tcW w:w="763" w:type="dxa"/>
          </w:tcPr>
          <w:p w14:paraId="74766F10" w14:textId="77777777" w:rsidR="005E7851" w:rsidRPr="00794629" w:rsidRDefault="005E7851" w:rsidP="005E7851">
            <w:pPr>
              <w:pStyle w:val="a5"/>
              <w:spacing w:line="271" w:lineRule="auto"/>
              <w:ind w:right="165"/>
              <w:rPr>
                <w:del w:id="1753" w:author="秦蓓嘉" w:date="2026-04-12T19:27:00Z"/>
                <w:sz w:val="10"/>
              </w:rPr>
            </w:pPr>
            <w:del w:id="1754" w:author="秦蓓嘉" w:date="2026-04-12T19:27:00Z">
              <w:r w:rsidRPr="00794629">
                <w:rPr>
                  <w:sz w:val="10"/>
                </w:rPr>
                <w:delText>African male</w:delText>
              </w:r>
            </w:del>
          </w:p>
        </w:tc>
        <w:tc>
          <w:tcPr>
            <w:tcW w:w="763" w:type="dxa"/>
          </w:tcPr>
          <w:p w14:paraId="7E8F9CC3" w14:textId="77777777" w:rsidR="005E7851" w:rsidRPr="00794629" w:rsidRDefault="005E7851" w:rsidP="005E7851">
            <w:pPr>
              <w:pStyle w:val="a5"/>
              <w:spacing w:line="271" w:lineRule="auto"/>
              <w:ind w:right="165"/>
              <w:rPr>
                <w:del w:id="1755" w:author="秦蓓嘉" w:date="2026-04-12T19:27:00Z"/>
                <w:sz w:val="10"/>
              </w:rPr>
            </w:pPr>
            <w:del w:id="1756" w:author="秦蓓嘉" w:date="2026-04-12T19:27:00Z">
              <w:r w:rsidRPr="00794629">
                <w:rPr>
                  <w:sz w:val="10"/>
                </w:rPr>
                <w:delText>African male</w:delText>
              </w:r>
            </w:del>
          </w:p>
        </w:tc>
      </w:tr>
      <w:tr w:rsidR="005E7851" w:rsidRPr="00794629" w14:paraId="5B0A251A" w14:textId="77777777" w:rsidTr="00A33103">
        <w:trPr>
          <w:del w:id="1757" w:author="秦蓓嘉" w:date="2026-04-12T19:27:00Z"/>
        </w:trPr>
        <w:tc>
          <w:tcPr>
            <w:tcW w:w="1182" w:type="dxa"/>
          </w:tcPr>
          <w:p w14:paraId="0894940E" w14:textId="77777777" w:rsidR="005E7851" w:rsidRPr="00794629" w:rsidRDefault="005E7851" w:rsidP="005E7851">
            <w:pPr>
              <w:pStyle w:val="a5"/>
              <w:spacing w:line="271" w:lineRule="auto"/>
              <w:ind w:right="165"/>
              <w:rPr>
                <w:del w:id="1758" w:author="秦蓓嘉" w:date="2026-04-12T19:27:00Z"/>
              </w:rPr>
            </w:pPr>
            <w:del w:id="1759" w:author="秦蓓嘉" w:date="2026-04-12T19:27:00Z">
              <w:r w:rsidRPr="00794629">
                <w:delText xml:space="preserve">Preference </w:delText>
              </w:r>
            </w:del>
          </w:p>
        </w:tc>
        <w:tc>
          <w:tcPr>
            <w:tcW w:w="752" w:type="dxa"/>
          </w:tcPr>
          <w:p w14:paraId="47008FE3" w14:textId="77777777" w:rsidR="005E7851" w:rsidRPr="00794629" w:rsidRDefault="005E7851" w:rsidP="005E7851">
            <w:pPr>
              <w:pStyle w:val="a5"/>
              <w:spacing w:line="271" w:lineRule="auto"/>
              <w:ind w:right="165"/>
              <w:rPr>
                <w:del w:id="1760" w:author="秦蓓嘉" w:date="2026-04-12T19:27:00Z"/>
              </w:rPr>
            </w:pPr>
            <w:del w:id="1761" w:author="秦蓓嘉" w:date="2026-04-12T19:27:00Z">
              <w:r w:rsidRPr="00794629">
                <w:delText>√</w:delText>
              </w:r>
            </w:del>
          </w:p>
        </w:tc>
        <w:tc>
          <w:tcPr>
            <w:tcW w:w="670" w:type="dxa"/>
          </w:tcPr>
          <w:p w14:paraId="7B9CD725" w14:textId="77777777" w:rsidR="005E7851" w:rsidRPr="00794629" w:rsidRDefault="005E7851" w:rsidP="005E7851">
            <w:pPr>
              <w:pStyle w:val="a5"/>
              <w:spacing w:line="271" w:lineRule="auto"/>
              <w:ind w:right="165"/>
              <w:rPr>
                <w:del w:id="1762" w:author="秦蓓嘉" w:date="2026-04-12T19:27:00Z"/>
              </w:rPr>
            </w:pPr>
            <w:del w:id="1763" w:author="秦蓓嘉" w:date="2026-04-12T19:27:00Z">
              <w:r w:rsidRPr="00794629">
                <w:delText>√</w:delText>
              </w:r>
            </w:del>
          </w:p>
        </w:tc>
        <w:tc>
          <w:tcPr>
            <w:tcW w:w="947" w:type="dxa"/>
          </w:tcPr>
          <w:p w14:paraId="4AF6A4EC" w14:textId="77777777" w:rsidR="005E7851" w:rsidRPr="00794629" w:rsidRDefault="005E7851" w:rsidP="005E7851">
            <w:pPr>
              <w:pStyle w:val="a5"/>
              <w:spacing w:line="271" w:lineRule="auto"/>
              <w:ind w:right="165"/>
              <w:rPr>
                <w:del w:id="1764" w:author="秦蓓嘉" w:date="2026-04-12T19:27:00Z"/>
              </w:rPr>
            </w:pPr>
            <w:del w:id="1765" w:author="秦蓓嘉" w:date="2026-04-12T19:27:00Z">
              <w:r w:rsidRPr="00794629">
                <w:delText>√</w:delText>
              </w:r>
            </w:del>
          </w:p>
        </w:tc>
        <w:tc>
          <w:tcPr>
            <w:tcW w:w="947" w:type="dxa"/>
          </w:tcPr>
          <w:p w14:paraId="7321BC96" w14:textId="77777777" w:rsidR="005E7851" w:rsidRPr="00794629" w:rsidRDefault="005E7851" w:rsidP="005E7851">
            <w:pPr>
              <w:pStyle w:val="a5"/>
              <w:spacing w:line="271" w:lineRule="auto"/>
              <w:ind w:right="165"/>
              <w:rPr>
                <w:del w:id="1766" w:author="秦蓓嘉" w:date="2026-04-12T19:27:00Z"/>
              </w:rPr>
            </w:pPr>
            <w:del w:id="1767" w:author="秦蓓嘉" w:date="2026-04-12T19:27:00Z">
              <w:r w:rsidRPr="00794629">
                <w:delText>√</w:delText>
              </w:r>
            </w:del>
          </w:p>
        </w:tc>
        <w:tc>
          <w:tcPr>
            <w:tcW w:w="751" w:type="dxa"/>
          </w:tcPr>
          <w:p w14:paraId="704CB1F0" w14:textId="77777777" w:rsidR="005E7851" w:rsidRPr="00794629" w:rsidRDefault="005E7851" w:rsidP="005E7851">
            <w:pPr>
              <w:pStyle w:val="a5"/>
              <w:spacing w:line="271" w:lineRule="auto"/>
              <w:ind w:right="165"/>
              <w:rPr>
                <w:del w:id="1768" w:author="秦蓓嘉" w:date="2026-04-12T19:27:00Z"/>
              </w:rPr>
            </w:pPr>
            <w:del w:id="1769" w:author="秦蓓嘉" w:date="2026-04-12T19:27:00Z">
              <w:r w:rsidRPr="00794629">
                <w:delText>√</w:delText>
              </w:r>
            </w:del>
          </w:p>
        </w:tc>
        <w:tc>
          <w:tcPr>
            <w:tcW w:w="695" w:type="dxa"/>
          </w:tcPr>
          <w:p w14:paraId="4953304F" w14:textId="77777777" w:rsidR="005E7851" w:rsidRPr="00794629" w:rsidRDefault="005E7851" w:rsidP="005E7851">
            <w:pPr>
              <w:pStyle w:val="a5"/>
              <w:spacing w:line="271" w:lineRule="auto"/>
              <w:ind w:right="165"/>
              <w:rPr>
                <w:del w:id="1770" w:author="秦蓓嘉" w:date="2026-04-12T19:27:00Z"/>
              </w:rPr>
            </w:pPr>
            <w:del w:id="1771" w:author="秦蓓嘉" w:date="2026-04-12T19:27:00Z">
              <w:r w:rsidRPr="00794629">
                <w:delText>√</w:delText>
              </w:r>
            </w:del>
          </w:p>
        </w:tc>
        <w:tc>
          <w:tcPr>
            <w:tcW w:w="763" w:type="dxa"/>
          </w:tcPr>
          <w:p w14:paraId="177124BD" w14:textId="77777777" w:rsidR="005E7851" w:rsidRPr="00794629" w:rsidRDefault="005E7851" w:rsidP="005E7851">
            <w:pPr>
              <w:pStyle w:val="a5"/>
              <w:spacing w:line="271" w:lineRule="auto"/>
              <w:ind w:right="165"/>
              <w:rPr>
                <w:del w:id="1772" w:author="秦蓓嘉" w:date="2026-04-12T19:27:00Z"/>
              </w:rPr>
            </w:pPr>
            <w:del w:id="1773" w:author="秦蓓嘉" w:date="2026-04-12T19:27:00Z">
              <w:r w:rsidRPr="00794629">
                <w:delText>√</w:delText>
              </w:r>
            </w:del>
          </w:p>
        </w:tc>
        <w:tc>
          <w:tcPr>
            <w:tcW w:w="763" w:type="dxa"/>
          </w:tcPr>
          <w:p w14:paraId="6A9B188F" w14:textId="77777777" w:rsidR="005E7851" w:rsidRPr="00794629" w:rsidRDefault="005E7851" w:rsidP="005E7851">
            <w:pPr>
              <w:pStyle w:val="a5"/>
              <w:spacing w:line="271" w:lineRule="auto"/>
              <w:ind w:right="165"/>
              <w:rPr>
                <w:del w:id="1774" w:author="秦蓓嘉" w:date="2026-04-12T19:27:00Z"/>
              </w:rPr>
            </w:pPr>
            <w:del w:id="1775" w:author="秦蓓嘉" w:date="2026-04-12T19:27:00Z">
              <w:r w:rsidRPr="00794629">
                <w:delText>√</w:delText>
              </w:r>
            </w:del>
          </w:p>
        </w:tc>
      </w:tr>
      <w:tr w:rsidR="005E7851" w:rsidRPr="00794629" w14:paraId="55E71814" w14:textId="77777777" w:rsidTr="00A33103">
        <w:trPr>
          <w:del w:id="1776" w:author="秦蓓嘉" w:date="2026-04-12T19:27:00Z"/>
        </w:trPr>
        <w:tc>
          <w:tcPr>
            <w:tcW w:w="1182" w:type="dxa"/>
          </w:tcPr>
          <w:p w14:paraId="2F3E39A7" w14:textId="77777777" w:rsidR="005E7851" w:rsidRPr="00794629" w:rsidRDefault="005E7851" w:rsidP="005E7851">
            <w:pPr>
              <w:pStyle w:val="a5"/>
              <w:spacing w:line="271" w:lineRule="auto"/>
              <w:ind w:right="165"/>
              <w:rPr>
                <w:del w:id="1777" w:author="秦蓓嘉" w:date="2026-04-12T19:27:00Z"/>
              </w:rPr>
            </w:pPr>
            <w:del w:id="1778" w:author="秦蓓嘉" w:date="2026-04-12T19:27:00Z">
              <w:r w:rsidRPr="00794629">
                <w:delText>Attractiveness</w:delText>
              </w:r>
            </w:del>
          </w:p>
        </w:tc>
        <w:tc>
          <w:tcPr>
            <w:tcW w:w="752" w:type="dxa"/>
          </w:tcPr>
          <w:p w14:paraId="01368208" w14:textId="77777777" w:rsidR="005E7851" w:rsidRPr="00794629" w:rsidRDefault="005E7851" w:rsidP="005E7851">
            <w:pPr>
              <w:pStyle w:val="a5"/>
              <w:spacing w:line="271" w:lineRule="auto"/>
              <w:ind w:right="165"/>
              <w:rPr>
                <w:del w:id="1779" w:author="秦蓓嘉" w:date="2026-04-12T19:27:00Z"/>
              </w:rPr>
            </w:pPr>
            <w:del w:id="1780" w:author="秦蓓嘉" w:date="2026-04-12T19:27:00Z">
              <w:r w:rsidRPr="00794629">
                <w:delText>√</w:delText>
              </w:r>
            </w:del>
          </w:p>
        </w:tc>
        <w:tc>
          <w:tcPr>
            <w:tcW w:w="670" w:type="dxa"/>
          </w:tcPr>
          <w:p w14:paraId="23270F86" w14:textId="77777777" w:rsidR="005E7851" w:rsidRPr="00794629" w:rsidRDefault="005E7851" w:rsidP="005E7851">
            <w:pPr>
              <w:pStyle w:val="a5"/>
              <w:spacing w:line="271" w:lineRule="auto"/>
              <w:ind w:right="165"/>
              <w:rPr>
                <w:del w:id="1781" w:author="秦蓓嘉" w:date="2026-04-12T19:27:00Z"/>
              </w:rPr>
            </w:pPr>
            <w:del w:id="1782" w:author="秦蓓嘉" w:date="2026-04-12T19:27:00Z">
              <w:r w:rsidRPr="00794629">
                <w:delText>√</w:delText>
              </w:r>
            </w:del>
          </w:p>
        </w:tc>
        <w:tc>
          <w:tcPr>
            <w:tcW w:w="947" w:type="dxa"/>
          </w:tcPr>
          <w:p w14:paraId="2C8B5E60" w14:textId="77777777" w:rsidR="005E7851" w:rsidRPr="00794629" w:rsidRDefault="005E7851" w:rsidP="005E7851">
            <w:pPr>
              <w:pStyle w:val="a5"/>
              <w:spacing w:line="271" w:lineRule="auto"/>
              <w:ind w:right="165"/>
              <w:rPr>
                <w:del w:id="1783" w:author="秦蓓嘉" w:date="2026-04-12T19:27:00Z"/>
              </w:rPr>
            </w:pPr>
            <w:del w:id="1784" w:author="秦蓓嘉" w:date="2026-04-12T19:27:00Z">
              <w:r w:rsidRPr="00794629">
                <w:rPr>
                  <w:rFonts w:hint="eastAsia"/>
                </w:rPr>
                <w:delText>×</w:delText>
              </w:r>
            </w:del>
          </w:p>
        </w:tc>
        <w:tc>
          <w:tcPr>
            <w:tcW w:w="947" w:type="dxa"/>
          </w:tcPr>
          <w:p w14:paraId="79B04DEB" w14:textId="77777777" w:rsidR="005E7851" w:rsidRPr="00794629" w:rsidRDefault="005E7851" w:rsidP="005E7851">
            <w:pPr>
              <w:pStyle w:val="a5"/>
              <w:spacing w:line="271" w:lineRule="auto"/>
              <w:ind w:right="165"/>
              <w:rPr>
                <w:del w:id="1785" w:author="秦蓓嘉" w:date="2026-04-12T19:27:00Z"/>
              </w:rPr>
            </w:pPr>
            <w:del w:id="1786" w:author="秦蓓嘉" w:date="2026-04-12T19:27:00Z">
              <w:r w:rsidRPr="00794629">
                <w:rPr>
                  <w:rFonts w:hint="eastAsia"/>
                </w:rPr>
                <w:delText>×</w:delText>
              </w:r>
            </w:del>
          </w:p>
        </w:tc>
        <w:tc>
          <w:tcPr>
            <w:tcW w:w="751" w:type="dxa"/>
          </w:tcPr>
          <w:p w14:paraId="7BAA2C09" w14:textId="77777777" w:rsidR="005E7851" w:rsidRPr="00794629" w:rsidRDefault="005E7851" w:rsidP="005E7851">
            <w:pPr>
              <w:pStyle w:val="a5"/>
              <w:spacing w:line="271" w:lineRule="auto"/>
              <w:ind w:right="165"/>
              <w:rPr>
                <w:del w:id="1787" w:author="秦蓓嘉" w:date="2026-04-12T19:27:00Z"/>
              </w:rPr>
            </w:pPr>
            <w:del w:id="1788" w:author="秦蓓嘉" w:date="2026-04-12T19:27:00Z">
              <w:r w:rsidRPr="00794629">
                <w:rPr>
                  <w:rFonts w:hint="eastAsia"/>
                </w:rPr>
                <w:delText>×</w:delText>
              </w:r>
            </w:del>
          </w:p>
        </w:tc>
        <w:tc>
          <w:tcPr>
            <w:tcW w:w="695" w:type="dxa"/>
          </w:tcPr>
          <w:p w14:paraId="4A686103" w14:textId="77777777" w:rsidR="005E7851" w:rsidRPr="00794629" w:rsidRDefault="005E7851" w:rsidP="005E7851">
            <w:pPr>
              <w:pStyle w:val="a5"/>
              <w:spacing w:line="271" w:lineRule="auto"/>
              <w:ind w:right="165"/>
              <w:rPr>
                <w:del w:id="1789" w:author="秦蓓嘉" w:date="2026-04-12T19:27:00Z"/>
              </w:rPr>
            </w:pPr>
            <w:del w:id="1790" w:author="秦蓓嘉" w:date="2026-04-12T19:27:00Z">
              <w:r w:rsidRPr="00794629">
                <w:rPr>
                  <w:rFonts w:hint="eastAsia"/>
                </w:rPr>
                <w:delText>×</w:delText>
              </w:r>
            </w:del>
          </w:p>
        </w:tc>
        <w:tc>
          <w:tcPr>
            <w:tcW w:w="763" w:type="dxa"/>
          </w:tcPr>
          <w:p w14:paraId="215E80CA" w14:textId="77777777" w:rsidR="005E7851" w:rsidRPr="00794629" w:rsidRDefault="005E7851" w:rsidP="005E7851">
            <w:pPr>
              <w:pStyle w:val="a5"/>
              <w:spacing w:line="271" w:lineRule="auto"/>
              <w:ind w:right="165"/>
              <w:rPr>
                <w:del w:id="1791" w:author="秦蓓嘉" w:date="2026-04-12T19:27:00Z"/>
              </w:rPr>
            </w:pPr>
            <w:del w:id="1792" w:author="秦蓓嘉" w:date="2026-04-12T19:27:00Z">
              <w:r w:rsidRPr="00794629">
                <w:rPr>
                  <w:rFonts w:hint="eastAsia"/>
                </w:rPr>
                <w:delText>×</w:delText>
              </w:r>
            </w:del>
          </w:p>
        </w:tc>
        <w:tc>
          <w:tcPr>
            <w:tcW w:w="763" w:type="dxa"/>
          </w:tcPr>
          <w:p w14:paraId="417F90E9" w14:textId="77777777" w:rsidR="005E7851" w:rsidRPr="00794629" w:rsidRDefault="005E7851" w:rsidP="005E7851">
            <w:pPr>
              <w:pStyle w:val="a5"/>
              <w:spacing w:line="271" w:lineRule="auto"/>
              <w:ind w:right="165"/>
              <w:rPr>
                <w:del w:id="1793" w:author="秦蓓嘉" w:date="2026-04-12T19:27:00Z"/>
              </w:rPr>
            </w:pPr>
            <w:del w:id="1794" w:author="秦蓓嘉" w:date="2026-04-12T19:27:00Z">
              <w:r w:rsidRPr="00794629">
                <w:rPr>
                  <w:rFonts w:hint="eastAsia"/>
                </w:rPr>
                <w:delText>×</w:delText>
              </w:r>
            </w:del>
          </w:p>
        </w:tc>
      </w:tr>
      <w:tr w:rsidR="005E7851" w:rsidRPr="00794629" w14:paraId="181D15FE" w14:textId="77777777" w:rsidTr="00A33103">
        <w:trPr>
          <w:del w:id="1795" w:author="秦蓓嘉" w:date="2026-04-12T19:27:00Z"/>
        </w:trPr>
        <w:tc>
          <w:tcPr>
            <w:tcW w:w="1182" w:type="dxa"/>
          </w:tcPr>
          <w:p w14:paraId="1D93A483" w14:textId="77777777" w:rsidR="005E7851" w:rsidRPr="00794629" w:rsidRDefault="005E7851" w:rsidP="005E7851">
            <w:pPr>
              <w:pStyle w:val="a5"/>
              <w:spacing w:line="271" w:lineRule="auto"/>
              <w:ind w:right="165"/>
              <w:rPr>
                <w:del w:id="1796" w:author="秦蓓嘉" w:date="2026-04-12T19:27:00Z"/>
              </w:rPr>
            </w:pPr>
            <w:del w:id="1797" w:author="秦蓓嘉" w:date="2026-04-12T19:27:00Z">
              <w:r w:rsidRPr="00794629">
                <w:delText>Feminine</w:delText>
              </w:r>
            </w:del>
          </w:p>
        </w:tc>
        <w:tc>
          <w:tcPr>
            <w:tcW w:w="752" w:type="dxa"/>
          </w:tcPr>
          <w:p w14:paraId="441B08FC" w14:textId="77777777" w:rsidR="005E7851" w:rsidRPr="00794629" w:rsidRDefault="005E7851" w:rsidP="005E7851">
            <w:pPr>
              <w:pStyle w:val="a5"/>
              <w:spacing w:line="271" w:lineRule="auto"/>
              <w:ind w:right="165"/>
              <w:rPr>
                <w:del w:id="1798" w:author="秦蓓嘉" w:date="2026-04-12T19:27:00Z"/>
              </w:rPr>
            </w:pPr>
            <w:del w:id="1799" w:author="秦蓓嘉" w:date="2026-04-12T19:27:00Z">
              <w:r w:rsidRPr="00794629">
                <w:delText>√</w:delText>
              </w:r>
            </w:del>
          </w:p>
        </w:tc>
        <w:tc>
          <w:tcPr>
            <w:tcW w:w="670" w:type="dxa"/>
          </w:tcPr>
          <w:p w14:paraId="5C348BC1" w14:textId="77777777" w:rsidR="005E7851" w:rsidRPr="00794629" w:rsidRDefault="005E7851" w:rsidP="005E7851">
            <w:pPr>
              <w:pStyle w:val="a5"/>
              <w:spacing w:line="271" w:lineRule="auto"/>
              <w:ind w:right="165"/>
              <w:rPr>
                <w:del w:id="1800" w:author="秦蓓嘉" w:date="2026-04-12T19:27:00Z"/>
              </w:rPr>
            </w:pPr>
            <w:del w:id="1801" w:author="秦蓓嘉" w:date="2026-04-12T19:27:00Z">
              <w:r w:rsidRPr="00794629">
                <w:delText>√</w:delText>
              </w:r>
            </w:del>
          </w:p>
        </w:tc>
        <w:tc>
          <w:tcPr>
            <w:tcW w:w="947" w:type="dxa"/>
          </w:tcPr>
          <w:p w14:paraId="66E24DA4" w14:textId="77777777" w:rsidR="005E7851" w:rsidRPr="00794629" w:rsidRDefault="005E7851" w:rsidP="005E7851">
            <w:pPr>
              <w:pStyle w:val="a5"/>
              <w:spacing w:line="271" w:lineRule="auto"/>
              <w:ind w:right="165"/>
              <w:rPr>
                <w:del w:id="1802" w:author="秦蓓嘉" w:date="2026-04-12T19:27:00Z"/>
              </w:rPr>
            </w:pPr>
            <w:del w:id="1803" w:author="秦蓓嘉" w:date="2026-04-12T19:27:00Z">
              <w:r w:rsidRPr="00794629">
                <w:delText>√</w:delText>
              </w:r>
            </w:del>
          </w:p>
        </w:tc>
        <w:tc>
          <w:tcPr>
            <w:tcW w:w="947" w:type="dxa"/>
          </w:tcPr>
          <w:p w14:paraId="12C98750" w14:textId="77777777" w:rsidR="005E7851" w:rsidRPr="00794629" w:rsidRDefault="005E7851" w:rsidP="005E7851">
            <w:pPr>
              <w:pStyle w:val="a5"/>
              <w:spacing w:line="271" w:lineRule="auto"/>
              <w:ind w:right="165"/>
              <w:rPr>
                <w:del w:id="1804" w:author="秦蓓嘉" w:date="2026-04-12T19:27:00Z"/>
              </w:rPr>
            </w:pPr>
            <w:del w:id="1805" w:author="秦蓓嘉" w:date="2026-04-12T19:27:00Z">
              <w:r w:rsidRPr="00794629">
                <w:rPr>
                  <w:rFonts w:hint="eastAsia"/>
                </w:rPr>
                <w:delText>×</w:delText>
              </w:r>
            </w:del>
          </w:p>
        </w:tc>
        <w:tc>
          <w:tcPr>
            <w:tcW w:w="751" w:type="dxa"/>
          </w:tcPr>
          <w:p w14:paraId="5858CFC5" w14:textId="77777777" w:rsidR="005E7851" w:rsidRPr="00794629" w:rsidRDefault="005E7851" w:rsidP="005E7851">
            <w:pPr>
              <w:pStyle w:val="a5"/>
              <w:spacing w:line="271" w:lineRule="auto"/>
              <w:ind w:right="165"/>
              <w:rPr>
                <w:del w:id="1806" w:author="秦蓓嘉" w:date="2026-04-12T19:27:00Z"/>
              </w:rPr>
            </w:pPr>
            <w:del w:id="1807" w:author="秦蓓嘉" w:date="2026-04-12T19:27:00Z">
              <w:r w:rsidRPr="00794629">
                <w:delText>√</w:delText>
              </w:r>
            </w:del>
          </w:p>
        </w:tc>
        <w:tc>
          <w:tcPr>
            <w:tcW w:w="695" w:type="dxa"/>
          </w:tcPr>
          <w:p w14:paraId="62278BE3" w14:textId="77777777" w:rsidR="005E7851" w:rsidRPr="00794629" w:rsidRDefault="005E7851" w:rsidP="005E7851">
            <w:pPr>
              <w:pStyle w:val="a5"/>
              <w:spacing w:line="271" w:lineRule="auto"/>
              <w:ind w:right="165"/>
              <w:rPr>
                <w:del w:id="1808" w:author="秦蓓嘉" w:date="2026-04-12T19:27:00Z"/>
              </w:rPr>
            </w:pPr>
            <w:del w:id="1809" w:author="秦蓓嘉" w:date="2026-04-12T19:27:00Z">
              <w:r w:rsidRPr="00794629">
                <w:rPr>
                  <w:rFonts w:hint="eastAsia"/>
                </w:rPr>
                <w:delText>×</w:delText>
              </w:r>
            </w:del>
          </w:p>
        </w:tc>
        <w:tc>
          <w:tcPr>
            <w:tcW w:w="763" w:type="dxa"/>
          </w:tcPr>
          <w:p w14:paraId="222E5CB5" w14:textId="77777777" w:rsidR="005E7851" w:rsidRPr="00794629" w:rsidRDefault="005E7851" w:rsidP="005E7851">
            <w:pPr>
              <w:pStyle w:val="a5"/>
              <w:spacing w:line="271" w:lineRule="auto"/>
              <w:ind w:right="165"/>
              <w:rPr>
                <w:del w:id="1810" w:author="秦蓓嘉" w:date="2026-04-12T19:27:00Z"/>
              </w:rPr>
            </w:pPr>
            <w:del w:id="1811" w:author="秦蓓嘉" w:date="2026-04-12T19:27:00Z">
              <w:r w:rsidRPr="00794629">
                <w:delText>√</w:delText>
              </w:r>
            </w:del>
          </w:p>
        </w:tc>
        <w:tc>
          <w:tcPr>
            <w:tcW w:w="763" w:type="dxa"/>
          </w:tcPr>
          <w:p w14:paraId="67A74C0A" w14:textId="77777777" w:rsidR="005E7851" w:rsidRPr="00794629" w:rsidRDefault="005E7851" w:rsidP="005E7851">
            <w:pPr>
              <w:pStyle w:val="a5"/>
              <w:spacing w:line="271" w:lineRule="auto"/>
              <w:ind w:right="165"/>
              <w:rPr>
                <w:del w:id="1812" w:author="秦蓓嘉" w:date="2026-04-12T19:27:00Z"/>
              </w:rPr>
            </w:pPr>
            <w:del w:id="1813" w:author="秦蓓嘉" w:date="2026-04-12T19:27:00Z">
              <w:r w:rsidRPr="00794629">
                <w:rPr>
                  <w:rFonts w:hint="eastAsia"/>
                </w:rPr>
                <w:delText>×</w:delText>
              </w:r>
            </w:del>
          </w:p>
        </w:tc>
      </w:tr>
      <w:tr w:rsidR="005E7851" w:rsidRPr="00794629" w14:paraId="716AB921" w14:textId="77777777" w:rsidTr="00A33103">
        <w:trPr>
          <w:del w:id="1814" w:author="秦蓓嘉" w:date="2026-04-12T19:27:00Z"/>
        </w:trPr>
        <w:tc>
          <w:tcPr>
            <w:tcW w:w="1182" w:type="dxa"/>
          </w:tcPr>
          <w:p w14:paraId="2EE17C81" w14:textId="77777777" w:rsidR="005E7851" w:rsidRPr="00794629" w:rsidRDefault="005E7851" w:rsidP="005E7851">
            <w:pPr>
              <w:pStyle w:val="a5"/>
              <w:spacing w:line="271" w:lineRule="auto"/>
              <w:ind w:right="165"/>
              <w:rPr>
                <w:del w:id="1815" w:author="秦蓓嘉" w:date="2026-04-12T19:27:00Z"/>
              </w:rPr>
            </w:pPr>
            <w:del w:id="1816" w:author="秦蓓嘉" w:date="2026-04-12T19:27:00Z">
              <w:r w:rsidRPr="00794629">
                <w:delText>Cooperative</w:delText>
              </w:r>
            </w:del>
          </w:p>
        </w:tc>
        <w:tc>
          <w:tcPr>
            <w:tcW w:w="752" w:type="dxa"/>
          </w:tcPr>
          <w:p w14:paraId="1B72226E" w14:textId="77777777" w:rsidR="005E7851" w:rsidRPr="00794629" w:rsidRDefault="005E7851" w:rsidP="005E7851">
            <w:pPr>
              <w:pStyle w:val="a5"/>
              <w:spacing w:line="271" w:lineRule="auto"/>
              <w:ind w:right="165"/>
              <w:rPr>
                <w:del w:id="1817" w:author="秦蓓嘉" w:date="2026-04-12T19:27:00Z"/>
              </w:rPr>
            </w:pPr>
            <w:del w:id="1818" w:author="秦蓓嘉" w:date="2026-04-12T19:27:00Z">
              <w:r w:rsidRPr="00794629">
                <w:delText>√</w:delText>
              </w:r>
            </w:del>
          </w:p>
        </w:tc>
        <w:tc>
          <w:tcPr>
            <w:tcW w:w="670" w:type="dxa"/>
          </w:tcPr>
          <w:p w14:paraId="049F86F8" w14:textId="77777777" w:rsidR="005E7851" w:rsidRPr="00794629" w:rsidRDefault="005E7851" w:rsidP="005E7851">
            <w:pPr>
              <w:pStyle w:val="a5"/>
              <w:spacing w:line="271" w:lineRule="auto"/>
              <w:ind w:right="165"/>
              <w:rPr>
                <w:del w:id="1819" w:author="秦蓓嘉" w:date="2026-04-12T19:27:00Z"/>
              </w:rPr>
            </w:pPr>
            <w:del w:id="1820" w:author="秦蓓嘉" w:date="2026-04-12T19:27:00Z">
              <w:r w:rsidRPr="00794629">
                <w:delText>√</w:delText>
              </w:r>
            </w:del>
          </w:p>
        </w:tc>
        <w:tc>
          <w:tcPr>
            <w:tcW w:w="947" w:type="dxa"/>
          </w:tcPr>
          <w:p w14:paraId="770983A0" w14:textId="77777777" w:rsidR="005E7851" w:rsidRPr="00794629" w:rsidRDefault="005E7851" w:rsidP="005E7851">
            <w:pPr>
              <w:pStyle w:val="a5"/>
              <w:spacing w:line="271" w:lineRule="auto"/>
              <w:ind w:right="165"/>
              <w:rPr>
                <w:del w:id="1821" w:author="秦蓓嘉" w:date="2026-04-12T19:27:00Z"/>
              </w:rPr>
            </w:pPr>
            <w:del w:id="1822" w:author="秦蓓嘉" w:date="2026-04-12T19:27:00Z">
              <w:r w:rsidRPr="00794629">
                <w:rPr>
                  <w:rFonts w:hint="eastAsia"/>
                </w:rPr>
                <w:delText>×</w:delText>
              </w:r>
            </w:del>
          </w:p>
        </w:tc>
        <w:tc>
          <w:tcPr>
            <w:tcW w:w="947" w:type="dxa"/>
          </w:tcPr>
          <w:p w14:paraId="430B7F6B" w14:textId="77777777" w:rsidR="005E7851" w:rsidRPr="00794629" w:rsidRDefault="005E7851" w:rsidP="005E7851">
            <w:pPr>
              <w:pStyle w:val="a5"/>
              <w:spacing w:line="271" w:lineRule="auto"/>
              <w:ind w:right="165"/>
              <w:rPr>
                <w:del w:id="1823" w:author="秦蓓嘉" w:date="2026-04-12T19:27:00Z"/>
              </w:rPr>
            </w:pPr>
            <w:del w:id="1824" w:author="秦蓓嘉" w:date="2026-04-12T19:27:00Z">
              <w:r w:rsidRPr="00794629">
                <w:rPr>
                  <w:rFonts w:hint="eastAsia"/>
                </w:rPr>
                <w:delText>×</w:delText>
              </w:r>
            </w:del>
          </w:p>
        </w:tc>
        <w:tc>
          <w:tcPr>
            <w:tcW w:w="751" w:type="dxa"/>
          </w:tcPr>
          <w:p w14:paraId="2B241419" w14:textId="77777777" w:rsidR="005E7851" w:rsidRPr="00794629" w:rsidRDefault="005E7851" w:rsidP="005E7851">
            <w:pPr>
              <w:pStyle w:val="a5"/>
              <w:spacing w:line="271" w:lineRule="auto"/>
              <w:ind w:right="165"/>
              <w:rPr>
                <w:del w:id="1825" w:author="秦蓓嘉" w:date="2026-04-12T19:27:00Z"/>
              </w:rPr>
            </w:pPr>
            <w:del w:id="1826" w:author="秦蓓嘉" w:date="2026-04-12T19:27:00Z">
              <w:r w:rsidRPr="00794629">
                <w:rPr>
                  <w:rFonts w:hint="eastAsia"/>
                </w:rPr>
                <w:delText>×</w:delText>
              </w:r>
            </w:del>
          </w:p>
        </w:tc>
        <w:tc>
          <w:tcPr>
            <w:tcW w:w="695" w:type="dxa"/>
          </w:tcPr>
          <w:p w14:paraId="2223CFF6" w14:textId="77777777" w:rsidR="005E7851" w:rsidRPr="00794629" w:rsidRDefault="005E7851" w:rsidP="005E7851">
            <w:pPr>
              <w:pStyle w:val="a5"/>
              <w:spacing w:line="271" w:lineRule="auto"/>
              <w:ind w:right="165"/>
              <w:rPr>
                <w:del w:id="1827" w:author="秦蓓嘉" w:date="2026-04-12T19:27:00Z"/>
              </w:rPr>
            </w:pPr>
            <w:del w:id="1828" w:author="秦蓓嘉" w:date="2026-04-12T19:27:00Z">
              <w:r w:rsidRPr="00794629">
                <w:rPr>
                  <w:rFonts w:hint="eastAsia"/>
                </w:rPr>
                <w:delText>×</w:delText>
              </w:r>
            </w:del>
          </w:p>
        </w:tc>
        <w:tc>
          <w:tcPr>
            <w:tcW w:w="763" w:type="dxa"/>
          </w:tcPr>
          <w:p w14:paraId="52EDD1C7" w14:textId="77777777" w:rsidR="005E7851" w:rsidRPr="00794629" w:rsidRDefault="005E7851" w:rsidP="005E7851">
            <w:pPr>
              <w:pStyle w:val="a5"/>
              <w:spacing w:line="271" w:lineRule="auto"/>
              <w:ind w:right="165"/>
              <w:rPr>
                <w:del w:id="1829" w:author="秦蓓嘉" w:date="2026-04-12T19:27:00Z"/>
              </w:rPr>
            </w:pPr>
            <w:del w:id="1830" w:author="秦蓓嘉" w:date="2026-04-12T19:27:00Z">
              <w:r w:rsidRPr="00794629">
                <w:rPr>
                  <w:rFonts w:hint="eastAsia"/>
                </w:rPr>
                <w:delText>×</w:delText>
              </w:r>
            </w:del>
          </w:p>
        </w:tc>
        <w:tc>
          <w:tcPr>
            <w:tcW w:w="763" w:type="dxa"/>
          </w:tcPr>
          <w:p w14:paraId="0895AF17" w14:textId="77777777" w:rsidR="005E7851" w:rsidRPr="00794629" w:rsidRDefault="005E7851" w:rsidP="005E7851">
            <w:pPr>
              <w:pStyle w:val="a5"/>
              <w:spacing w:line="271" w:lineRule="auto"/>
              <w:ind w:right="165"/>
              <w:rPr>
                <w:del w:id="1831" w:author="秦蓓嘉" w:date="2026-04-12T19:27:00Z"/>
              </w:rPr>
            </w:pPr>
            <w:del w:id="1832" w:author="秦蓓嘉" w:date="2026-04-12T19:27:00Z">
              <w:r w:rsidRPr="00794629">
                <w:rPr>
                  <w:rFonts w:hint="eastAsia"/>
                </w:rPr>
                <w:delText>×</w:delText>
              </w:r>
            </w:del>
          </w:p>
        </w:tc>
      </w:tr>
      <w:tr w:rsidR="005E7851" w:rsidRPr="00794629" w14:paraId="7403F920" w14:textId="77777777" w:rsidTr="00A33103">
        <w:trPr>
          <w:del w:id="1833" w:author="秦蓓嘉" w:date="2026-04-12T19:27:00Z"/>
        </w:trPr>
        <w:tc>
          <w:tcPr>
            <w:tcW w:w="1182" w:type="dxa"/>
          </w:tcPr>
          <w:p w14:paraId="264D1489" w14:textId="77777777" w:rsidR="005E7851" w:rsidRPr="00794629" w:rsidRDefault="00E70827" w:rsidP="005E7851">
            <w:pPr>
              <w:pStyle w:val="a5"/>
              <w:spacing w:line="271" w:lineRule="auto"/>
              <w:ind w:right="165"/>
              <w:rPr>
                <w:del w:id="1834" w:author="秦蓓嘉" w:date="2026-04-12T19:27:00Z"/>
              </w:rPr>
            </w:pPr>
            <w:del w:id="1835" w:author="秦蓓嘉" w:date="2026-04-12T19:27:00Z">
              <w:r w:rsidRPr="00794629">
                <w:delText>Youthful</w:delText>
              </w:r>
            </w:del>
          </w:p>
        </w:tc>
        <w:tc>
          <w:tcPr>
            <w:tcW w:w="752" w:type="dxa"/>
          </w:tcPr>
          <w:p w14:paraId="761994D2" w14:textId="77777777" w:rsidR="005E7851" w:rsidRPr="00794629" w:rsidRDefault="005E7851" w:rsidP="005E7851">
            <w:pPr>
              <w:pStyle w:val="a5"/>
              <w:spacing w:line="271" w:lineRule="auto"/>
              <w:ind w:right="165"/>
              <w:rPr>
                <w:del w:id="1836" w:author="秦蓓嘉" w:date="2026-04-12T19:27:00Z"/>
              </w:rPr>
            </w:pPr>
            <w:del w:id="1837" w:author="秦蓓嘉" w:date="2026-04-12T19:27:00Z">
              <w:r w:rsidRPr="00794629">
                <w:delText>√</w:delText>
              </w:r>
            </w:del>
          </w:p>
        </w:tc>
        <w:tc>
          <w:tcPr>
            <w:tcW w:w="670" w:type="dxa"/>
          </w:tcPr>
          <w:p w14:paraId="4E6F4050" w14:textId="77777777" w:rsidR="005E7851" w:rsidRPr="00794629" w:rsidRDefault="005E7851" w:rsidP="005E7851">
            <w:pPr>
              <w:pStyle w:val="a5"/>
              <w:spacing w:line="271" w:lineRule="auto"/>
              <w:ind w:right="165"/>
              <w:rPr>
                <w:del w:id="1838" w:author="秦蓓嘉" w:date="2026-04-12T19:27:00Z"/>
              </w:rPr>
            </w:pPr>
            <w:del w:id="1839" w:author="秦蓓嘉" w:date="2026-04-12T19:27:00Z">
              <w:r w:rsidRPr="00794629">
                <w:delText>√</w:delText>
              </w:r>
            </w:del>
          </w:p>
        </w:tc>
        <w:tc>
          <w:tcPr>
            <w:tcW w:w="947" w:type="dxa"/>
          </w:tcPr>
          <w:p w14:paraId="1D031901" w14:textId="77777777" w:rsidR="005E7851" w:rsidRPr="00794629" w:rsidRDefault="005E7851" w:rsidP="005E7851">
            <w:pPr>
              <w:pStyle w:val="a5"/>
              <w:spacing w:line="271" w:lineRule="auto"/>
              <w:ind w:right="165"/>
              <w:rPr>
                <w:del w:id="1840" w:author="秦蓓嘉" w:date="2026-04-12T19:27:00Z"/>
              </w:rPr>
            </w:pPr>
            <w:del w:id="1841" w:author="秦蓓嘉" w:date="2026-04-12T19:27:00Z">
              <w:r w:rsidRPr="00794629">
                <w:delText>√</w:delText>
              </w:r>
            </w:del>
          </w:p>
        </w:tc>
        <w:tc>
          <w:tcPr>
            <w:tcW w:w="947" w:type="dxa"/>
          </w:tcPr>
          <w:p w14:paraId="1AE2E9F9" w14:textId="77777777" w:rsidR="005E7851" w:rsidRPr="00794629" w:rsidRDefault="005E7851" w:rsidP="005E7851">
            <w:pPr>
              <w:pStyle w:val="a5"/>
              <w:spacing w:line="271" w:lineRule="auto"/>
              <w:ind w:right="165"/>
              <w:rPr>
                <w:del w:id="1842" w:author="秦蓓嘉" w:date="2026-04-12T19:27:00Z"/>
              </w:rPr>
            </w:pPr>
            <w:del w:id="1843" w:author="秦蓓嘉" w:date="2026-04-12T19:27:00Z">
              <w:r w:rsidRPr="00794629">
                <w:delText>√</w:delText>
              </w:r>
            </w:del>
          </w:p>
        </w:tc>
        <w:tc>
          <w:tcPr>
            <w:tcW w:w="751" w:type="dxa"/>
          </w:tcPr>
          <w:p w14:paraId="0E36A830" w14:textId="77777777" w:rsidR="005E7851" w:rsidRPr="00794629" w:rsidRDefault="005E7851" w:rsidP="005E7851">
            <w:pPr>
              <w:pStyle w:val="a5"/>
              <w:spacing w:line="271" w:lineRule="auto"/>
              <w:ind w:right="165"/>
              <w:rPr>
                <w:del w:id="1844" w:author="秦蓓嘉" w:date="2026-04-12T19:27:00Z"/>
              </w:rPr>
            </w:pPr>
            <w:del w:id="1845" w:author="秦蓓嘉" w:date="2026-04-12T19:27:00Z">
              <w:r w:rsidRPr="00794629">
                <w:delText>√</w:delText>
              </w:r>
            </w:del>
          </w:p>
        </w:tc>
        <w:tc>
          <w:tcPr>
            <w:tcW w:w="695" w:type="dxa"/>
          </w:tcPr>
          <w:p w14:paraId="61DEEBCA" w14:textId="77777777" w:rsidR="005E7851" w:rsidRPr="00794629" w:rsidRDefault="005E7851" w:rsidP="005E7851">
            <w:pPr>
              <w:pStyle w:val="a5"/>
              <w:spacing w:line="271" w:lineRule="auto"/>
              <w:ind w:right="165"/>
              <w:rPr>
                <w:del w:id="1846" w:author="秦蓓嘉" w:date="2026-04-12T19:27:00Z"/>
              </w:rPr>
            </w:pPr>
            <w:del w:id="1847" w:author="秦蓓嘉" w:date="2026-04-12T19:27:00Z">
              <w:r w:rsidRPr="00794629">
                <w:delText>√</w:delText>
              </w:r>
            </w:del>
          </w:p>
        </w:tc>
        <w:tc>
          <w:tcPr>
            <w:tcW w:w="763" w:type="dxa"/>
          </w:tcPr>
          <w:p w14:paraId="4008809F" w14:textId="77777777" w:rsidR="005E7851" w:rsidRPr="00794629" w:rsidRDefault="005E7851" w:rsidP="005E7851">
            <w:pPr>
              <w:pStyle w:val="a5"/>
              <w:spacing w:line="271" w:lineRule="auto"/>
              <w:ind w:right="165"/>
              <w:rPr>
                <w:del w:id="1848" w:author="秦蓓嘉" w:date="2026-04-12T19:27:00Z"/>
              </w:rPr>
            </w:pPr>
            <w:del w:id="1849" w:author="秦蓓嘉" w:date="2026-04-12T19:27:00Z">
              <w:r w:rsidRPr="00794629">
                <w:delText>√</w:delText>
              </w:r>
            </w:del>
          </w:p>
        </w:tc>
        <w:tc>
          <w:tcPr>
            <w:tcW w:w="763" w:type="dxa"/>
          </w:tcPr>
          <w:p w14:paraId="213B1E3E" w14:textId="77777777" w:rsidR="005E7851" w:rsidRPr="00794629" w:rsidRDefault="005E7851" w:rsidP="005E7851">
            <w:pPr>
              <w:pStyle w:val="a5"/>
              <w:spacing w:line="271" w:lineRule="auto"/>
              <w:ind w:right="165"/>
              <w:rPr>
                <w:del w:id="1850" w:author="秦蓓嘉" w:date="2026-04-12T19:27:00Z"/>
              </w:rPr>
            </w:pPr>
            <w:del w:id="1851" w:author="秦蓓嘉" w:date="2026-04-12T19:27:00Z">
              <w:r w:rsidRPr="00794629">
                <w:delText>√</w:delText>
              </w:r>
            </w:del>
          </w:p>
        </w:tc>
      </w:tr>
      <w:tr w:rsidR="005E7851" w:rsidRPr="00794629" w14:paraId="3237DA92" w14:textId="77777777" w:rsidTr="00A33103">
        <w:trPr>
          <w:del w:id="1852" w:author="秦蓓嘉" w:date="2026-04-12T19:27:00Z"/>
        </w:trPr>
        <w:tc>
          <w:tcPr>
            <w:tcW w:w="1182" w:type="dxa"/>
          </w:tcPr>
          <w:p w14:paraId="57794133" w14:textId="77777777" w:rsidR="005E7851" w:rsidRPr="00794629" w:rsidRDefault="005E7851" w:rsidP="005E7851">
            <w:pPr>
              <w:pStyle w:val="a5"/>
              <w:spacing w:line="271" w:lineRule="auto"/>
              <w:ind w:right="165"/>
              <w:rPr>
                <w:del w:id="1853" w:author="秦蓓嘉" w:date="2026-04-12T19:27:00Z"/>
              </w:rPr>
            </w:pPr>
            <w:del w:id="1854" w:author="秦蓓嘉" w:date="2026-04-12T19:27:00Z">
              <w:r w:rsidRPr="00794629">
                <w:delText>Healthy</w:delText>
              </w:r>
            </w:del>
          </w:p>
        </w:tc>
        <w:tc>
          <w:tcPr>
            <w:tcW w:w="752" w:type="dxa"/>
          </w:tcPr>
          <w:p w14:paraId="61C7360A" w14:textId="77777777" w:rsidR="005E7851" w:rsidRPr="00794629" w:rsidRDefault="005E7851" w:rsidP="005E7851">
            <w:pPr>
              <w:pStyle w:val="a5"/>
              <w:spacing w:line="271" w:lineRule="auto"/>
              <w:ind w:right="165"/>
              <w:rPr>
                <w:del w:id="1855" w:author="秦蓓嘉" w:date="2026-04-12T19:27:00Z"/>
              </w:rPr>
            </w:pPr>
            <w:del w:id="1856" w:author="秦蓓嘉" w:date="2026-04-12T19:27:00Z">
              <w:r w:rsidRPr="00794629">
                <w:delText>√</w:delText>
              </w:r>
            </w:del>
          </w:p>
        </w:tc>
        <w:tc>
          <w:tcPr>
            <w:tcW w:w="670" w:type="dxa"/>
          </w:tcPr>
          <w:p w14:paraId="327108C8" w14:textId="77777777" w:rsidR="005E7851" w:rsidRPr="00794629" w:rsidRDefault="005E7851" w:rsidP="005E7851">
            <w:pPr>
              <w:pStyle w:val="a5"/>
              <w:spacing w:line="271" w:lineRule="auto"/>
              <w:ind w:right="165"/>
              <w:rPr>
                <w:del w:id="1857" w:author="秦蓓嘉" w:date="2026-04-12T19:27:00Z"/>
              </w:rPr>
            </w:pPr>
            <w:del w:id="1858" w:author="秦蓓嘉" w:date="2026-04-12T19:27:00Z">
              <w:r w:rsidRPr="00794629">
                <w:delText>√</w:delText>
              </w:r>
            </w:del>
          </w:p>
        </w:tc>
        <w:tc>
          <w:tcPr>
            <w:tcW w:w="947" w:type="dxa"/>
          </w:tcPr>
          <w:p w14:paraId="356AB0C1" w14:textId="77777777" w:rsidR="005E7851" w:rsidRPr="00794629" w:rsidRDefault="005E7851" w:rsidP="005E7851">
            <w:pPr>
              <w:pStyle w:val="a5"/>
              <w:spacing w:line="271" w:lineRule="auto"/>
              <w:ind w:right="165"/>
              <w:rPr>
                <w:del w:id="1859" w:author="秦蓓嘉" w:date="2026-04-12T19:27:00Z"/>
              </w:rPr>
            </w:pPr>
            <w:del w:id="1860" w:author="秦蓓嘉" w:date="2026-04-12T19:27:00Z">
              <w:r w:rsidRPr="00794629">
                <w:delText>√</w:delText>
              </w:r>
            </w:del>
          </w:p>
        </w:tc>
        <w:tc>
          <w:tcPr>
            <w:tcW w:w="947" w:type="dxa"/>
          </w:tcPr>
          <w:p w14:paraId="590BBC9F" w14:textId="77777777" w:rsidR="005E7851" w:rsidRPr="00794629" w:rsidRDefault="005E7851" w:rsidP="005E7851">
            <w:pPr>
              <w:pStyle w:val="a5"/>
              <w:spacing w:line="271" w:lineRule="auto"/>
              <w:ind w:right="165"/>
              <w:rPr>
                <w:del w:id="1861" w:author="秦蓓嘉" w:date="2026-04-12T19:27:00Z"/>
              </w:rPr>
            </w:pPr>
            <w:del w:id="1862" w:author="秦蓓嘉" w:date="2026-04-12T19:27:00Z">
              <w:r w:rsidRPr="00794629">
                <w:delText>√</w:delText>
              </w:r>
            </w:del>
          </w:p>
        </w:tc>
        <w:tc>
          <w:tcPr>
            <w:tcW w:w="751" w:type="dxa"/>
          </w:tcPr>
          <w:p w14:paraId="324FF7CE" w14:textId="77777777" w:rsidR="005E7851" w:rsidRPr="00794629" w:rsidRDefault="005E7851" w:rsidP="005E7851">
            <w:pPr>
              <w:pStyle w:val="a5"/>
              <w:spacing w:line="271" w:lineRule="auto"/>
              <w:ind w:right="165"/>
              <w:rPr>
                <w:del w:id="1863" w:author="秦蓓嘉" w:date="2026-04-12T19:27:00Z"/>
              </w:rPr>
            </w:pPr>
            <w:del w:id="1864" w:author="秦蓓嘉" w:date="2026-04-12T19:27:00Z">
              <w:r w:rsidRPr="00794629">
                <w:delText>√</w:delText>
              </w:r>
            </w:del>
          </w:p>
        </w:tc>
        <w:tc>
          <w:tcPr>
            <w:tcW w:w="695" w:type="dxa"/>
          </w:tcPr>
          <w:p w14:paraId="40E25DB9" w14:textId="77777777" w:rsidR="005E7851" w:rsidRPr="00794629" w:rsidRDefault="005E7851" w:rsidP="005E7851">
            <w:pPr>
              <w:pStyle w:val="a5"/>
              <w:spacing w:line="271" w:lineRule="auto"/>
              <w:ind w:right="165"/>
              <w:rPr>
                <w:del w:id="1865" w:author="秦蓓嘉" w:date="2026-04-12T19:27:00Z"/>
              </w:rPr>
            </w:pPr>
            <w:del w:id="1866" w:author="秦蓓嘉" w:date="2026-04-12T19:27:00Z">
              <w:r w:rsidRPr="00794629">
                <w:delText>√</w:delText>
              </w:r>
            </w:del>
          </w:p>
        </w:tc>
        <w:tc>
          <w:tcPr>
            <w:tcW w:w="763" w:type="dxa"/>
          </w:tcPr>
          <w:p w14:paraId="47324B69" w14:textId="77777777" w:rsidR="005E7851" w:rsidRPr="00794629" w:rsidRDefault="005E7851" w:rsidP="005E7851">
            <w:pPr>
              <w:pStyle w:val="a5"/>
              <w:spacing w:line="271" w:lineRule="auto"/>
              <w:ind w:right="165"/>
              <w:rPr>
                <w:del w:id="1867" w:author="秦蓓嘉" w:date="2026-04-12T19:27:00Z"/>
              </w:rPr>
            </w:pPr>
            <w:del w:id="1868" w:author="秦蓓嘉" w:date="2026-04-12T19:27:00Z">
              <w:r w:rsidRPr="00794629">
                <w:delText>√</w:delText>
              </w:r>
            </w:del>
          </w:p>
        </w:tc>
        <w:tc>
          <w:tcPr>
            <w:tcW w:w="763" w:type="dxa"/>
          </w:tcPr>
          <w:p w14:paraId="6F83E6BD" w14:textId="77777777" w:rsidR="005E7851" w:rsidRPr="00794629" w:rsidRDefault="005E7851" w:rsidP="005E7851">
            <w:pPr>
              <w:pStyle w:val="a5"/>
              <w:spacing w:line="271" w:lineRule="auto"/>
              <w:ind w:right="165"/>
              <w:rPr>
                <w:del w:id="1869" w:author="秦蓓嘉" w:date="2026-04-12T19:27:00Z"/>
              </w:rPr>
            </w:pPr>
            <w:del w:id="1870" w:author="秦蓓嘉" w:date="2026-04-12T19:27:00Z">
              <w:r w:rsidRPr="00794629">
                <w:delText>√</w:delText>
              </w:r>
            </w:del>
          </w:p>
        </w:tc>
      </w:tr>
      <w:tr w:rsidR="005E7851" w:rsidRPr="00794629" w14:paraId="404FA498" w14:textId="77777777" w:rsidTr="00A33103">
        <w:trPr>
          <w:del w:id="1871" w:author="秦蓓嘉" w:date="2026-04-12T19:27:00Z"/>
        </w:trPr>
        <w:tc>
          <w:tcPr>
            <w:tcW w:w="1182" w:type="dxa"/>
          </w:tcPr>
          <w:p w14:paraId="23C8DAE6" w14:textId="77777777" w:rsidR="005E7851" w:rsidRPr="00794629" w:rsidRDefault="005E7851" w:rsidP="005E7851">
            <w:pPr>
              <w:pStyle w:val="a5"/>
              <w:spacing w:line="271" w:lineRule="auto"/>
              <w:ind w:right="165"/>
              <w:rPr>
                <w:del w:id="1872" w:author="秦蓓嘉" w:date="2026-04-12T19:27:00Z"/>
              </w:rPr>
            </w:pPr>
            <w:del w:id="1873" w:author="秦蓓嘉" w:date="2026-04-12T19:27:00Z">
              <w:r w:rsidRPr="00794629">
                <w:delText>Fidelity</w:delText>
              </w:r>
            </w:del>
          </w:p>
        </w:tc>
        <w:tc>
          <w:tcPr>
            <w:tcW w:w="752" w:type="dxa"/>
          </w:tcPr>
          <w:p w14:paraId="6B826472" w14:textId="77777777" w:rsidR="005E7851" w:rsidRPr="00794629" w:rsidRDefault="005E7851" w:rsidP="005E7851">
            <w:pPr>
              <w:pStyle w:val="a5"/>
              <w:spacing w:line="271" w:lineRule="auto"/>
              <w:ind w:right="165"/>
              <w:rPr>
                <w:del w:id="1874" w:author="秦蓓嘉" w:date="2026-04-12T19:27:00Z"/>
              </w:rPr>
            </w:pPr>
            <w:del w:id="1875" w:author="秦蓓嘉" w:date="2026-04-12T19:27:00Z">
              <w:r w:rsidRPr="00794629">
                <w:delText>×</w:delText>
              </w:r>
            </w:del>
          </w:p>
        </w:tc>
        <w:tc>
          <w:tcPr>
            <w:tcW w:w="670" w:type="dxa"/>
          </w:tcPr>
          <w:p w14:paraId="045460C7" w14:textId="77777777" w:rsidR="005E7851" w:rsidRPr="00794629" w:rsidRDefault="005E7851" w:rsidP="005E7851">
            <w:pPr>
              <w:pStyle w:val="a5"/>
              <w:spacing w:line="271" w:lineRule="auto"/>
              <w:ind w:right="165"/>
              <w:rPr>
                <w:del w:id="1876" w:author="秦蓓嘉" w:date="2026-04-12T19:27:00Z"/>
              </w:rPr>
            </w:pPr>
            <w:del w:id="1877" w:author="秦蓓嘉" w:date="2026-04-12T19:27:00Z">
              <w:r w:rsidRPr="00794629">
                <w:delText>×</w:delText>
              </w:r>
            </w:del>
          </w:p>
        </w:tc>
        <w:tc>
          <w:tcPr>
            <w:tcW w:w="947" w:type="dxa"/>
          </w:tcPr>
          <w:p w14:paraId="34117368" w14:textId="77777777" w:rsidR="005E7851" w:rsidRPr="00794629" w:rsidRDefault="005E7851" w:rsidP="005E7851">
            <w:pPr>
              <w:pStyle w:val="a5"/>
              <w:spacing w:line="271" w:lineRule="auto"/>
              <w:ind w:right="165"/>
              <w:rPr>
                <w:del w:id="1878" w:author="秦蓓嘉" w:date="2026-04-12T19:27:00Z"/>
              </w:rPr>
            </w:pPr>
            <w:del w:id="1879" w:author="秦蓓嘉" w:date="2026-04-12T19:27:00Z">
              <w:r w:rsidRPr="00794629">
                <w:delText>×</w:delText>
              </w:r>
            </w:del>
          </w:p>
        </w:tc>
        <w:tc>
          <w:tcPr>
            <w:tcW w:w="947" w:type="dxa"/>
          </w:tcPr>
          <w:p w14:paraId="1C8530B4" w14:textId="77777777" w:rsidR="005E7851" w:rsidRPr="00794629" w:rsidRDefault="005E7851" w:rsidP="005E7851">
            <w:pPr>
              <w:pStyle w:val="a5"/>
              <w:spacing w:line="271" w:lineRule="auto"/>
              <w:ind w:right="165"/>
              <w:rPr>
                <w:del w:id="1880" w:author="秦蓓嘉" w:date="2026-04-12T19:27:00Z"/>
              </w:rPr>
            </w:pPr>
            <w:del w:id="1881" w:author="秦蓓嘉" w:date="2026-04-12T19:27:00Z">
              <w:r w:rsidRPr="00794629">
                <w:delText>×</w:delText>
              </w:r>
            </w:del>
          </w:p>
        </w:tc>
        <w:tc>
          <w:tcPr>
            <w:tcW w:w="751" w:type="dxa"/>
          </w:tcPr>
          <w:p w14:paraId="3CAA2DA7" w14:textId="77777777" w:rsidR="005E7851" w:rsidRPr="00794629" w:rsidRDefault="005E7851" w:rsidP="005E7851">
            <w:pPr>
              <w:pStyle w:val="a5"/>
              <w:spacing w:line="271" w:lineRule="auto"/>
              <w:ind w:right="165"/>
              <w:rPr>
                <w:del w:id="1882" w:author="秦蓓嘉" w:date="2026-04-12T19:27:00Z"/>
              </w:rPr>
            </w:pPr>
            <w:del w:id="1883" w:author="秦蓓嘉" w:date="2026-04-12T19:27:00Z">
              <w:r w:rsidRPr="00794629">
                <w:delText>×</w:delText>
              </w:r>
            </w:del>
          </w:p>
        </w:tc>
        <w:tc>
          <w:tcPr>
            <w:tcW w:w="695" w:type="dxa"/>
          </w:tcPr>
          <w:p w14:paraId="67A62559" w14:textId="77777777" w:rsidR="005E7851" w:rsidRPr="00794629" w:rsidRDefault="005E7851" w:rsidP="005E7851">
            <w:pPr>
              <w:pStyle w:val="a5"/>
              <w:spacing w:line="271" w:lineRule="auto"/>
              <w:ind w:right="165"/>
              <w:rPr>
                <w:del w:id="1884" w:author="秦蓓嘉" w:date="2026-04-12T19:27:00Z"/>
              </w:rPr>
            </w:pPr>
            <w:del w:id="1885" w:author="秦蓓嘉" w:date="2026-04-12T19:27:00Z">
              <w:r w:rsidRPr="00794629">
                <w:delText>×</w:delText>
              </w:r>
            </w:del>
          </w:p>
        </w:tc>
        <w:tc>
          <w:tcPr>
            <w:tcW w:w="763" w:type="dxa"/>
          </w:tcPr>
          <w:p w14:paraId="6BF3C4AF" w14:textId="77777777" w:rsidR="005E7851" w:rsidRPr="00794629" w:rsidRDefault="005E7851" w:rsidP="005E7851">
            <w:pPr>
              <w:pStyle w:val="a5"/>
              <w:spacing w:line="271" w:lineRule="auto"/>
              <w:ind w:right="165"/>
              <w:rPr>
                <w:del w:id="1886" w:author="秦蓓嘉" w:date="2026-04-12T19:27:00Z"/>
              </w:rPr>
            </w:pPr>
            <w:del w:id="1887" w:author="秦蓓嘉" w:date="2026-04-12T19:27:00Z">
              <w:r w:rsidRPr="00794629">
                <w:delText>×</w:delText>
              </w:r>
            </w:del>
          </w:p>
        </w:tc>
        <w:tc>
          <w:tcPr>
            <w:tcW w:w="763" w:type="dxa"/>
          </w:tcPr>
          <w:p w14:paraId="01CD695C" w14:textId="77777777" w:rsidR="005E7851" w:rsidRPr="00794629" w:rsidRDefault="005E7851" w:rsidP="005E7851">
            <w:pPr>
              <w:pStyle w:val="a5"/>
              <w:spacing w:line="271" w:lineRule="auto"/>
              <w:ind w:right="165"/>
              <w:rPr>
                <w:del w:id="1888" w:author="秦蓓嘉" w:date="2026-04-12T19:27:00Z"/>
              </w:rPr>
            </w:pPr>
            <w:del w:id="1889" w:author="秦蓓嘉" w:date="2026-04-12T19:27:00Z">
              <w:r w:rsidRPr="00794629">
                <w:delText>×</w:delText>
              </w:r>
            </w:del>
          </w:p>
        </w:tc>
      </w:tr>
      <w:tr w:rsidR="005E7851" w:rsidRPr="00794629" w14:paraId="54416791" w14:textId="77777777" w:rsidTr="00A33103">
        <w:trPr>
          <w:del w:id="1890" w:author="秦蓓嘉" w:date="2026-04-12T19:27:00Z"/>
        </w:trPr>
        <w:tc>
          <w:tcPr>
            <w:tcW w:w="1182" w:type="dxa"/>
          </w:tcPr>
          <w:p w14:paraId="4A6A4193" w14:textId="77777777" w:rsidR="005E7851" w:rsidRPr="00794629" w:rsidRDefault="005E7851" w:rsidP="005E7851">
            <w:pPr>
              <w:pStyle w:val="a5"/>
              <w:spacing w:line="271" w:lineRule="auto"/>
              <w:ind w:right="165"/>
              <w:rPr>
                <w:del w:id="1891" w:author="秦蓓嘉" w:date="2026-04-12T19:27:00Z"/>
              </w:rPr>
            </w:pPr>
            <w:del w:id="1892" w:author="秦蓓嘉" w:date="2026-04-12T19:27:00Z">
              <w:r w:rsidRPr="00794629">
                <w:delText>Harmony</w:delText>
              </w:r>
            </w:del>
          </w:p>
        </w:tc>
        <w:tc>
          <w:tcPr>
            <w:tcW w:w="752" w:type="dxa"/>
          </w:tcPr>
          <w:p w14:paraId="69627386" w14:textId="77777777" w:rsidR="005E7851" w:rsidRPr="00794629" w:rsidRDefault="005E7851" w:rsidP="005E7851">
            <w:pPr>
              <w:pStyle w:val="a5"/>
              <w:spacing w:line="271" w:lineRule="auto"/>
              <w:ind w:right="165"/>
              <w:rPr>
                <w:del w:id="1893" w:author="秦蓓嘉" w:date="2026-04-12T19:27:00Z"/>
              </w:rPr>
            </w:pPr>
            <w:del w:id="1894" w:author="秦蓓嘉" w:date="2026-04-12T19:27:00Z">
              <w:r w:rsidRPr="00794629">
                <w:delText>√</w:delText>
              </w:r>
            </w:del>
          </w:p>
        </w:tc>
        <w:tc>
          <w:tcPr>
            <w:tcW w:w="670" w:type="dxa"/>
          </w:tcPr>
          <w:p w14:paraId="00F6D4B1" w14:textId="77777777" w:rsidR="005E7851" w:rsidRPr="00794629" w:rsidRDefault="005E7851" w:rsidP="005E7851">
            <w:pPr>
              <w:pStyle w:val="a5"/>
              <w:spacing w:line="271" w:lineRule="auto"/>
              <w:ind w:right="165"/>
              <w:rPr>
                <w:del w:id="1895" w:author="秦蓓嘉" w:date="2026-04-12T19:27:00Z"/>
              </w:rPr>
            </w:pPr>
            <w:del w:id="1896" w:author="秦蓓嘉" w:date="2026-04-12T19:27:00Z">
              <w:r w:rsidRPr="00794629">
                <w:delText>√</w:delText>
              </w:r>
            </w:del>
          </w:p>
        </w:tc>
        <w:tc>
          <w:tcPr>
            <w:tcW w:w="947" w:type="dxa"/>
          </w:tcPr>
          <w:p w14:paraId="184A4B31" w14:textId="77777777" w:rsidR="005E7851" w:rsidRPr="00794629" w:rsidRDefault="005E7851" w:rsidP="005E7851">
            <w:pPr>
              <w:pStyle w:val="a5"/>
              <w:spacing w:line="271" w:lineRule="auto"/>
              <w:ind w:right="165"/>
              <w:rPr>
                <w:del w:id="1897" w:author="秦蓓嘉" w:date="2026-04-12T19:27:00Z"/>
              </w:rPr>
            </w:pPr>
            <w:del w:id="1898" w:author="秦蓓嘉" w:date="2026-04-12T19:27:00Z">
              <w:r w:rsidRPr="00794629">
                <w:delText>√</w:delText>
              </w:r>
            </w:del>
          </w:p>
        </w:tc>
        <w:tc>
          <w:tcPr>
            <w:tcW w:w="947" w:type="dxa"/>
          </w:tcPr>
          <w:p w14:paraId="753355D0" w14:textId="77777777" w:rsidR="005E7851" w:rsidRPr="00794629" w:rsidRDefault="005E7851" w:rsidP="005E7851">
            <w:pPr>
              <w:pStyle w:val="a5"/>
              <w:spacing w:line="271" w:lineRule="auto"/>
              <w:ind w:right="165"/>
              <w:rPr>
                <w:del w:id="1899" w:author="秦蓓嘉" w:date="2026-04-12T19:27:00Z"/>
              </w:rPr>
            </w:pPr>
            <w:del w:id="1900" w:author="秦蓓嘉" w:date="2026-04-12T19:27:00Z">
              <w:r w:rsidRPr="00794629">
                <w:delText>√</w:delText>
              </w:r>
            </w:del>
          </w:p>
        </w:tc>
        <w:tc>
          <w:tcPr>
            <w:tcW w:w="751" w:type="dxa"/>
          </w:tcPr>
          <w:p w14:paraId="4D700F0D" w14:textId="77777777" w:rsidR="005E7851" w:rsidRPr="00794629" w:rsidRDefault="005E7851" w:rsidP="005E7851">
            <w:pPr>
              <w:pStyle w:val="a5"/>
              <w:spacing w:line="271" w:lineRule="auto"/>
              <w:ind w:right="165"/>
              <w:rPr>
                <w:del w:id="1901" w:author="秦蓓嘉" w:date="2026-04-12T19:27:00Z"/>
              </w:rPr>
            </w:pPr>
            <w:del w:id="1902" w:author="秦蓓嘉" w:date="2026-04-12T19:27:00Z">
              <w:r w:rsidRPr="00794629">
                <w:delText>√</w:delText>
              </w:r>
            </w:del>
          </w:p>
        </w:tc>
        <w:tc>
          <w:tcPr>
            <w:tcW w:w="695" w:type="dxa"/>
          </w:tcPr>
          <w:p w14:paraId="5EFE38F7" w14:textId="77777777" w:rsidR="005E7851" w:rsidRPr="00794629" w:rsidRDefault="005E7851" w:rsidP="005E7851">
            <w:pPr>
              <w:pStyle w:val="a5"/>
              <w:spacing w:line="271" w:lineRule="auto"/>
              <w:ind w:right="165"/>
              <w:rPr>
                <w:del w:id="1903" w:author="秦蓓嘉" w:date="2026-04-12T19:27:00Z"/>
              </w:rPr>
            </w:pPr>
            <w:del w:id="1904" w:author="秦蓓嘉" w:date="2026-04-12T19:27:00Z">
              <w:r w:rsidRPr="00794629">
                <w:delText>√</w:delText>
              </w:r>
            </w:del>
          </w:p>
        </w:tc>
        <w:tc>
          <w:tcPr>
            <w:tcW w:w="763" w:type="dxa"/>
          </w:tcPr>
          <w:p w14:paraId="59DC545D" w14:textId="77777777" w:rsidR="005E7851" w:rsidRPr="00794629" w:rsidRDefault="005E7851" w:rsidP="005E7851">
            <w:pPr>
              <w:pStyle w:val="a5"/>
              <w:spacing w:line="271" w:lineRule="auto"/>
              <w:ind w:right="165"/>
              <w:rPr>
                <w:del w:id="1905" w:author="秦蓓嘉" w:date="2026-04-12T19:27:00Z"/>
              </w:rPr>
            </w:pPr>
            <w:del w:id="1906" w:author="秦蓓嘉" w:date="2026-04-12T19:27:00Z">
              <w:r w:rsidRPr="00794629">
                <w:delText>√</w:delText>
              </w:r>
            </w:del>
          </w:p>
        </w:tc>
        <w:tc>
          <w:tcPr>
            <w:tcW w:w="763" w:type="dxa"/>
          </w:tcPr>
          <w:p w14:paraId="749D5E8E" w14:textId="77777777" w:rsidR="005E7851" w:rsidRPr="00794629" w:rsidRDefault="005E7851" w:rsidP="005E7851">
            <w:pPr>
              <w:pStyle w:val="a5"/>
              <w:spacing w:line="271" w:lineRule="auto"/>
              <w:ind w:right="165"/>
              <w:rPr>
                <w:del w:id="1907" w:author="秦蓓嘉" w:date="2026-04-12T19:27:00Z"/>
              </w:rPr>
            </w:pPr>
            <w:del w:id="1908" w:author="秦蓓嘉" w:date="2026-04-12T19:27:00Z">
              <w:r w:rsidRPr="00794629">
                <w:delText>√</w:delText>
              </w:r>
            </w:del>
          </w:p>
        </w:tc>
      </w:tr>
      <w:tr w:rsidR="005E7851" w:rsidRPr="00794629" w14:paraId="0DE614EA" w14:textId="77777777" w:rsidTr="00A33103">
        <w:trPr>
          <w:del w:id="1909" w:author="秦蓓嘉" w:date="2026-04-12T19:27:00Z"/>
        </w:trPr>
        <w:tc>
          <w:tcPr>
            <w:tcW w:w="1182" w:type="dxa"/>
          </w:tcPr>
          <w:p w14:paraId="6C2F1AC9" w14:textId="77777777" w:rsidR="005E7851" w:rsidRPr="00794629" w:rsidRDefault="005E7851" w:rsidP="005E7851">
            <w:pPr>
              <w:pStyle w:val="a5"/>
              <w:spacing w:line="271" w:lineRule="auto"/>
              <w:ind w:right="165"/>
              <w:rPr>
                <w:del w:id="1910" w:author="秦蓓嘉" w:date="2026-04-12T19:27:00Z"/>
              </w:rPr>
            </w:pPr>
            <w:del w:id="1911" w:author="秦蓓嘉" w:date="2026-04-12T19:27:00Z">
              <w:r w:rsidRPr="00794629">
                <w:delText>Fair</w:delText>
              </w:r>
            </w:del>
          </w:p>
        </w:tc>
        <w:tc>
          <w:tcPr>
            <w:tcW w:w="752" w:type="dxa"/>
          </w:tcPr>
          <w:p w14:paraId="66238D8C" w14:textId="77777777" w:rsidR="005E7851" w:rsidRPr="00794629" w:rsidRDefault="005E7851" w:rsidP="005E7851">
            <w:pPr>
              <w:pStyle w:val="a5"/>
              <w:spacing w:line="271" w:lineRule="auto"/>
              <w:ind w:right="165"/>
              <w:rPr>
                <w:del w:id="1912" w:author="秦蓓嘉" w:date="2026-04-12T19:27:00Z"/>
              </w:rPr>
            </w:pPr>
            <w:del w:id="1913" w:author="秦蓓嘉" w:date="2026-04-12T19:27:00Z">
              <w:r w:rsidRPr="00794629">
                <w:delText>√</w:delText>
              </w:r>
            </w:del>
          </w:p>
        </w:tc>
        <w:tc>
          <w:tcPr>
            <w:tcW w:w="670" w:type="dxa"/>
          </w:tcPr>
          <w:p w14:paraId="7CFA2FDD" w14:textId="77777777" w:rsidR="005E7851" w:rsidRPr="00794629" w:rsidRDefault="005E7851" w:rsidP="005E7851">
            <w:pPr>
              <w:pStyle w:val="a5"/>
              <w:spacing w:line="271" w:lineRule="auto"/>
              <w:ind w:right="165"/>
              <w:rPr>
                <w:del w:id="1914" w:author="秦蓓嘉" w:date="2026-04-12T19:27:00Z"/>
              </w:rPr>
            </w:pPr>
            <w:del w:id="1915" w:author="秦蓓嘉" w:date="2026-04-12T19:27:00Z">
              <w:r w:rsidRPr="00794629">
                <w:delText>√</w:delText>
              </w:r>
            </w:del>
          </w:p>
        </w:tc>
        <w:tc>
          <w:tcPr>
            <w:tcW w:w="947" w:type="dxa"/>
          </w:tcPr>
          <w:p w14:paraId="250B22BB" w14:textId="77777777" w:rsidR="005E7851" w:rsidRPr="00794629" w:rsidRDefault="005E7851" w:rsidP="005E7851">
            <w:pPr>
              <w:pStyle w:val="a5"/>
              <w:spacing w:line="271" w:lineRule="auto"/>
              <w:ind w:right="165"/>
              <w:rPr>
                <w:del w:id="1916" w:author="秦蓓嘉" w:date="2026-04-12T19:27:00Z"/>
              </w:rPr>
            </w:pPr>
            <w:del w:id="1917" w:author="秦蓓嘉" w:date="2026-04-12T19:27:00Z">
              <w:r w:rsidRPr="00794629">
                <w:delText>√</w:delText>
              </w:r>
            </w:del>
          </w:p>
        </w:tc>
        <w:tc>
          <w:tcPr>
            <w:tcW w:w="947" w:type="dxa"/>
          </w:tcPr>
          <w:p w14:paraId="374013B6" w14:textId="77777777" w:rsidR="005E7851" w:rsidRPr="00794629" w:rsidRDefault="005E7851" w:rsidP="005E7851">
            <w:pPr>
              <w:pStyle w:val="a5"/>
              <w:spacing w:line="271" w:lineRule="auto"/>
              <w:ind w:right="165"/>
              <w:rPr>
                <w:del w:id="1918" w:author="秦蓓嘉" w:date="2026-04-12T19:27:00Z"/>
              </w:rPr>
            </w:pPr>
            <w:del w:id="1919" w:author="秦蓓嘉" w:date="2026-04-12T19:27:00Z">
              <w:r w:rsidRPr="00794629">
                <w:delText>√</w:delText>
              </w:r>
            </w:del>
          </w:p>
        </w:tc>
        <w:tc>
          <w:tcPr>
            <w:tcW w:w="751" w:type="dxa"/>
          </w:tcPr>
          <w:p w14:paraId="3040F44D" w14:textId="77777777" w:rsidR="005E7851" w:rsidRPr="00794629" w:rsidRDefault="005E7851" w:rsidP="005E7851">
            <w:pPr>
              <w:pStyle w:val="a5"/>
              <w:spacing w:line="271" w:lineRule="auto"/>
              <w:ind w:right="165"/>
              <w:rPr>
                <w:del w:id="1920" w:author="秦蓓嘉" w:date="2026-04-12T19:27:00Z"/>
              </w:rPr>
            </w:pPr>
            <w:del w:id="1921" w:author="秦蓓嘉" w:date="2026-04-12T19:27:00Z">
              <w:r w:rsidRPr="00794629">
                <w:rPr>
                  <w:rFonts w:hint="eastAsia"/>
                </w:rPr>
                <w:delText>×</w:delText>
              </w:r>
            </w:del>
          </w:p>
        </w:tc>
        <w:tc>
          <w:tcPr>
            <w:tcW w:w="695" w:type="dxa"/>
          </w:tcPr>
          <w:p w14:paraId="46E8F6E1" w14:textId="77777777" w:rsidR="005E7851" w:rsidRPr="00794629" w:rsidRDefault="005E7851" w:rsidP="005E7851">
            <w:pPr>
              <w:pStyle w:val="a5"/>
              <w:spacing w:line="271" w:lineRule="auto"/>
              <w:ind w:right="165"/>
              <w:rPr>
                <w:del w:id="1922" w:author="秦蓓嘉" w:date="2026-04-12T19:27:00Z"/>
              </w:rPr>
            </w:pPr>
            <w:del w:id="1923" w:author="秦蓓嘉" w:date="2026-04-12T19:27:00Z">
              <w:r w:rsidRPr="00794629">
                <w:rPr>
                  <w:rFonts w:hint="eastAsia"/>
                </w:rPr>
                <w:delText>×</w:delText>
              </w:r>
            </w:del>
          </w:p>
        </w:tc>
        <w:tc>
          <w:tcPr>
            <w:tcW w:w="763" w:type="dxa"/>
          </w:tcPr>
          <w:p w14:paraId="7253E576" w14:textId="77777777" w:rsidR="005E7851" w:rsidRPr="00794629" w:rsidRDefault="005E7851" w:rsidP="005E7851">
            <w:pPr>
              <w:pStyle w:val="a5"/>
              <w:spacing w:line="271" w:lineRule="auto"/>
              <w:ind w:right="165"/>
              <w:rPr>
                <w:del w:id="1924" w:author="秦蓓嘉" w:date="2026-04-12T19:27:00Z"/>
              </w:rPr>
            </w:pPr>
            <w:del w:id="1925" w:author="秦蓓嘉" w:date="2026-04-12T19:27:00Z">
              <w:r w:rsidRPr="00794629">
                <w:rPr>
                  <w:rFonts w:hint="eastAsia"/>
                </w:rPr>
                <w:delText>×</w:delText>
              </w:r>
            </w:del>
          </w:p>
        </w:tc>
        <w:tc>
          <w:tcPr>
            <w:tcW w:w="763" w:type="dxa"/>
          </w:tcPr>
          <w:p w14:paraId="1796C3E6" w14:textId="77777777" w:rsidR="005E7851" w:rsidRPr="00794629" w:rsidRDefault="005E7851" w:rsidP="005E7851">
            <w:pPr>
              <w:pStyle w:val="a5"/>
              <w:spacing w:line="271" w:lineRule="auto"/>
              <w:ind w:right="165"/>
              <w:rPr>
                <w:del w:id="1926" w:author="秦蓓嘉" w:date="2026-04-12T19:27:00Z"/>
              </w:rPr>
            </w:pPr>
            <w:del w:id="1927" w:author="秦蓓嘉" w:date="2026-04-12T19:27:00Z">
              <w:r w:rsidRPr="00794629">
                <w:rPr>
                  <w:rFonts w:hint="eastAsia"/>
                </w:rPr>
                <w:delText>×</w:delText>
              </w:r>
            </w:del>
          </w:p>
        </w:tc>
      </w:tr>
      <w:tr w:rsidR="00A33103" w:rsidRPr="00794629" w14:paraId="673355AA" w14:textId="77777777" w:rsidTr="00A33103">
        <w:trPr>
          <w:del w:id="1928" w:author="秦蓓嘉" w:date="2026-04-12T19:27:00Z"/>
        </w:trPr>
        <w:tc>
          <w:tcPr>
            <w:tcW w:w="1182" w:type="dxa"/>
          </w:tcPr>
          <w:p w14:paraId="4EBD1DFD" w14:textId="77777777" w:rsidR="00A33103" w:rsidRPr="00794629" w:rsidRDefault="00A33103" w:rsidP="00A33103">
            <w:pPr>
              <w:pStyle w:val="a5"/>
              <w:spacing w:line="271" w:lineRule="auto"/>
              <w:ind w:right="165"/>
              <w:rPr>
                <w:del w:id="1929" w:author="秦蓓嘉" w:date="2026-04-12T19:27:00Z"/>
              </w:rPr>
            </w:pPr>
            <w:del w:id="1930" w:author="秦蓓嘉" w:date="2026-04-12T19:27:00Z">
              <w:r w:rsidRPr="00794629">
                <w:delText>Ruddy</w:delText>
              </w:r>
            </w:del>
          </w:p>
        </w:tc>
        <w:tc>
          <w:tcPr>
            <w:tcW w:w="752" w:type="dxa"/>
          </w:tcPr>
          <w:p w14:paraId="4834499A" w14:textId="77777777" w:rsidR="00A33103" w:rsidRPr="00794629" w:rsidRDefault="00A33103" w:rsidP="00A33103">
            <w:pPr>
              <w:pStyle w:val="a5"/>
              <w:spacing w:line="271" w:lineRule="auto"/>
              <w:ind w:right="165"/>
              <w:rPr>
                <w:del w:id="1931" w:author="秦蓓嘉" w:date="2026-04-12T19:27:00Z"/>
              </w:rPr>
            </w:pPr>
            <w:del w:id="1932" w:author="秦蓓嘉" w:date="2026-04-12T19:27:00Z">
              <w:r w:rsidRPr="00794629">
                <w:delText>√</w:delText>
              </w:r>
            </w:del>
          </w:p>
        </w:tc>
        <w:tc>
          <w:tcPr>
            <w:tcW w:w="670" w:type="dxa"/>
          </w:tcPr>
          <w:p w14:paraId="18F878DB" w14:textId="77777777" w:rsidR="00A33103" w:rsidRPr="00794629" w:rsidRDefault="00A33103" w:rsidP="00A33103">
            <w:pPr>
              <w:pStyle w:val="a5"/>
              <w:spacing w:line="271" w:lineRule="auto"/>
              <w:ind w:right="165"/>
              <w:rPr>
                <w:del w:id="1933" w:author="秦蓓嘉" w:date="2026-04-12T19:27:00Z"/>
              </w:rPr>
            </w:pPr>
            <w:del w:id="1934" w:author="秦蓓嘉" w:date="2026-04-12T19:27:00Z">
              <w:r w:rsidRPr="00794629">
                <w:delText>√</w:delText>
              </w:r>
            </w:del>
          </w:p>
        </w:tc>
        <w:tc>
          <w:tcPr>
            <w:tcW w:w="947" w:type="dxa"/>
          </w:tcPr>
          <w:p w14:paraId="0F413038" w14:textId="77777777" w:rsidR="00A33103" w:rsidRPr="00794629" w:rsidRDefault="00A33103" w:rsidP="00A33103">
            <w:pPr>
              <w:pStyle w:val="a5"/>
              <w:spacing w:line="271" w:lineRule="auto"/>
              <w:ind w:right="165"/>
              <w:rPr>
                <w:del w:id="1935" w:author="秦蓓嘉" w:date="2026-04-12T19:27:00Z"/>
              </w:rPr>
            </w:pPr>
            <w:del w:id="1936" w:author="秦蓓嘉" w:date="2026-04-12T19:27:00Z">
              <w:r w:rsidRPr="00794629">
                <w:delText>√</w:delText>
              </w:r>
            </w:del>
          </w:p>
        </w:tc>
        <w:tc>
          <w:tcPr>
            <w:tcW w:w="947" w:type="dxa"/>
          </w:tcPr>
          <w:p w14:paraId="52E392D5" w14:textId="77777777" w:rsidR="00A33103" w:rsidRPr="00794629" w:rsidRDefault="00A33103" w:rsidP="00A33103">
            <w:pPr>
              <w:pStyle w:val="a5"/>
              <w:spacing w:line="271" w:lineRule="auto"/>
              <w:ind w:right="165"/>
              <w:rPr>
                <w:del w:id="1937" w:author="秦蓓嘉" w:date="2026-04-12T19:27:00Z"/>
              </w:rPr>
            </w:pPr>
            <w:del w:id="1938" w:author="秦蓓嘉" w:date="2026-04-12T19:27:00Z">
              <w:r w:rsidRPr="00794629">
                <w:delText>√</w:delText>
              </w:r>
            </w:del>
          </w:p>
        </w:tc>
        <w:tc>
          <w:tcPr>
            <w:tcW w:w="751" w:type="dxa"/>
          </w:tcPr>
          <w:p w14:paraId="7F84E1F2" w14:textId="77777777" w:rsidR="00A33103" w:rsidRPr="00794629" w:rsidRDefault="00A33103" w:rsidP="00A33103">
            <w:pPr>
              <w:pStyle w:val="a5"/>
              <w:spacing w:line="271" w:lineRule="auto"/>
              <w:ind w:right="165"/>
              <w:rPr>
                <w:del w:id="1939" w:author="秦蓓嘉" w:date="2026-04-12T19:27:00Z"/>
              </w:rPr>
            </w:pPr>
            <w:del w:id="1940" w:author="秦蓓嘉" w:date="2026-04-12T19:27:00Z">
              <w:r w:rsidRPr="00794629">
                <w:rPr>
                  <w:rFonts w:hint="eastAsia"/>
                </w:rPr>
                <w:delText>×</w:delText>
              </w:r>
            </w:del>
          </w:p>
        </w:tc>
        <w:tc>
          <w:tcPr>
            <w:tcW w:w="695" w:type="dxa"/>
          </w:tcPr>
          <w:p w14:paraId="27DD08B0" w14:textId="77777777" w:rsidR="00A33103" w:rsidRPr="00794629" w:rsidRDefault="00A33103" w:rsidP="00A33103">
            <w:pPr>
              <w:pStyle w:val="a5"/>
              <w:spacing w:line="271" w:lineRule="auto"/>
              <w:ind w:right="165"/>
              <w:rPr>
                <w:del w:id="1941" w:author="秦蓓嘉" w:date="2026-04-12T19:27:00Z"/>
              </w:rPr>
            </w:pPr>
            <w:del w:id="1942" w:author="秦蓓嘉" w:date="2026-04-12T19:27:00Z">
              <w:r w:rsidRPr="00794629">
                <w:rPr>
                  <w:rFonts w:hint="eastAsia"/>
                </w:rPr>
                <w:delText>×</w:delText>
              </w:r>
            </w:del>
          </w:p>
        </w:tc>
        <w:tc>
          <w:tcPr>
            <w:tcW w:w="763" w:type="dxa"/>
          </w:tcPr>
          <w:p w14:paraId="65A30082" w14:textId="77777777" w:rsidR="00A33103" w:rsidRPr="00794629" w:rsidRDefault="00A33103" w:rsidP="00A33103">
            <w:pPr>
              <w:pStyle w:val="a5"/>
              <w:spacing w:line="271" w:lineRule="auto"/>
              <w:ind w:right="165"/>
              <w:rPr>
                <w:del w:id="1943" w:author="秦蓓嘉" w:date="2026-04-12T19:27:00Z"/>
              </w:rPr>
            </w:pPr>
            <w:del w:id="1944" w:author="秦蓓嘉" w:date="2026-04-12T19:27:00Z">
              <w:r w:rsidRPr="00794629">
                <w:rPr>
                  <w:rFonts w:hint="eastAsia"/>
                </w:rPr>
                <w:delText>×</w:delText>
              </w:r>
            </w:del>
          </w:p>
        </w:tc>
        <w:tc>
          <w:tcPr>
            <w:tcW w:w="763" w:type="dxa"/>
          </w:tcPr>
          <w:p w14:paraId="39575A63" w14:textId="77777777" w:rsidR="00A33103" w:rsidRPr="00794629" w:rsidRDefault="00A33103" w:rsidP="00A33103">
            <w:pPr>
              <w:pStyle w:val="a5"/>
              <w:spacing w:line="271" w:lineRule="auto"/>
              <w:ind w:right="165"/>
              <w:rPr>
                <w:del w:id="1945" w:author="秦蓓嘉" w:date="2026-04-12T19:27:00Z"/>
              </w:rPr>
            </w:pPr>
            <w:del w:id="1946" w:author="秦蓓嘉" w:date="2026-04-12T19:27:00Z">
              <w:r w:rsidRPr="00794629">
                <w:rPr>
                  <w:rFonts w:hint="eastAsia"/>
                </w:rPr>
                <w:delText>×</w:delText>
              </w:r>
            </w:del>
          </w:p>
        </w:tc>
      </w:tr>
      <w:tr w:rsidR="00A33103" w:rsidRPr="00794629" w14:paraId="4F00DB9C" w14:textId="77777777" w:rsidTr="00A33103">
        <w:trPr>
          <w:del w:id="1947" w:author="秦蓓嘉" w:date="2026-04-12T19:27:00Z"/>
        </w:trPr>
        <w:tc>
          <w:tcPr>
            <w:tcW w:w="1182" w:type="dxa"/>
          </w:tcPr>
          <w:p w14:paraId="376A4276" w14:textId="77777777" w:rsidR="00A33103" w:rsidRPr="00794629" w:rsidRDefault="00E12A77" w:rsidP="00A33103">
            <w:pPr>
              <w:pStyle w:val="a5"/>
              <w:spacing w:line="271" w:lineRule="auto"/>
              <w:ind w:right="165"/>
              <w:rPr>
                <w:del w:id="1948" w:author="秦蓓嘉" w:date="2026-04-12T19:27:00Z"/>
              </w:rPr>
            </w:pPr>
            <w:del w:id="1949" w:author="秦蓓嘉" w:date="2026-04-12T19:27:00Z">
              <w:r w:rsidRPr="00794629">
                <w:delText>No. of scales</w:delText>
              </w:r>
            </w:del>
          </w:p>
        </w:tc>
        <w:tc>
          <w:tcPr>
            <w:tcW w:w="752" w:type="dxa"/>
          </w:tcPr>
          <w:p w14:paraId="02846B55" w14:textId="77777777" w:rsidR="00A33103" w:rsidRPr="00794629" w:rsidRDefault="00A33103" w:rsidP="00A33103">
            <w:pPr>
              <w:pStyle w:val="a5"/>
              <w:spacing w:line="271" w:lineRule="auto"/>
              <w:ind w:right="165"/>
              <w:rPr>
                <w:del w:id="1950" w:author="秦蓓嘉" w:date="2026-04-12T19:27:00Z"/>
              </w:rPr>
            </w:pPr>
            <w:del w:id="1951" w:author="秦蓓嘉" w:date="2026-04-12T19:27:00Z">
              <w:r w:rsidRPr="00794629">
                <w:delText>9</w:delText>
              </w:r>
            </w:del>
          </w:p>
        </w:tc>
        <w:tc>
          <w:tcPr>
            <w:tcW w:w="670" w:type="dxa"/>
          </w:tcPr>
          <w:p w14:paraId="2D1653C7" w14:textId="77777777" w:rsidR="00A33103" w:rsidRPr="00794629" w:rsidRDefault="00A33103" w:rsidP="00A33103">
            <w:pPr>
              <w:pStyle w:val="a5"/>
              <w:spacing w:line="271" w:lineRule="auto"/>
              <w:ind w:right="165"/>
              <w:rPr>
                <w:del w:id="1952" w:author="秦蓓嘉" w:date="2026-04-12T19:27:00Z"/>
              </w:rPr>
            </w:pPr>
            <w:del w:id="1953" w:author="秦蓓嘉" w:date="2026-04-12T19:27:00Z">
              <w:r w:rsidRPr="00794629">
                <w:delText>9</w:delText>
              </w:r>
            </w:del>
          </w:p>
        </w:tc>
        <w:tc>
          <w:tcPr>
            <w:tcW w:w="947" w:type="dxa"/>
          </w:tcPr>
          <w:p w14:paraId="4C98C01A" w14:textId="77777777" w:rsidR="00A33103" w:rsidRPr="00794629" w:rsidRDefault="00A33103" w:rsidP="00A33103">
            <w:pPr>
              <w:pStyle w:val="a5"/>
              <w:spacing w:line="271" w:lineRule="auto"/>
              <w:ind w:right="165"/>
              <w:rPr>
                <w:del w:id="1954" w:author="秦蓓嘉" w:date="2026-04-12T19:27:00Z"/>
              </w:rPr>
            </w:pPr>
            <w:del w:id="1955" w:author="秦蓓嘉" w:date="2026-04-12T19:27:00Z">
              <w:r w:rsidRPr="00794629">
                <w:delText>7</w:delText>
              </w:r>
            </w:del>
          </w:p>
        </w:tc>
        <w:tc>
          <w:tcPr>
            <w:tcW w:w="947" w:type="dxa"/>
          </w:tcPr>
          <w:p w14:paraId="1B0E88E1" w14:textId="77777777" w:rsidR="00A33103" w:rsidRPr="00794629" w:rsidRDefault="00A33103" w:rsidP="00A33103">
            <w:pPr>
              <w:pStyle w:val="a5"/>
              <w:spacing w:line="271" w:lineRule="auto"/>
              <w:ind w:right="165"/>
              <w:rPr>
                <w:del w:id="1956" w:author="秦蓓嘉" w:date="2026-04-12T19:27:00Z"/>
              </w:rPr>
            </w:pPr>
            <w:del w:id="1957" w:author="秦蓓嘉" w:date="2026-04-12T19:27:00Z">
              <w:r w:rsidRPr="00794629">
                <w:delText>6</w:delText>
              </w:r>
            </w:del>
          </w:p>
        </w:tc>
        <w:tc>
          <w:tcPr>
            <w:tcW w:w="751" w:type="dxa"/>
          </w:tcPr>
          <w:p w14:paraId="17A5D4A4" w14:textId="77777777" w:rsidR="00A33103" w:rsidRPr="00794629" w:rsidRDefault="00A33103" w:rsidP="00A33103">
            <w:pPr>
              <w:pStyle w:val="a5"/>
              <w:spacing w:line="271" w:lineRule="auto"/>
              <w:ind w:right="165"/>
              <w:rPr>
                <w:del w:id="1958" w:author="秦蓓嘉" w:date="2026-04-12T19:27:00Z"/>
              </w:rPr>
            </w:pPr>
            <w:del w:id="1959" w:author="秦蓓嘉" w:date="2026-04-12T19:27:00Z">
              <w:r w:rsidRPr="00794629">
                <w:delText>5</w:delText>
              </w:r>
            </w:del>
          </w:p>
        </w:tc>
        <w:tc>
          <w:tcPr>
            <w:tcW w:w="695" w:type="dxa"/>
          </w:tcPr>
          <w:p w14:paraId="4FDB5432" w14:textId="77777777" w:rsidR="00A33103" w:rsidRPr="00794629" w:rsidRDefault="00A33103" w:rsidP="00A33103">
            <w:pPr>
              <w:pStyle w:val="a5"/>
              <w:spacing w:line="271" w:lineRule="auto"/>
              <w:ind w:right="165"/>
              <w:rPr>
                <w:del w:id="1960" w:author="秦蓓嘉" w:date="2026-04-12T19:27:00Z"/>
              </w:rPr>
            </w:pPr>
            <w:del w:id="1961" w:author="秦蓓嘉" w:date="2026-04-12T19:27:00Z">
              <w:r w:rsidRPr="00794629">
                <w:delText>4</w:delText>
              </w:r>
            </w:del>
          </w:p>
        </w:tc>
        <w:tc>
          <w:tcPr>
            <w:tcW w:w="763" w:type="dxa"/>
          </w:tcPr>
          <w:p w14:paraId="2C39D9FB" w14:textId="77777777" w:rsidR="00A33103" w:rsidRPr="00794629" w:rsidRDefault="00A33103" w:rsidP="00A33103">
            <w:pPr>
              <w:pStyle w:val="a5"/>
              <w:spacing w:line="271" w:lineRule="auto"/>
              <w:ind w:right="165"/>
              <w:rPr>
                <w:del w:id="1962" w:author="秦蓓嘉" w:date="2026-04-12T19:27:00Z"/>
              </w:rPr>
            </w:pPr>
            <w:del w:id="1963" w:author="秦蓓嘉" w:date="2026-04-12T19:27:00Z">
              <w:r w:rsidRPr="00794629">
                <w:delText>5</w:delText>
              </w:r>
            </w:del>
          </w:p>
        </w:tc>
        <w:tc>
          <w:tcPr>
            <w:tcW w:w="763" w:type="dxa"/>
          </w:tcPr>
          <w:p w14:paraId="426C4787" w14:textId="77777777" w:rsidR="00A33103" w:rsidRPr="00794629" w:rsidRDefault="00A33103" w:rsidP="00A33103">
            <w:pPr>
              <w:pStyle w:val="a5"/>
              <w:spacing w:line="271" w:lineRule="auto"/>
              <w:ind w:right="165"/>
              <w:rPr>
                <w:del w:id="1964" w:author="秦蓓嘉" w:date="2026-04-12T19:27:00Z"/>
              </w:rPr>
            </w:pPr>
            <w:del w:id="1965" w:author="秦蓓嘉" w:date="2026-04-12T19:27:00Z">
              <w:r w:rsidRPr="00794629">
                <w:delText>4</w:delText>
              </w:r>
            </w:del>
          </w:p>
        </w:tc>
      </w:tr>
    </w:tbl>
    <w:p w14:paraId="6EF5DA24" w14:textId="77777777" w:rsidR="005E7851" w:rsidRPr="00794629" w:rsidRDefault="005E7851" w:rsidP="00F7127B">
      <w:pPr>
        <w:pStyle w:val="a5"/>
        <w:spacing w:line="271" w:lineRule="auto"/>
        <w:ind w:left="102" w:right="165" w:hanging="5"/>
        <w:rPr>
          <w:del w:id="1966" w:author="秦蓓嘉" w:date="2026-04-12T19:27:00Z"/>
        </w:rPr>
      </w:pPr>
    </w:p>
    <w:p w14:paraId="68BE9B8D" w14:textId="77777777" w:rsidR="00F7127B" w:rsidRPr="00794629" w:rsidRDefault="00F7127B" w:rsidP="00F7127B">
      <w:pPr>
        <w:pStyle w:val="a5"/>
        <w:spacing w:before="3"/>
        <w:rPr>
          <w:del w:id="1967" w:author="秦蓓嘉" w:date="2026-04-12T19:27:00Z"/>
          <w:sz w:val="5"/>
        </w:rPr>
      </w:pPr>
    </w:p>
    <w:p w14:paraId="4A23D268" w14:textId="73624F74" w:rsidR="00C73146" w:rsidRPr="00805397" w:rsidRDefault="00C73146" w:rsidP="00C73146">
      <w:pPr>
        <w:pStyle w:val="09BodyFirstParagraph"/>
      </w:pPr>
      <w:del w:id="1968" w:author="秦蓓嘉" w:date="2026-04-12T19:27:00Z">
        <w:r w:rsidRPr="00794629">
          <w:delText xml:space="preserve">The evaluation was conducted using a six-level impression scale </w:delText>
        </w:r>
        <w:r w:rsidRPr="006F2F64">
          <w:fldChar w:fldCharType="begin"/>
        </w:r>
        <w:r w:rsidR="008A1183" w:rsidRPr="00794629">
          <w:delInstrText xml:space="preserve"> ADDIN EN.CITE &lt;EndNote&gt;&lt;Cite&gt;&lt;Author&gt;Kingdom&lt;/Author&gt;&lt;Year&gt;2016&lt;/Year&gt;&lt;RecNum&gt;46&lt;/RecNum&gt;&lt;DisplayText&gt;[27]&lt;/DisplayText&gt;&lt;record&gt;&lt;rec-number&gt;46&lt;/rec-number&gt;&lt;foreign-keys&gt;&lt;key app="EN" db-id="59p9xtxpk0tdf1eazsbvrzzxdefprsfptpsv" timestamp="1764830292"&gt;46&lt;/key&gt;&lt;/foreign-keys&gt;&lt;ref-type name="Book"&gt;6&lt;/ref-type&gt;&lt;contributors&gt;&lt;authors&gt;&lt;author&gt;Kingdom, Frederick A. A.&lt;/author&gt;&lt;/authors&gt;&lt;/contributors&gt;&lt;auth-address&gt;London&lt;/auth-address&gt;&lt;titles&gt;&lt;title&gt;Psychophysics: A Practical Introduction&lt;/title&gt;&lt;secondary-title&gt;Elsevier Science &amp;amp; Technology Books&lt;/secondary-title&gt;&lt;short-title&gt;Psychophysics&lt;/short-title&gt;&lt;/titles&gt;&lt;dates&gt;&lt;year&gt;2016&lt;/year&gt;&lt;/dates&gt;&lt;publisher&gt;Elsevier Academic Press&lt;/publisher&gt;&lt;isbn&gt;978-0-12-407156-8; 978-0-08-099381-2&lt;/isbn&gt;&lt;urls&gt;&lt;/urls&gt;&lt;language&gt;English&lt;/language&gt;&lt;/record&gt;&lt;/Cite&gt;&lt;/EndNote&gt;</w:delInstrText>
        </w:r>
        <w:r w:rsidRPr="006F2F64">
          <w:fldChar w:fldCharType="separate"/>
        </w:r>
        <w:r w:rsidR="008A1183" w:rsidRPr="00794629">
          <w:rPr>
            <w:noProof/>
          </w:rPr>
          <w:delText>[27]</w:delText>
        </w:r>
        <w:r w:rsidRPr="006F2F64">
          <w:fldChar w:fldCharType="end"/>
        </w:r>
      </w:del>
      <w:ins w:id="1969" w:author="秦蓓嘉" w:date="2026-04-12T19:27:00Z">
        <w:r w:rsidRPr="00805397">
          <w:t>The evaluation was conducted using a six-</w:t>
        </w:r>
        <w:r w:rsidR="00D86E72" w:rsidRPr="00805397">
          <w:t xml:space="preserve">categorical </w:t>
        </w:r>
        <w:r w:rsidRPr="00805397">
          <w:t>impression scale</w:t>
        </w:r>
      </w:ins>
      <w:r w:rsidRPr="00805397">
        <w:t xml:space="preserve"> to assess each of the 10 impression scales for each image.</w:t>
      </w:r>
      <w:r w:rsidR="00EE3097" w:rsidRPr="00805397">
        <w:t xml:space="preserve"> </w:t>
      </w:r>
      <w:r w:rsidRPr="00805397">
        <w:t>Observers rated the skin color in each image on a scale from -3 to 3 (exclud</w:t>
      </w:r>
      <w:r w:rsidR="009228C9" w:rsidRPr="00805397">
        <w:rPr>
          <w:rFonts w:hint="eastAsia"/>
          <w:lang w:eastAsia="zh-CN"/>
        </w:rPr>
        <w:t>ing</w:t>
      </w:r>
      <w:r w:rsidRPr="00805397">
        <w:t xml:space="preserve"> 0</w:t>
      </w:r>
      <w:ins w:id="1970" w:author="秦蓓嘉" w:date="2026-04-12T19:27:00Z">
        <w:r w:rsidR="00D86E72" w:rsidRPr="00805397">
          <w:t>, force choice</w:t>
        </w:r>
      </w:ins>
      <w:r w:rsidRPr="00805397">
        <w:t>), where -3, -2, and -1 represented strongly, moderately, and slightly negative, respectively, and 1, 2, and 3 represented slightly, moderately, and strongly positive, respectively.</w:t>
      </w:r>
    </w:p>
    <w:p w14:paraId="5B4BB606" w14:textId="11DA3249" w:rsidR="00C73146" w:rsidRPr="00805397" w:rsidRDefault="00C73146" w:rsidP="00C73146">
      <w:pPr>
        <w:pStyle w:val="09BodyFirstParagraph"/>
        <w:rPr>
          <w:szCs w:val="20"/>
        </w:rPr>
      </w:pPr>
      <w:del w:id="1971" w:author="秦蓓嘉" w:date="2026-04-12T19:27:00Z">
        <w:r w:rsidRPr="00794629">
          <w:delText>Participants</w:delText>
        </w:r>
      </w:del>
      <w:ins w:id="1972" w:author="秦蓓嘉" w:date="2026-04-12T19:27:00Z">
        <w:r w:rsidR="00D86E72" w:rsidRPr="00805397">
          <w:t>When perfor</w:t>
        </w:r>
        <w:r w:rsidR="009228C9" w:rsidRPr="00805397">
          <w:rPr>
            <w:rFonts w:hint="eastAsia"/>
            <w:lang w:eastAsia="zh-CN"/>
          </w:rPr>
          <w:t>m</w:t>
        </w:r>
        <w:r w:rsidR="00D86E72" w:rsidRPr="00805397">
          <w:t>ing the experiment, observers</w:t>
        </w:r>
      </w:ins>
      <w:r w:rsidRPr="00805397">
        <w:t xml:space="preserve"> navigated through the image sequence using the keyboard: the left arrow </w:t>
      </w:r>
      <w:del w:id="1973" w:author="秦蓓嘉" w:date="2026-04-12T19:27:00Z">
        <w:r w:rsidRPr="00794629">
          <w:delText xml:space="preserve">key allowed them </w:delText>
        </w:r>
      </w:del>
      <w:r w:rsidRPr="00805397">
        <w:t xml:space="preserve">to go back </w:t>
      </w:r>
      <w:del w:id="1974" w:author="秦蓓嘉" w:date="2026-04-12T19:27:00Z">
        <w:r w:rsidRPr="00794629">
          <w:delText>and</w:delText>
        </w:r>
      </w:del>
      <w:ins w:id="1975" w:author="秦蓓嘉" w:date="2026-04-12T19:27:00Z">
        <w:r w:rsidR="009228C9" w:rsidRPr="00805397">
          <w:t>to</w:t>
        </w:r>
      </w:ins>
      <w:r w:rsidRPr="00805397">
        <w:t xml:space="preserve"> revise a score, while the right arrow key </w:t>
      </w:r>
      <w:del w:id="1976" w:author="秦蓓嘉" w:date="2026-04-12T19:27:00Z">
        <w:r w:rsidRPr="00794629">
          <w:delText>moved them</w:delText>
        </w:r>
      </w:del>
      <w:ins w:id="1977" w:author="秦蓓嘉" w:date="2026-04-12T19:27:00Z">
        <w:r w:rsidRPr="00805397">
          <w:t>move</w:t>
        </w:r>
      </w:ins>
      <w:r w:rsidR="009228C9" w:rsidRPr="00805397">
        <w:t xml:space="preserve"> </w:t>
      </w:r>
      <w:r w:rsidRPr="00805397">
        <w:t xml:space="preserve">to the next image. The serial number of the current image and the total number of images </w:t>
      </w:r>
      <w:ins w:id="1978" w:author="秦蓓嘉" w:date="2026-04-12T19:27:00Z">
        <w:r w:rsidR="00D86E72" w:rsidRPr="00805397">
          <w:t xml:space="preserve">assessed </w:t>
        </w:r>
      </w:ins>
      <w:r w:rsidRPr="00805397">
        <w:t xml:space="preserve">were displayed in </w:t>
      </w:r>
      <w:del w:id="1979" w:author="秦蓓嘉" w:date="2026-04-12T19:27:00Z">
        <w:r w:rsidRPr="00794629">
          <w:delText>white</w:delText>
        </w:r>
      </w:del>
      <w:ins w:id="1980" w:author="秦蓓嘉" w:date="2026-04-12T19:27:00Z">
        <w:r w:rsidR="009228C9" w:rsidRPr="00805397">
          <w:t>grey</w:t>
        </w:r>
      </w:ins>
      <w:r w:rsidR="009228C9" w:rsidRPr="00805397">
        <w:t xml:space="preserve"> </w:t>
      </w:r>
      <w:r w:rsidRPr="00805397">
        <w:t xml:space="preserve">text on the interface. </w:t>
      </w:r>
      <w:del w:id="1981" w:author="秦蓓嘉" w:date="2026-04-12T19:27:00Z">
        <w:r w:rsidR="00B87BA7" w:rsidRPr="006F2F64">
          <w:fldChar w:fldCharType="begin"/>
        </w:r>
        <w:r w:rsidR="00B87BA7" w:rsidRPr="00794629">
          <w:delInstrText xml:space="preserve"> REF _Ref216968771 \h </w:delInstrText>
        </w:r>
        <w:r w:rsidR="00794629">
          <w:delInstrText xml:space="preserve"> \* MERGEFORMAT </w:delInstrText>
        </w:r>
        <w:r w:rsidR="00B87BA7" w:rsidRPr="006F2F64">
          <w:fldChar w:fldCharType="separate"/>
        </w:r>
        <w:r w:rsidR="00794629" w:rsidRPr="00794629">
          <w:delText xml:space="preserve">Figure </w:delText>
        </w:r>
        <w:r w:rsidR="00794629" w:rsidRPr="00794629">
          <w:rPr>
            <w:noProof/>
          </w:rPr>
          <w:delText>7</w:delText>
        </w:r>
        <w:r w:rsidR="00B87BA7" w:rsidRPr="006F2F64">
          <w:fldChar w:fldCharType="end"/>
        </w:r>
      </w:del>
      <w:ins w:id="1982" w:author="秦蓓嘉" w:date="2026-04-12T19:27:00Z">
        <w:r w:rsidR="00EE3097" w:rsidRPr="00805397">
          <w:rPr>
            <w:szCs w:val="20"/>
          </w:rPr>
          <w:fldChar w:fldCharType="begin"/>
        </w:r>
        <w:r w:rsidR="00EE3097" w:rsidRPr="00805397">
          <w:rPr>
            <w:szCs w:val="20"/>
          </w:rPr>
          <w:instrText xml:space="preserve"> REF _Ref225256308 \h </w:instrText>
        </w:r>
        <w:r w:rsidR="009228C9" w:rsidRPr="00805397">
          <w:rPr>
            <w:szCs w:val="20"/>
          </w:rPr>
          <w:instrText xml:space="preserve"> \* MERGEFORMAT </w:instrText>
        </w:r>
        <w:r w:rsidR="00EE3097" w:rsidRPr="00805397">
          <w:rPr>
            <w:szCs w:val="20"/>
          </w:rPr>
        </w:r>
        <w:r w:rsidR="00EE3097" w:rsidRPr="00805397">
          <w:rPr>
            <w:szCs w:val="20"/>
          </w:rPr>
          <w:fldChar w:fldCharType="separate"/>
        </w:r>
        <w:r w:rsidR="00355FDE" w:rsidRPr="00355FDE">
          <w:rPr>
            <w:szCs w:val="20"/>
          </w:rPr>
          <w:t xml:space="preserve">Figure </w:t>
        </w:r>
        <w:r w:rsidR="00355FDE" w:rsidRPr="00355FDE">
          <w:rPr>
            <w:noProof/>
            <w:szCs w:val="20"/>
          </w:rPr>
          <w:t>8</w:t>
        </w:r>
        <w:r w:rsidR="00EE3097" w:rsidRPr="00805397">
          <w:rPr>
            <w:szCs w:val="20"/>
          </w:rPr>
          <w:fldChar w:fldCharType="end"/>
        </w:r>
      </w:ins>
      <w:r w:rsidRPr="00805397">
        <w:rPr>
          <w:szCs w:val="20"/>
        </w:rPr>
        <w:t xml:space="preserve"> shows the experimental </w:t>
      </w:r>
      <w:del w:id="1983" w:author="秦蓓嘉" w:date="2026-04-12T19:27:00Z">
        <w:r w:rsidRPr="00794629">
          <w:delText>interface</w:delText>
        </w:r>
      </w:del>
      <w:ins w:id="1984" w:author="秦蓓嘉" w:date="2026-04-12T19:27:00Z">
        <w:r w:rsidRPr="00805397">
          <w:rPr>
            <w:szCs w:val="20"/>
          </w:rPr>
          <w:t>i</w:t>
        </w:r>
        <w:r w:rsidR="009228C9" w:rsidRPr="00805397">
          <w:rPr>
            <w:szCs w:val="20"/>
          </w:rPr>
          <w:t>mage</w:t>
        </w:r>
      </w:ins>
      <w:r w:rsidR="009228C9" w:rsidRPr="00805397">
        <w:rPr>
          <w:szCs w:val="20"/>
        </w:rPr>
        <w:t xml:space="preserve"> </w:t>
      </w:r>
      <w:r w:rsidRPr="00805397">
        <w:rPr>
          <w:szCs w:val="20"/>
        </w:rPr>
        <w:t xml:space="preserve">on the display. </w:t>
      </w:r>
      <w:del w:id="1985" w:author="秦蓓嘉" w:date="2026-04-12T19:27:00Z">
        <w:r w:rsidRPr="00794629">
          <w:delText>At</w:delText>
        </w:r>
      </w:del>
      <w:ins w:id="1986" w:author="秦蓓嘉" w:date="2026-04-12T19:27:00Z">
        <w:r w:rsidR="009228C9" w:rsidRPr="00805397">
          <w:rPr>
            <w:szCs w:val="20"/>
          </w:rPr>
          <w:t>In</w:t>
        </w:r>
      </w:ins>
      <w:r w:rsidR="009228C9" w:rsidRPr="00805397">
        <w:rPr>
          <w:szCs w:val="20"/>
        </w:rPr>
        <w:t xml:space="preserve"> the </w:t>
      </w:r>
      <w:del w:id="1987" w:author="秦蓓嘉" w:date="2026-04-12T19:27:00Z">
        <w:r w:rsidRPr="00794629">
          <w:delText>beginning</w:delText>
        </w:r>
      </w:del>
      <w:ins w:id="1988" w:author="秦蓓嘉" w:date="2026-04-12T19:27:00Z">
        <w:r w:rsidR="009228C9" w:rsidRPr="00805397">
          <w:rPr>
            <w:szCs w:val="20"/>
          </w:rPr>
          <w:t>experiment, there are 35 phases</w:t>
        </w:r>
      </w:ins>
      <w:r w:rsidR="009228C9" w:rsidRPr="00805397">
        <w:rPr>
          <w:szCs w:val="20"/>
        </w:rPr>
        <w:t xml:space="preserve"> of </w:t>
      </w:r>
      <w:del w:id="1989" w:author="秦蓓嘉" w:date="2026-04-12T19:27:00Z">
        <w:r w:rsidRPr="00794629">
          <w:delText xml:space="preserve">the experiment, </w:delText>
        </w:r>
      </w:del>
      <w:ins w:id="1990" w:author="秦蓓嘉" w:date="2026-04-12T19:27:00Z">
        <w:r w:rsidR="009228C9" w:rsidRPr="00805397">
          <w:rPr>
            <w:szCs w:val="20"/>
          </w:rPr>
          <w:t>scene conditions and the</w:t>
        </w:r>
        <w:r w:rsidR="00AB1EEF" w:rsidRPr="00805397">
          <w:rPr>
            <w:szCs w:val="20"/>
          </w:rPr>
          <w:t>se</w:t>
        </w:r>
        <w:r w:rsidR="009228C9" w:rsidRPr="00805397">
          <w:rPr>
            <w:szCs w:val="20"/>
          </w:rPr>
          <w:t xml:space="preserve"> are </w:t>
        </w:r>
        <w:r w:rsidR="003E3B07" w:rsidRPr="00805397">
          <w:rPr>
            <w:szCs w:val="20"/>
          </w:rPr>
          <w:t xml:space="preserve">randomly </w:t>
        </w:r>
        <w:r w:rsidR="009228C9" w:rsidRPr="00805397">
          <w:rPr>
            <w:szCs w:val="20"/>
          </w:rPr>
          <w:t xml:space="preserve">arranged </w:t>
        </w:r>
        <w:r w:rsidR="003E3B07" w:rsidRPr="00805397">
          <w:rPr>
            <w:szCs w:val="20"/>
          </w:rPr>
          <w:t>for each observer together with the sequence of impression</w:t>
        </w:r>
        <w:r w:rsidR="0093009B" w:rsidRPr="00805397">
          <w:rPr>
            <w:szCs w:val="20"/>
          </w:rPr>
          <w:t>s. In each session, e</w:t>
        </w:r>
        <w:r w:rsidR="00702DAB" w:rsidRPr="00805397">
          <w:rPr>
            <w:szCs w:val="20"/>
          </w:rPr>
          <w:t xml:space="preserve">ach observer did </w:t>
        </w:r>
      </w:ins>
      <w:r w:rsidR="00702DAB" w:rsidRPr="00805397">
        <w:rPr>
          <w:szCs w:val="20"/>
        </w:rPr>
        <w:t xml:space="preserve">a </w:t>
      </w:r>
      <w:r w:rsidRPr="00805397">
        <w:rPr>
          <w:szCs w:val="20"/>
        </w:rPr>
        <w:t>60-second adaptation</w:t>
      </w:r>
      <w:r w:rsidR="00F67BC8">
        <w:rPr>
          <w:szCs w:val="20"/>
        </w:rPr>
        <w:t xml:space="preserve"> </w:t>
      </w:r>
      <w:del w:id="1991" w:author="秦蓓嘉" w:date="2026-04-12T19:27:00Z">
        <w:r w:rsidRPr="00794629">
          <w:delText xml:space="preserve">period was provided, followed by </w:delText>
        </w:r>
      </w:del>
      <w:ins w:id="1992" w:author="秦蓓嘉" w:date="2026-04-12T19:27:00Z">
        <w:r w:rsidR="00F67BC8">
          <w:rPr>
            <w:szCs w:val="20"/>
          </w:rPr>
          <w:t>at the beginning</w:t>
        </w:r>
        <w:r w:rsidRPr="00805397">
          <w:rPr>
            <w:szCs w:val="20"/>
          </w:rPr>
          <w:t xml:space="preserve">, </w:t>
        </w:r>
        <w:r w:rsidR="00F67BC8">
          <w:rPr>
            <w:szCs w:val="20"/>
          </w:rPr>
          <w:t>as well as</w:t>
        </w:r>
        <w:r w:rsidRPr="00805397">
          <w:rPr>
            <w:szCs w:val="20"/>
          </w:rPr>
          <w:t xml:space="preserve"> </w:t>
        </w:r>
      </w:ins>
      <w:r w:rsidRPr="00805397">
        <w:rPr>
          <w:szCs w:val="20"/>
        </w:rPr>
        <w:t xml:space="preserve">a 20-second adaptation period between </w:t>
      </w:r>
      <w:del w:id="1993" w:author="秦蓓嘉" w:date="2026-04-12T19:27:00Z">
        <w:r w:rsidRPr="00794629">
          <w:delText>each set of 37 images to allow the observer to readjust to a new illuminance level</w:delText>
        </w:r>
      </w:del>
      <w:ins w:id="1994" w:author="秦蓓嘉" w:date="2026-04-12T19:27:00Z">
        <w:r w:rsidR="00E4328C" w:rsidRPr="00805397">
          <w:rPr>
            <w:szCs w:val="20"/>
          </w:rPr>
          <w:t>phases</w:t>
        </w:r>
      </w:ins>
      <w:r w:rsidR="00702DAB" w:rsidRPr="00805397">
        <w:rPr>
          <w:szCs w:val="20"/>
        </w:rPr>
        <w:t>.</w:t>
      </w:r>
    </w:p>
    <w:p w14:paraId="7AC7E54B" w14:textId="77777777" w:rsidR="00C73146" w:rsidRPr="00794629" w:rsidRDefault="00B87BA7" w:rsidP="006F2F64">
      <w:pPr>
        <w:pStyle w:val="09BodyFirstParagraph"/>
        <w:jc w:val="center"/>
        <w:rPr>
          <w:del w:id="1995" w:author="秦蓓嘉" w:date="2026-04-12T19:27:00Z"/>
        </w:rPr>
      </w:pPr>
      <w:del w:id="1996" w:author="秦蓓嘉" w:date="2026-04-12T19:27:00Z">
        <w:r w:rsidRPr="006F2F64">
          <w:rPr>
            <w:noProof/>
          </w:rPr>
          <w:drawing>
            <wp:inline distT="0" distB="0" distL="0" distR="0" wp14:anchorId="61B47916" wp14:editId="63963128">
              <wp:extent cx="1440000" cy="3094181"/>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0000" cy="3094181"/>
                      </a:xfrm>
                      <a:prstGeom prst="rect">
                        <a:avLst/>
                      </a:prstGeom>
                      <a:noFill/>
                      <a:ln>
                        <a:noFill/>
                      </a:ln>
                    </pic:spPr>
                  </pic:pic>
                </a:graphicData>
              </a:graphic>
            </wp:inline>
          </w:drawing>
        </w:r>
      </w:del>
    </w:p>
    <w:p w14:paraId="0BD26809" w14:textId="38580D0E" w:rsidR="0027685B" w:rsidRPr="00805397" w:rsidRDefault="0027685B" w:rsidP="0027685B">
      <w:pPr>
        <w:pStyle w:val="09BodyFirstParagraph"/>
        <w:jc w:val="center"/>
        <w:rPr>
          <w:ins w:id="1997" w:author="秦蓓嘉" w:date="2026-04-12T19:27:00Z"/>
        </w:rPr>
      </w:pPr>
      <w:bookmarkStart w:id="1998" w:name="_Hlk225144386"/>
      <w:ins w:id="1999" w:author="秦蓓嘉" w:date="2026-04-12T19:27:00Z">
        <w:r w:rsidRPr="00805397">
          <w:rPr>
            <w:noProof/>
          </w:rPr>
          <w:drawing>
            <wp:inline distT="0" distB="0" distL="0" distR="0" wp14:anchorId="3AA30518" wp14:editId="1B074F66">
              <wp:extent cx="1009741" cy="2221431"/>
              <wp:effectExtent l="0" t="0" r="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nterface.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17577" cy="2238671"/>
                      </a:xfrm>
                      <a:prstGeom prst="rect">
                        <a:avLst/>
                      </a:prstGeom>
                    </pic:spPr>
                  </pic:pic>
                </a:graphicData>
              </a:graphic>
            </wp:inline>
          </w:drawing>
        </w:r>
      </w:ins>
    </w:p>
    <w:p w14:paraId="21EDCB75" w14:textId="7D76862E" w:rsidR="0027685B" w:rsidRPr="00805397" w:rsidRDefault="0027685B" w:rsidP="0027685B">
      <w:pPr>
        <w:spacing w:before="120" w:after="120"/>
        <w:ind w:left="720" w:right="720"/>
        <w:jc w:val="center"/>
        <w:rPr>
          <w:rFonts w:ascii="Times New Roman" w:hAnsi="Times New Roman"/>
          <w:color w:val="000000" w:themeColor="text1"/>
          <w:sz w:val="16"/>
          <w:rPrChange w:id="2000" w:author="秦蓓嘉" w:date="2026-04-12T19:27:00Z">
            <w:rPr/>
          </w:rPrChange>
        </w:rPr>
        <w:pPrChange w:id="2001" w:author="秦蓓嘉" w:date="2026-04-12T19:27:00Z">
          <w:pPr>
            <w:pStyle w:val="af7"/>
            <w:jc w:val="center"/>
          </w:pPr>
        </w:pPrChange>
      </w:pPr>
      <w:bookmarkStart w:id="2002" w:name="_Ref225256308"/>
      <w:bookmarkStart w:id="2003" w:name="_Ref216968771"/>
      <w:r w:rsidRPr="00805397">
        <w:rPr>
          <w:rFonts w:ascii="Times New Roman" w:hAnsi="Times New Roman"/>
          <w:color w:val="000000" w:themeColor="text1"/>
          <w:sz w:val="16"/>
          <w:rPrChange w:id="2004" w:author="秦蓓嘉" w:date="2026-04-12T19:27:00Z">
            <w:rPr/>
          </w:rPrChange>
        </w:rPr>
        <w:t xml:space="preserve">Figure </w:t>
      </w:r>
      <w:r w:rsidRPr="00805397">
        <w:rPr>
          <w:rFonts w:ascii="Times New Roman" w:hAnsi="Times New Roman"/>
          <w:color w:val="000000" w:themeColor="text1"/>
          <w:sz w:val="16"/>
          <w:rPrChange w:id="2005" w:author="秦蓓嘉" w:date="2026-04-12T19:27:00Z">
            <w:rPr/>
          </w:rPrChange>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Change w:id="2006" w:author="秦蓓嘉" w:date="2026-04-12T19:27:00Z">
            <w:rPr/>
          </w:rPrChange>
        </w:rPr>
        <w:fldChar w:fldCharType="separate"/>
      </w:r>
      <w:del w:id="2007" w:author="秦蓓嘉" w:date="2026-04-12T19:27:00Z">
        <w:r w:rsidR="00794629" w:rsidRPr="006F2F64">
          <w:rPr>
            <w:noProof/>
          </w:rPr>
          <w:delText>7</w:delText>
        </w:r>
      </w:del>
      <w:ins w:id="2008" w:author="秦蓓嘉" w:date="2026-04-12T19:27:00Z">
        <w:r w:rsidR="000F0DF1">
          <w:rPr>
            <w:rFonts w:ascii="Times New Roman" w:hAnsi="Times New Roman"/>
            <w:noProof/>
            <w:color w:val="000000" w:themeColor="text1"/>
            <w:sz w:val="16"/>
          </w:rPr>
          <w:t>8</w:t>
        </w:r>
      </w:ins>
      <w:r w:rsidRPr="00805397">
        <w:rPr>
          <w:rFonts w:ascii="Times New Roman" w:hAnsi="Times New Roman"/>
          <w:color w:val="000000" w:themeColor="text1"/>
          <w:sz w:val="16"/>
          <w:rPrChange w:id="2009" w:author="秦蓓嘉" w:date="2026-04-12T19:27:00Z">
            <w:rPr/>
          </w:rPrChange>
        </w:rPr>
        <w:fldChar w:fldCharType="end"/>
      </w:r>
      <w:bookmarkEnd w:id="2002"/>
      <w:bookmarkEnd w:id="2003"/>
      <w:del w:id="2010" w:author="秦蓓嘉" w:date="2026-04-12T19:27:00Z">
        <w:r w:rsidR="00B87BA7" w:rsidRPr="006F2F64">
          <w:delText xml:space="preserve"> The</w:delText>
        </w:r>
      </w:del>
      <w:ins w:id="2011" w:author="秦蓓嘉" w:date="2026-04-12T19:27:00Z">
        <w:r w:rsidRPr="00805397">
          <w:rPr>
            <w:rFonts w:ascii="Times New Roman" w:hAnsi="Times New Roman"/>
            <w:color w:val="000000" w:themeColor="text1"/>
            <w:sz w:val="16"/>
          </w:rPr>
          <w:t>. An</w:t>
        </w:r>
      </w:ins>
      <w:r w:rsidRPr="00805397">
        <w:rPr>
          <w:rFonts w:ascii="Times New Roman" w:hAnsi="Times New Roman"/>
          <w:color w:val="000000" w:themeColor="text1"/>
          <w:sz w:val="16"/>
          <w:rPrChange w:id="2012" w:author="秦蓓嘉" w:date="2026-04-12T19:27:00Z">
            <w:rPr/>
          </w:rPrChange>
        </w:rPr>
        <w:t xml:space="preserve"> experimental </w:t>
      </w:r>
      <w:del w:id="2013" w:author="秦蓓嘉" w:date="2026-04-12T19:27:00Z">
        <w:r w:rsidR="00B87BA7" w:rsidRPr="006F2F64">
          <w:delText>interface.</w:delText>
        </w:r>
      </w:del>
      <w:ins w:id="2014" w:author="秦蓓嘉" w:date="2026-04-12T19:27:00Z">
        <w:r w:rsidRPr="00805397">
          <w:rPr>
            <w:rFonts w:ascii="Times New Roman" w:hAnsi="Times New Roman"/>
            <w:color w:val="000000" w:themeColor="text1"/>
            <w:sz w:val="16"/>
            <w:lang w:eastAsia="zh-CN"/>
          </w:rPr>
          <w:t xml:space="preserve">image </w:t>
        </w:r>
        <w:r w:rsidRPr="00805397">
          <w:rPr>
            <w:rFonts w:ascii="Times New Roman" w:hAnsi="Times New Roman"/>
            <w:color w:val="000000" w:themeColor="text1"/>
            <w:sz w:val="16"/>
          </w:rPr>
          <w:t>evaluated</w:t>
        </w:r>
      </w:ins>
    </w:p>
    <w:bookmarkEnd w:id="1998"/>
    <w:p w14:paraId="47069D8E" w14:textId="77777777" w:rsidR="00C73146" w:rsidRPr="00794629" w:rsidRDefault="00C73146" w:rsidP="00C73146">
      <w:pPr>
        <w:pStyle w:val="09BodyFirstParagraph"/>
        <w:rPr>
          <w:del w:id="2015" w:author="秦蓓嘉" w:date="2026-04-12T19:27:00Z"/>
        </w:rPr>
      </w:pPr>
      <w:del w:id="2016" w:author="秦蓓嘉" w:date="2026-04-12T19:27:00Z">
        <w:r w:rsidRPr="00794629">
          <w:delText xml:space="preserve">The 10 impression scales were based on our earlier study </w:delText>
        </w:r>
        <w:r w:rsidRPr="006F2F64">
          <w:fldChar w:fldCharType="begin"/>
        </w:r>
        <w:r w:rsidR="008A1183" w:rsidRPr="00794629">
          <w:delInstrText xml:space="preserve"> ADDIN EN.CITE &lt;EndNote&gt;&lt;Cite&gt;&lt;Author&gt;Wang&lt;/Author&gt;&lt;Year&gt;2017&lt;/Year&gt;&lt;RecNum&gt;74&lt;/RecNum&gt;&lt;DisplayText&gt;[28]&lt;/DisplayText&gt;&lt;record&gt;&lt;rec-number&gt;74&lt;/rec-number&gt;&lt;foreign-keys&gt;&lt;key app="EN" db-id="59p9xtxpk0tdf1eazsbvrzzxdefprsfptpsv" timestamp="1765162970"&gt;74&lt;/key&gt;&lt;/foreign-keys&gt;&lt;ref-type name="Thesis"&gt;32&lt;/ref-type&gt;&lt;contributors&gt;&lt;authors&gt;&lt;author&gt;Wang, Mengmeng&lt;/author&gt;&lt;/authors&gt;&lt;/contributors&gt;&lt;titles&gt;&lt;title&gt;The Influence of the Skin Colour on the Perceived Attributes&lt;/title&gt;&lt;/titles&gt;&lt;dates&gt;&lt;year&gt;2017&lt;/year&gt;&lt;/dates&gt;&lt;pub-location&gt;Leeds, UK&lt;/pub-location&gt;&lt;publisher&gt;University of Leeds&lt;/publisher&gt;&lt;work-type&gt;PhD thesis&lt;/work-type&gt;&lt;urls&gt;&lt;related-urls&gt;&lt;url&gt;https://etheses.whiterose.ac.uk/id/eprint/19342/1/Mengmeng%20PhD%20thesis.pdf&lt;/url&gt;&lt;/related-urls&gt;&lt;/urls&gt;&lt;/record&gt;&lt;/Cite&gt;&lt;/EndNote&gt;</w:delInstrText>
        </w:r>
        <w:r w:rsidRPr="006F2F64">
          <w:fldChar w:fldCharType="separate"/>
        </w:r>
        <w:r w:rsidR="008A1183" w:rsidRPr="00794629">
          <w:rPr>
            <w:noProof/>
          </w:rPr>
          <w:delText>[28]</w:delText>
        </w:r>
        <w:r w:rsidRPr="006F2F64">
          <w:fldChar w:fldCharType="end"/>
        </w:r>
        <w:r w:rsidRPr="00794629">
          <w:delText xml:space="preserve"> and included commonly used terms for evaluating facial impressions. The definitions of these impressions are as follows:</w:delText>
        </w:r>
      </w:del>
    </w:p>
    <w:p w14:paraId="1B6A09FA" w14:textId="6CFA1B75" w:rsidR="00C73146" w:rsidRPr="00805397" w:rsidRDefault="00C73146" w:rsidP="000C0377">
      <w:pPr>
        <w:pStyle w:val="09BodyFirstParagraph"/>
        <w:rPr>
          <w:ins w:id="2017" w:author="秦蓓嘉" w:date="2026-04-12T19:27:00Z"/>
        </w:rPr>
      </w:pPr>
      <w:ins w:id="2018" w:author="秦蓓嘉" w:date="2026-04-12T19:27:00Z">
        <w:r w:rsidRPr="00805397">
          <w:t xml:space="preserve">The 10 impression scales were based on </w:t>
        </w:r>
        <w:r w:rsidR="00B50575" w:rsidRPr="00805397">
          <w:t>Wang et al</w:t>
        </w:r>
        <w:r w:rsidR="000C0377" w:rsidRPr="00805397">
          <w:rPr>
            <w:rFonts w:hint="eastAsia"/>
            <w:lang w:eastAsia="zh-CN"/>
          </w:rPr>
          <w:t>.</w:t>
        </w:r>
        <w:r w:rsidR="00B50575" w:rsidRPr="00805397">
          <w:t>’s study</w:t>
        </w:r>
        <w:r w:rsidRPr="00805397">
          <w:t xml:space="preserve"> </w:t>
        </w:r>
        <w:r w:rsidRPr="00805397">
          <w:fldChar w:fldCharType="begin"/>
        </w:r>
        <w:r w:rsidR="00215BA5">
          <w:instrText xml:space="preserve"> ADDIN EN.CITE &lt;EndNote&gt;&lt;Cite&gt;&lt;Author&gt;Wang&lt;/Author&gt;&lt;Year&gt;2017&lt;/Year&gt;&lt;RecNum&gt;74&lt;/RecNum&gt;&lt;DisplayText&gt;[33]&lt;/DisplayText&gt;&lt;record&gt;&lt;rec-number&gt;74&lt;/rec-number&gt;&lt;foreign-keys&gt;&lt;key app="EN" db-id="59p9xtxpk0tdf1eazsbvrzzxdefprsfptpsv" timestamp="1765162970"&gt;74&lt;/key&gt;&lt;/foreign-keys&gt;&lt;ref-type name="Thesis"&gt;32&lt;/ref-type&gt;&lt;contributors&gt;&lt;authors&gt;&lt;author&gt;Wang, Mengmeng&lt;/author&gt;&lt;/authors&gt;&lt;/contributors&gt;&lt;titles&gt;&lt;title&gt;The Influence of the Skin Colour on the Perceived Attributes&lt;/title&gt;&lt;/titles&gt;&lt;dates&gt;&lt;year&gt;2017&lt;/year&gt;&lt;/dates&gt;&lt;pub-location&gt;Leeds, UK&lt;/pub-location&gt;&lt;publisher&gt;University of Leeds&lt;/publisher&gt;&lt;work-type&gt;PhD thesis&lt;/work-type&gt;&lt;urls&gt;&lt;related-urls&gt;&lt;url&gt;https://etheses.whiterose.ac.uk/id/eprint/19342/1/Mengmeng%20PhD%20thesis.pdf&lt;/url&gt;&lt;/related-urls&gt;&lt;/urls&gt;&lt;/record&gt;&lt;/Cite&gt;&lt;/EndNote&gt;</w:instrText>
        </w:r>
        <w:r w:rsidRPr="00805397">
          <w:fldChar w:fldCharType="separate"/>
        </w:r>
        <w:r w:rsidR="00215BA5">
          <w:rPr>
            <w:noProof/>
          </w:rPr>
          <w:t>[33]</w:t>
        </w:r>
        <w:r w:rsidRPr="00805397">
          <w:fldChar w:fldCharType="end"/>
        </w:r>
        <w:r w:rsidRPr="00805397">
          <w:t xml:space="preserve"> and </w:t>
        </w:r>
        <w:r w:rsidR="00677734" w:rsidRPr="00805397">
          <w:t xml:space="preserve">some </w:t>
        </w:r>
        <w:r w:rsidR="00AB1EEF" w:rsidRPr="00805397">
          <w:t xml:space="preserve">suggested </w:t>
        </w:r>
        <w:r w:rsidR="00677734" w:rsidRPr="00805397">
          <w:t xml:space="preserve">by </w:t>
        </w:r>
        <w:r w:rsidR="00454209">
          <w:t xml:space="preserve">professional </w:t>
        </w:r>
        <w:r w:rsidR="00677734" w:rsidRPr="00805397">
          <w:t>photographers</w:t>
        </w:r>
        <w:r w:rsidR="00AB1EEF" w:rsidRPr="00805397">
          <w:t>.</w:t>
        </w:r>
        <w:r w:rsidRPr="00805397">
          <w:t xml:space="preserve"> </w:t>
        </w:r>
        <w:r w:rsidR="00DB3A61">
          <w:rPr>
            <w:lang w:eastAsia="zh-CN"/>
          </w:rPr>
          <w:t>I</w:t>
        </w:r>
        <w:r w:rsidR="00AB1EEF" w:rsidRPr="00805397">
          <w:rPr>
            <w:lang w:eastAsia="zh-CN"/>
          </w:rPr>
          <w:t>mpression</w:t>
        </w:r>
        <w:r w:rsidR="00DB3A61">
          <w:rPr>
            <w:lang w:eastAsia="zh-CN"/>
          </w:rPr>
          <w:t>s</w:t>
        </w:r>
        <w:r w:rsidR="00AB1EEF" w:rsidRPr="00805397">
          <w:rPr>
            <w:lang w:eastAsia="zh-CN"/>
          </w:rPr>
          <w:t xml:space="preserve"> </w:t>
        </w:r>
        <w:r w:rsidR="00DB3A61" w:rsidRPr="00805397">
          <w:rPr>
            <w:lang w:eastAsia="zh-CN"/>
          </w:rPr>
          <w:t>w</w:t>
        </w:r>
        <w:r w:rsidR="00DB3A61">
          <w:rPr>
            <w:lang w:eastAsia="zh-CN"/>
          </w:rPr>
          <w:t>ere</w:t>
        </w:r>
        <w:r w:rsidR="00DB3A61" w:rsidRPr="00805397">
          <w:rPr>
            <w:lang w:eastAsia="zh-CN"/>
          </w:rPr>
          <w:t xml:space="preserve"> </w:t>
        </w:r>
        <w:r w:rsidR="00AB1EEF" w:rsidRPr="00805397">
          <w:rPr>
            <w:lang w:eastAsia="zh-CN"/>
          </w:rPr>
          <w:t xml:space="preserve">assessed by each observer following a random order. </w:t>
        </w:r>
        <w:r w:rsidR="00DB3A61" w:rsidRPr="00DB3A61">
          <w:rPr>
            <w:lang w:eastAsia="zh-CN"/>
          </w:rPr>
          <w:t>The observer did one impression scale for all the images of the model within one experimental session</w:t>
        </w:r>
        <w:r w:rsidR="000C0377" w:rsidRPr="00805397">
          <w:rPr>
            <w:color w:val="auto"/>
            <w:lang w:eastAsia="zh-CN"/>
          </w:rPr>
          <w:t xml:space="preserve">. </w:t>
        </w:r>
        <w:r w:rsidRPr="00805397">
          <w:t xml:space="preserve">The definitions of these impressions </w:t>
        </w:r>
        <w:r w:rsidR="00AB1EEF" w:rsidRPr="00805397">
          <w:t xml:space="preserve">given below are introduced before the experiment. Different impressions were introduced before the experiment. </w:t>
        </w:r>
      </w:ins>
    </w:p>
    <w:p w14:paraId="781F7DFD" w14:textId="757C5140" w:rsidR="00C73146" w:rsidRPr="00805397" w:rsidRDefault="00C73146" w:rsidP="00972F6A">
      <w:pPr>
        <w:pStyle w:val="09BodyFirstParagraph"/>
        <w:numPr>
          <w:ilvl w:val="0"/>
          <w:numId w:val="24"/>
        </w:numPr>
        <w:ind w:hanging="278"/>
        <w:pPrChange w:id="2019" w:author="秦蓓嘉" w:date="2026-04-12T19:27:00Z">
          <w:pPr>
            <w:pStyle w:val="09BodyFirstParagraph"/>
            <w:numPr>
              <w:numId w:val="17"/>
            </w:numPr>
            <w:ind w:left="420" w:hanging="420"/>
          </w:pPr>
        </w:pPrChange>
      </w:pPr>
      <w:r w:rsidRPr="00805397">
        <w:t>Preference: Overall impression of the skin color in the image. Negative scores indicate that the skin color is considered unacceptable or disliked.</w:t>
      </w:r>
    </w:p>
    <w:p w14:paraId="5D823A63" w14:textId="3D45E7D5" w:rsidR="00C73146" w:rsidRPr="00805397" w:rsidRDefault="00C73146" w:rsidP="00972F6A">
      <w:pPr>
        <w:pStyle w:val="09BodyFirstParagraph"/>
        <w:numPr>
          <w:ilvl w:val="0"/>
          <w:numId w:val="24"/>
        </w:numPr>
        <w:ind w:hanging="278"/>
        <w:pPrChange w:id="2020" w:author="秦蓓嘉" w:date="2026-04-12T19:27:00Z">
          <w:pPr>
            <w:pStyle w:val="09BodyFirstParagraph"/>
            <w:numPr>
              <w:numId w:val="17"/>
            </w:numPr>
            <w:ind w:left="420" w:hanging="420"/>
          </w:pPr>
        </w:pPrChange>
      </w:pPr>
      <w:r w:rsidRPr="00805397">
        <w:t>Attractiveness: Assesses whether the skin tone appears attractive to the observer. A negative score reflects a perception of unattractiveness.</w:t>
      </w:r>
    </w:p>
    <w:p w14:paraId="69D224A3" w14:textId="3DDB994A" w:rsidR="00C73146" w:rsidRPr="00805397" w:rsidRDefault="00C73146" w:rsidP="00972F6A">
      <w:pPr>
        <w:pStyle w:val="09BodyFirstParagraph"/>
        <w:numPr>
          <w:ilvl w:val="0"/>
          <w:numId w:val="24"/>
        </w:numPr>
        <w:ind w:hanging="278"/>
        <w:pPrChange w:id="2021" w:author="秦蓓嘉" w:date="2026-04-12T19:27:00Z">
          <w:pPr>
            <w:pStyle w:val="09BodyFirstParagraph"/>
            <w:numPr>
              <w:numId w:val="17"/>
            </w:numPr>
            <w:ind w:left="420" w:hanging="420"/>
          </w:pPr>
        </w:pPrChange>
      </w:pPr>
      <w:r w:rsidRPr="00805397">
        <w:t>Feminine: Evaluates the perceived femininity of the skin color. Negative scores indicate a more masculine appearance.</w:t>
      </w:r>
    </w:p>
    <w:p w14:paraId="1CB4F4B3" w14:textId="2C948D97" w:rsidR="00C73146" w:rsidRPr="00805397" w:rsidRDefault="00C73146" w:rsidP="00972F6A">
      <w:pPr>
        <w:pStyle w:val="09BodyFirstParagraph"/>
        <w:numPr>
          <w:ilvl w:val="0"/>
          <w:numId w:val="24"/>
        </w:numPr>
        <w:ind w:hanging="278"/>
        <w:pPrChange w:id="2022" w:author="秦蓓嘉" w:date="2026-04-12T19:27:00Z">
          <w:pPr>
            <w:pStyle w:val="09BodyFirstParagraph"/>
            <w:numPr>
              <w:numId w:val="17"/>
            </w:numPr>
            <w:ind w:left="420" w:hanging="420"/>
          </w:pPr>
        </w:pPrChange>
      </w:pPr>
      <w:r w:rsidRPr="00805397">
        <w:t>Cooperative: Assesses whether the skin color gives an impression of friendliness and approachability. Lower scores suggest the opposite, i.e., unfriendly or unapproachable.</w:t>
      </w:r>
    </w:p>
    <w:p w14:paraId="082F3F28" w14:textId="5A08AE4C" w:rsidR="00C73146" w:rsidRPr="00805397" w:rsidRDefault="00C73146" w:rsidP="00972F6A">
      <w:pPr>
        <w:pStyle w:val="09BodyFirstParagraph"/>
        <w:numPr>
          <w:ilvl w:val="0"/>
          <w:numId w:val="24"/>
        </w:numPr>
        <w:ind w:hanging="278"/>
        <w:pPrChange w:id="2023" w:author="秦蓓嘉" w:date="2026-04-12T19:27:00Z">
          <w:pPr>
            <w:pStyle w:val="09BodyFirstParagraph"/>
            <w:numPr>
              <w:numId w:val="17"/>
            </w:numPr>
            <w:ind w:left="420" w:hanging="420"/>
          </w:pPr>
        </w:pPrChange>
      </w:pPr>
      <w:r w:rsidRPr="00805397">
        <w:t>Youthful: Evaluates whether the skin tone appears youthful. Negative scores imply an older or less vibrant appearance.</w:t>
      </w:r>
    </w:p>
    <w:p w14:paraId="04A61902" w14:textId="1A138EA6" w:rsidR="00C73146" w:rsidRPr="00805397" w:rsidRDefault="00C73146" w:rsidP="00972F6A">
      <w:pPr>
        <w:pStyle w:val="09BodyFirstParagraph"/>
        <w:numPr>
          <w:ilvl w:val="0"/>
          <w:numId w:val="24"/>
        </w:numPr>
        <w:ind w:hanging="278"/>
        <w:pPrChange w:id="2024" w:author="秦蓓嘉" w:date="2026-04-12T19:27:00Z">
          <w:pPr>
            <w:pStyle w:val="09BodyFirstParagraph"/>
            <w:numPr>
              <w:numId w:val="17"/>
            </w:numPr>
            <w:ind w:left="420" w:hanging="420"/>
          </w:pPr>
        </w:pPrChange>
      </w:pPr>
      <w:r w:rsidRPr="00805397">
        <w:t>Healthy: Assesses whether the skin color conveys a sense of health. Negative scores denote an unhealthy or sickly appearance.</w:t>
      </w:r>
    </w:p>
    <w:p w14:paraId="4C27AC7E" w14:textId="7B544580" w:rsidR="00C73146" w:rsidRPr="00805397" w:rsidRDefault="00C73146" w:rsidP="00972F6A">
      <w:pPr>
        <w:pStyle w:val="09BodyFirstParagraph"/>
        <w:numPr>
          <w:ilvl w:val="0"/>
          <w:numId w:val="24"/>
        </w:numPr>
        <w:ind w:hanging="278"/>
        <w:pPrChange w:id="2025" w:author="秦蓓嘉" w:date="2026-04-12T19:27:00Z">
          <w:pPr>
            <w:pStyle w:val="09BodyFirstParagraph"/>
            <w:numPr>
              <w:numId w:val="17"/>
            </w:numPr>
            <w:ind w:left="420" w:hanging="420"/>
          </w:pPr>
        </w:pPrChange>
      </w:pPr>
      <w:r w:rsidRPr="00805397">
        <w:t>Fidelity (evaluated only by the acquaintance group): Assesses how accurately the skin color in the image reflects the real-life skin tone of the model. A high score indicates a natural, accurate representation of the model’s true skin color.</w:t>
      </w:r>
    </w:p>
    <w:p w14:paraId="137B6020" w14:textId="6AFB3F7A" w:rsidR="00C73146" w:rsidRPr="00805397" w:rsidRDefault="00C73146" w:rsidP="00972F6A">
      <w:pPr>
        <w:pStyle w:val="09BodyFirstParagraph"/>
        <w:numPr>
          <w:ilvl w:val="0"/>
          <w:numId w:val="24"/>
        </w:numPr>
        <w:ind w:hanging="278"/>
        <w:pPrChange w:id="2026" w:author="秦蓓嘉" w:date="2026-04-12T19:27:00Z">
          <w:pPr>
            <w:pStyle w:val="09BodyFirstParagraph"/>
            <w:numPr>
              <w:numId w:val="17"/>
            </w:numPr>
            <w:ind w:left="420" w:hanging="420"/>
          </w:pPr>
        </w:pPrChange>
      </w:pPr>
      <w:r w:rsidRPr="00805397">
        <w:t>Harmony with Environment: Evaluates the visual harmony between the skin color and the surrounding scene, considering elements such as lighting brightness, color temperature, and the semantic context of the real scene settings.</w:t>
      </w:r>
    </w:p>
    <w:p w14:paraId="0CBEE634" w14:textId="43BF0E73" w:rsidR="00C73146" w:rsidRPr="00805397" w:rsidRDefault="00C73146" w:rsidP="00972F6A">
      <w:pPr>
        <w:pStyle w:val="09BodyFirstParagraph"/>
        <w:numPr>
          <w:ilvl w:val="0"/>
          <w:numId w:val="24"/>
        </w:numPr>
        <w:ind w:hanging="278"/>
        <w:pPrChange w:id="2027" w:author="秦蓓嘉" w:date="2026-04-12T19:27:00Z">
          <w:pPr>
            <w:pStyle w:val="09BodyFirstParagraph"/>
            <w:numPr>
              <w:numId w:val="17"/>
            </w:numPr>
            <w:ind w:left="420" w:hanging="420"/>
          </w:pPr>
        </w:pPrChange>
      </w:pPr>
      <w:r w:rsidRPr="00805397">
        <w:t>Fair: Assesses the visual lightness and clarity of the skin tone. Higher scores represent brighter, fairer skin, while lower scores suggest dull or yellowish tones.</w:t>
      </w:r>
    </w:p>
    <w:p w14:paraId="0A80A656" w14:textId="139A379C" w:rsidR="00C73146" w:rsidRPr="00805397" w:rsidRDefault="00C73146" w:rsidP="00972F6A">
      <w:pPr>
        <w:pStyle w:val="09BodyFirstParagraph"/>
        <w:numPr>
          <w:ilvl w:val="0"/>
          <w:numId w:val="24"/>
        </w:numPr>
        <w:ind w:hanging="278"/>
        <w:pPrChange w:id="2028" w:author="秦蓓嘉" w:date="2026-04-12T19:27:00Z">
          <w:pPr>
            <w:pStyle w:val="09BodyFirstParagraph"/>
            <w:numPr>
              <w:numId w:val="17"/>
            </w:numPr>
            <w:ind w:left="420" w:hanging="420"/>
          </w:pPr>
        </w:pPrChange>
      </w:pPr>
      <w:r w:rsidRPr="00805397">
        <w:t>Ruddy: Assesses the presence of a healthy red tint in the skin, indicating whether the complexion appears rosy or pale.</w:t>
      </w:r>
    </w:p>
    <w:p w14:paraId="7AD009A7" w14:textId="41971BD6" w:rsidR="00C73146" w:rsidRPr="00805397" w:rsidRDefault="00C73146" w:rsidP="00C73146">
      <w:pPr>
        <w:pStyle w:val="09BodyFirstParagraph"/>
      </w:pPr>
      <w:r w:rsidRPr="00805397">
        <w:t>In summary, each model</w:t>
      </w:r>
      <w:del w:id="2029" w:author="秦蓓嘉" w:date="2026-04-12T19:27:00Z">
        <w:r w:rsidRPr="00794629">
          <w:delText xml:space="preserve"> was photographed under</w:delText>
        </w:r>
      </w:del>
      <w:ins w:id="2030" w:author="秦蓓嘉" w:date="2026-04-12T19:27:00Z">
        <w:r w:rsidR="00677734" w:rsidRPr="00805397">
          <w:t>’s images were captured in</w:t>
        </w:r>
      </w:ins>
      <w:r w:rsidRPr="00805397">
        <w:t xml:space="preserve"> 35 </w:t>
      </w:r>
      <w:ins w:id="2031" w:author="秦蓓嘉" w:date="2026-04-12T19:27:00Z">
        <w:r w:rsidR="00677734" w:rsidRPr="00805397">
          <w:t xml:space="preserve">scene </w:t>
        </w:r>
      </w:ins>
      <w:r w:rsidRPr="00805397">
        <w:t xml:space="preserve">conditions, </w:t>
      </w:r>
      <w:del w:id="2032" w:author="秦蓓嘉" w:date="2026-04-12T19:27:00Z">
        <w:r w:rsidRPr="00794629">
          <w:delText xml:space="preserve">consisting of </w:delText>
        </w:r>
      </w:del>
      <w:r w:rsidRPr="00805397">
        <w:t xml:space="preserve">21 in-lab light sources (3 illuminances × 7 color temperatures) and 14 real </w:t>
      </w:r>
      <w:del w:id="2033" w:author="秦蓓嘉" w:date="2026-04-12T19:27:00Z">
        <w:r w:rsidRPr="00794629">
          <w:delText>scene settings</w:delText>
        </w:r>
      </w:del>
      <w:ins w:id="2034" w:author="秦蓓嘉" w:date="2026-04-12T19:27:00Z">
        <w:r w:rsidRPr="00805397">
          <w:t>scene</w:t>
        </w:r>
        <w:r w:rsidR="00677734" w:rsidRPr="00805397">
          <w:t>s</w:t>
        </w:r>
      </w:ins>
      <w:r w:rsidRPr="00805397">
        <w:t xml:space="preserve">. With 20 models in total, this resulted in 700 original images. Each original image was rendered into 33 </w:t>
      </w:r>
      <w:del w:id="2035" w:author="秦蓓嘉" w:date="2026-04-12T19:27:00Z">
        <w:r w:rsidRPr="00794629">
          <w:delText>reproductions</w:delText>
        </w:r>
      </w:del>
      <w:ins w:id="2036" w:author="秦蓓嘉" w:date="2026-04-12T19:27:00Z">
        <w:r w:rsidRPr="00805397">
          <w:t>re</w:t>
        </w:r>
        <w:r w:rsidR="00677734" w:rsidRPr="00805397">
          <w:t>nditions</w:t>
        </w:r>
      </w:ins>
      <w:r w:rsidRPr="00805397">
        <w:t>, and 10% of the images were repeatedly</w:t>
      </w:r>
      <w:del w:id="2037" w:author="秦蓓嘉" w:date="2026-04-12T19:27:00Z">
        <w:r w:rsidRPr="00794629">
          <w:delText xml:space="preserve"> assessed</w:delText>
        </w:r>
      </w:del>
      <w:r w:rsidRPr="00805397">
        <w:t xml:space="preserve">, yielding 37 images per set for perceptual evaluation. </w:t>
      </w:r>
      <w:ins w:id="2038" w:author="秦蓓嘉" w:date="2026-04-12T19:27:00Z">
        <w:r w:rsidR="0093009B" w:rsidRPr="00805397">
          <w:t xml:space="preserve">In total, a massive of 3,470,600 judgments were made in this study. </w:t>
        </w:r>
      </w:ins>
      <w:r w:rsidRPr="00805397">
        <w:t xml:space="preserve">The total experimental duration was approximately 3,000 hours, </w:t>
      </w:r>
      <w:del w:id="2039" w:author="秦蓓嘉" w:date="2026-04-12T19:27:00Z">
        <w:r w:rsidRPr="00794629">
          <w:delText xml:space="preserve">with </w:delText>
        </w:r>
      </w:del>
      <w:r w:rsidRPr="00805397">
        <w:t xml:space="preserve">each observer </w:t>
      </w:r>
      <w:del w:id="2040" w:author="秦蓓嘉" w:date="2026-04-12T19:27:00Z">
        <w:r w:rsidRPr="00794629">
          <w:delText>contributing</w:delText>
        </w:r>
      </w:del>
      <w:ins w:id="2041" w:author="秦蓓嘉" w:date="2026-04-12T19:27:00Z">
        <w:r w:rsidR="00677734" w:rsidRPr="00805397">
          <w:t>did</w:t>
        </w:r>
      </w:ins>
      <w:r w:rsidR="00677734" w:rsidRPr="00805397">
        <w:t xml:space="preserve"> </w:t>
      </w:r>
      <w:r w:rsidRPr="00805397">
        <w:t>about 8 hours. All observers were confirmed to have normal color vision by passing the Ishihara</w:t>
      </w:r>
      <w:ins w:id="2042" w:author="秦蓓嘉" w:date="2026-04-12T19:27:00Z">
        <w:r w:rsidRPr="00805397">
          <w:t xml:space="preserve"> </w:t>
        </w:r>
        <w:r w:rsidR="0093009B" w:rsidRPr="00805397">
          <w:t>vision</w:t>
        </w:r>
      </w:ins>
      <w:r w:rsidR="0093009B" w:rsidRPr="00805397">
        <w:t xml:space="preserve"> </w:t>
      </w:r>
      <w:r w:rsidRPr="00805397">
        <w:t>test.</w:t>
      </w:r>
    </w:p>
    <w:p w14:paraId="7E8A0991" w14:textId="109E06B3" w:rsidR="00C73146" w:rsidRPr="00805397" w:rsidRDefault="00C73146" w:rsidP="00C73146">
      <w:pPr>
        <w:pStyle w:val="10BodySubsequentParagraph"/>
      </w:pPr>
    </w:p>
    <w:p w14:paraId="2390770C" w14:textId="77777777" w:rsidR="00954025" w:rsidRPr="00805397" w:rsidRDefault="00954025">
      <w:pPr>
        <w:pStyle w:val="10BodySubsequentParagraph"/>
      </w:pPr>
    </w:p>
    <w:p w14:paraId="5D13BDCD" w14:textId="77777777" w:rsidR="00954025" w:rsidRPr="00794629" w:rsidRDefault="00617501">
      <w:pPr>
        <w:pStyle w:val="08SectionHeader10"/>
        <w:numPr>
          <w:ilvl w:val="0"/>
          <w:numId w:val="1"/>
        </w:numPr>
        <w:ind w:left="357" w:hanging="357"/>
        <w:outlineLvl w:val="0"/>
        <w:rPr>
          <w:del w:id="2043" w:author="秦蓓嘉" w:date="2026-04-12T19:27:00Z"/>
        </w:rPr>
      </w:pPr>
      <w:del w:id="2044" w:author="秦蓓嘉" w:date="2026-04-12T19:27:00Z">
        <w:r w:rsidRPr="00794629">
          <w:rPr>
            <w:spacing w:val="16"/>
            <w:w w:val="95"/>
          </w:rPr>
          <w:delText>EXPERIMENTAL</w:delText>
        </w:r>
        <w:r w:rsidRPr="00794629">
          <w:rPr>
            <w:spacing w:val="3"/>
            <w:w w:val="95"/>
          </w:rPr>
          <w:delText xml:space="preserve"> </w:delText>
        </w:r>
        <w:r w:rsidRPr="00794629">
          <w:rPr>
            <w:spacing w:val="12"/>
            <w:w w:val="95"/>
          </w:rPr>
          <w:delText>RESULTS</w:delText>
        </w:r>
      </w:del>
    </w:p>
    <w:p w14:paraId="22DE3649" w14:textId="188F4F80" w:rsidR="00954025" w:rsidRPr="00805397" w:rsidRDefault="00FC1C4A" w:rsidP="00060B58">
      <w:pPr>
        <w:pStyle w:val="08SectionHeader10"/>
        <w:numPr>
          <w:ilvl w:val="0"/>
          <w:numId w:val="29"/>
        </w:numPr>
        <w:ind w:left="357" w:hanging="357"/>
        <w:outlineLvl w:val="0"/>
        <w:rPr>
          <w:ins w:id="2045" w:author="秦蓓嘉" w:date="2026-04-12T19:27:00Z"/>
        </w:rPr>
      </w:pPr>
      <w:ins w:id="2046" w:author="秦蓓嘉" w:date="2026-04-12T19:27:00Z">
        <w:r>
          <w:rPr>
            <w:rFonts w:hint="eastAsia"/>
            <w:spacing w:val="12"/>
            <w:w w:val="95"/>
            <w:lang w:eastAsia="zh-CN"/>
          </w:rPr>
          <w:t>Data</w:t>
        </w:r>
        <w:r>
          <w:rPr>
            <w:spacing w:val="12"/>
            <w:w w:val="95"/>
          </w:rPr>
          <w:t xml:space="preserve"> Analysis</w:t>
        </w:r>
      </w:ins>
    </w:p>
    <w:p w14:paraId="2DBEE065" w14:textId="77777777" w:rsidR="00954025" w:rsidRPr="00805397" w:rsidRDefault="00617501">
      <w:pPr>
        <w:pStyle w:val="08SectionHeader2"/>
        <w:outlineLvl w:val="1"/>
      </w:pPr>
      <w:r w:rsidRPr="00805397">
        <w:t>3.1 Observer Variations</w:t>
      </w:r>
    </w:p>
    <w:p w14:paraId="631EB26D" w14:textId="63F4C13A" w:rsidR="00954025" w:rsidRPr="00805397" w:rsidRDefault="00617501" w:rsidP="00926116">
      <w:pPr>
        <w:pStyle w:val="09BodyFirstParagraph"/>
      </w:pPr>
      <w:r w:rsidRPr="00805397">
        <w:t xml:space="preserve">The standardized residual sum of squares </w:t>
      </w:r>
      <w:del w:id="2047" w:author="秦蓓嘉" w:date="2026-04-12T19:27:00Z">
        <w:r w:rsidRPr="00794629">
          <w:delText xml:space="preserve">(STRESS) </w:delText>
        </w:r>
        <w:r w:rsidRPr="006F2F64">
          <w:fldChar w:fldCharType="begin"/>
        </w:r>
        <w:r w:rsidR="008A1183" w:rsidRPr="00794629">
          <w:delInstrText xml:space="preserve"> ADDIN EN.CITE &lt;EndNote&gt;&lt;Cite&gt;&lt;Author&gt;García&lt;/Author&gt;&lt;Year&gt;2007&lt;/Year&gt;&lt;RecNum&gt;7&lt;/RecNum&gt;&lt;DisplayText&gt;[29]&lt;/DisplayText&gt;&lt;record&gt;&lt;rec-number&gt;7&lt;/rec-number&gt;&lt;foreign-keys&gt;&lt;key app="EN" db-id="xervfw5p0wwffqeap2fpwz5i2t0pfzwffper" timestamp="1729672629"&gt;7&lt;/key&gt;&lt;/foreign-keys&gt;&lt;ref-type name="Journal Article"&gt;17&lt;/ref-type&gt;&lt;contributors&gt;&lt;authors&gt;&lt;author&gt;García, P. A.&lt;/author&gt;&lt;author&gt;Huertas, R.&lt;/author&gt;&lt;author&gt;Melgosa, M.&lt;/author&gt;&lt;author&gt;Cui, G.&lt;/author&gt;&lt;/authors&gt;&lt;/contributors&gt;&lt;auth-address&gt;Departamento de Estad</w:delInstrText>
        </w:r>
        <w:r w:rsidR="008A1183" w:rsidRPr="00794629">
          <w:rPr>
            <w:rFonts w:hint="eastAsia"/>
          </w:rPr>
          <w:delInstrText>í</w:delInstrText>
        </w:r>
        <w:r w:rsidR="008A1183" w:rsidRPr="00794629">
          <w:delInstrText>stica e Investigación Operativa, Facultad de Ciencias, Universidad de Granada, Spain.&lt;/auth-address&gt;&lt;titles&gt;&lt;title&gt;Measurement of the relationship between perceived and computed color differences&lt;/title&gt;&lt;secondary-title&gt;J Opt Soc Am A Opt Image Sci Vis&lt;/secondary-title&gt;&lt;/titles&gt;&lt;periodical&gt;&lt;full-title&gt;J Opt Soc Am A Opt Image Sci Vis&lt;/full-title&gt;&lt;/periodical&gt;&lt;pages&gt;1823-9&lt;/pages&gt;&lt;volume&gt;24&lt;/volume&gt;&lt;number&gt;7&lt;/number&gt;&lt;keywords&gt;&lt;keyword&gt;*Color&lt;/keyword&gt;&lt;keyword&gt;Color Perception/*physiology&lt;/keyword&gt;&lt;keyword&gt;Colorimetry/*methods&lt;/keyword&gt;&lt;keyword&gt;Humans&lt;/keyword&gt;&lt;keyword&gt;Image Interpretation, Computer-Assisted/*methods&lt;/keyword&gt;&lt;keyword&gt;Reproducibility of Results&lt;/keyword&gt;&lt;keyword&gt;Sensitivity and Specificity&lt;/keyword&gt;&lt;keyword&gt;Statistics as Topic&lt;/keyword&gt;&lt;/keywords&gt;&lt;dates&gt;&lt;year&gt;2007&lt;/year&gt;&lt;pub-dates&gt;&lt;date&gt;Jul&lt;/date&gt;&lt;/pub-dates&gt;&lt;/dates&gt;&lt;isbn&gt;1084-7529 (Print)&amp;#xD;1084-7529&lt;/isbn&gt;&lt;accession-num&gt;17728805&lt;/accession-num&gt;&lt;urls&gt;&lt;/urls&gt;&lt;electronic-resource-num&gt;10.1364/josaa.24.001823&lt;/electronic-resource-num&gt;&lt;remote-database-provider&gt;NLM&lt;/remote-database-provider&gt;&lt;language&gt;eng&lt;/language&gt;&lt;/record&gt;&lt;/Cite&gt;&lt;/EndNote&gt;</w:delInstrText>
        </w:r>
        <w:r w:rsidRPr="006F2F64">
          <w:fldChar w:fldCharType="separate"/>
        </w:r>
        <w:r w:rsidR="008A1183" w:rsidRPr="00794629">
          <w:rPr>
            <w:noProof/>
          </w:rPr>
          <w:delText>[29]</w:delText>
        </w:r>
        <w:r w:rsidRPr="006F2F64">
          <w:fldChar w:fldCharType="end"/>
        </w:r>
      </w:del>
      <w:ins w:id="2048" w:author="秦蓓嘉" w:date="2026-04-12T19:27:00Z">
        <w:r w:rsidRPr="00805397">
          <w:fldChar w:fldCharType="begin"/>
        </w:r>
        <w:r w:rsidR="00215BA5">
          <w:instrText xml:space="preserve"> ADDIN EN.CITE &lt;EndNote&gt;&lt;Cite&gt;&lt;Author&gt;García&lt;/Author&gt;&lt;Year&gt;2007&lt;/Year&gt;&lt;RecNum&gt;7&lt;/RecNum&gt;&lt;DisplayText&gt;[34]&lt;/DisplayText&gt;&lt;record&gt;&lt;rec-number&gt;7&lt;/rec-number&gt;&lt;foreign-keys&gt;&lt;key app="EN" db-id="xervfw5p0wwffqeap2fpwz5i2t0pfzwffper" timestamp="1729672629"&gt;7&lt;/key&gt;&lt;/foreign-keys&gt;&lt;ref-type name="Journal Article"&gt;17&lt;/ref-type&gt;&lt;contributors&gt;&lt;authors&gt;&lt;author&gt;García, P. A.&lt;/author&gt;&lt;author&gt;Huertas, R.&lt;/author&gt;&lt;author&gt;Melgosa, M.&lt;/author&gt;&lt;author&gt;Cui, G.&lt;/author&gt;&lt;/authors&gt;&lt;/contributors&gt;&lt;auth-address&gt;Departamento de Estad</w:instrText>
        </w:r>
        <w:r w:rsidR="00215BA5">
          <w:rPr>
            <w:rFonts w:hint="eastAsia"/>
          </w:rPr>
          <w:instrText>í</w:instrText>
        </w:r>
        <w:r w:rsidR="00215BA5">
          <w:instrText>stica e Investigación Operativa, Facultad de Ciencias, Universidad de Granada, Spain.&lt;/auth-address&gt;&lt;titles&gt;&lt;title&gt;Measurement of the relationship between perceived and computed color differences&lt;/title&gt;&lt;secondary-title&gt;J Opt Soc Am A Opt Image Sci Vis&lt;/secondary-title&gt;&lt;/titles&gt;&lt;periodical&gt;&lt;full-title&gt;J Opt Soc Am A Opt Image Sci Vis&lt;/full-title&gt;&lt;/periodical&gt;&lt;pages&gt;1823-9&lt;/pages&gt;&lt;volume&gt;24&lt;/volume&gt;&lt;number&gt;7&lt;/number&gt;&lt;keywords&gt;&lt;keyword&gt;*Color&lt;/keyword&gt;&lt;keyword&gt;Color Perception/*physiology&lt;/keyword&gt;&lt;keyword&gt;Colorimetry/*methods&lt;/keyword&gt;&lt;keyword&gt;Humans&lt;/keyword&gt;&lt;keyword&gt;Image Interpretation, Computer-Assisted/*methods&lt;/keyword&gt;&lt;keyword&gt;Reproducibility of Results&lt;/keyword&gt;&lt;keyword&gt;Sensitivity and Specificity&lt;/keyword&gt;&lt;keyword&gt;Statistics as Topic&lt;/keyword&gt;&lt;/keywords&gt;&lt;dates&gt;&lt;year&gt;2007&lt;/year&gt;&lt;pub-dates&gt;&lt;date&gt;Jul&lt;/date&gt;&lt;/pub-dates&gt;&lt;/dates&gt;&lt;isbn&gt;1084-7529 (Print)&amp;#xD;1084-7529&lt;/isbn&gt;&lt;accession-num&gt;17728805&lt;/accession-num&gt;&lt;urls&gt;&lt;/urls&gt;&lt;electronic-resource-num&gt;10.1364/josaa.24.001823&lt;/electronic-resource-num&gt;&lt;remote-database-provider&gt;NLM&lt;/remote-database-provider&gt;&lt;language&gt;eng&lt;/language&gt;&lt;/record&gt;&lt;/Cite&gt;&lt;/EndNote&gt;</w:instrText>
        </w:r>
        <w:r w:rsidRPr="00805397">
          <w:fldChar w:fldCharType="separate"/>
        </w:r>
        <w:r w:rsidR="00215BA5">
          <w:rPr>
            <w:noProof/>
          </w:rPr>
          <w:t>[34]</w:t>
        </w:r>
        <w:r w:rsidRPr="00805397">
          <w:fldChar w:fldCharType="end"/>
        </w:r>
      </w:ins>
      <w:r w:rsidRPr="00805397">
        <w:t xml:space="preserve">, was </w:t>
      </w:r>
      <w:r w:rsidR="00C73146" w:rsidRPr="00805397">
        <w:t xml:space="preserve">used </w:t>
      </w:r>
      <w:r w:rsidRPr="00805397">
        <w:t xml:space="preserve">to </w:t>
      </w:r>
      <w:r w:rsidR="00A973C8" w:rsidRPr="00805397">
        <w:t>indicate</w:t>
      </w:r>
      <w:r w:rsidRPr="00805397">
        <w:rPr>
          <w:rFonts w:hint="eastAsia"/>
        </w:rPr>
        <w:t xml:space="preserve"> the intra</w:t>
      </w:r>
      <w:r w:rsidR="0071059F" w:rsidRPr="00805397">
        <w:rPr>
          <w:rFonts w:hint="eastAsia"/>
          <w:lang w:eastAsia="zh-CN"/>
        </w:rPr>
        <w:t>-</w:t>
      </w:r>
      <w:del w:id="2049" w:author="秦蓓嘉" w:date="2026-04-12T19:27:00Z">
        <w:r w:rsidR="00DC4E04">
          <w:rPr>
            <w:lang w:eastAsia="zh-CN"/>
          </w:rPr>
          <w:delText>observer</w:delText>
        </w:r>
      </w:del>
      <w:r w:rsidR="0071059F" w:rsidRPr="00805397">
        <w:rPr>
          <w:lang w:eastAsia="zh-CN"/>
        </w:rPr>
        <w:t xml:space="preserve"> </w:t>
      </w:r>
      <w:r w:rsidRPr="00805397">
        <w:t>and inter-observer variability by mean</w:t>
      </w:r>
      <w:r w:rsidR="00342371" w:rsidRPr="00805397">
        <w:t>s</w:t>
      </w:r>
      <w:r w:rsidRPr="00805397">
        <w:t xml:space="preserve"> of the mean, maximum, minimum</w:t>
      </w:r>
      <w:r w:rsidR="004507F0" w:rsidRPr="00805397">
        <w:t xml:space="preserve"> </w:t>
      </w:r>
      <w:r w:rsidRPr="00805397">
        <w:t>of STRESS values. The intra-</w:t>
      </w:r>
      <w:r w:rsidR="00A33103" w:rsidRPr="00805397">
        <w:t xml:space="preserve">observer </w:t>
      </w:r>
      <w:r w:rsidRPr="00805397">
        <w:t>variation was calculated between the two sets of scores on the repeated images</w:t>
      </w:r>
      <w:r w:rsidR="009911F3" w:rsidRPr="00805397">
        <w:t xml:space="preserve"> (10%</w:t>
      </w:r>
      <w:r w:rsidR="00A33103" w:rsidRPr="00805397">
        <w:t xml:space="preserve"> of </w:t>
      </w:r>
      <w:r w:rsidR="007E7D7B" w:rsidRPr="00805397">
        <w:t>the entire dataset</w:t>
      </w:r>
      <w:r w:rsidRPr="00805397">
        <w:t>) and the inter-</w:t>
      </w:r>
      <w:r w:rsidR="009911F3" w:rsidRPr="00805397">
        <w:t xml:space="preserve">observer </w:t>
      </w:r>
      <w:r w:rsidRPr="00805397">
        <w:t>variation was computed between each subject</w:t>
      </w:r>
      <w:r w:rsidR="009911F3" w:rsidRPr="00805397">
        <w:t xml:space="preserve">’s </w:t>
      </w:r>
      <w:r w:rsidR="00342371" w:rsidRPr="00805397">
        <w:t xml:space="preserve">scores </w:t>
      </w:r>
      <w:r w:rsidR="009911F3" w:rsidRPr="00805397">
        <w:t xml:space="preserve">and </w:t>
      </w:r>
      <w:r w:rsidR="00342371" w:rsidRPr="00805397">
        <w:t xml:space="preserve">the </w:t>
      </w:r>
      <w:r w:rsidR="009911F3" w:rsidRPr="00805397">
        <w:t>mean</w:t>
      </w:r>
      <w:r w:rsidRPr="00805397">
        <w:t xml:space="preserve"> scores. </w:t>
      </w:r>
      <w:del w:id="2050" w:author="秦蓓嘉" w:date="2026-04-12T19:27:00Z">
        <w:r w:rsidR="00A05C6E" w:rsidRPr="006F2F64">
          <w:fldChar w:fldCharType="begin"/>
        </w:r>
        <w:r w:rsidR="00A05C6E" w:rsidRPr="00794629">
          <w:delInstrText xml:space="preserve"> REF _Ref216967643 \h </w:delInstrText>
        </w:r>
        <w:r w:rsidR="00794629">
          <w:delInstrText xml:space="preserve"> \* MERGEFORMAT </w:delInstrText>
        </w:r>
        <w:r w:rsidR="00A05C6E" w:rsidRPr="006F2F64">
          <w:fldChar w:fldCharType="separate"/>
        </w:r>
        <w:r w:rsidR="00794629" w:rsidRPr="00794629">
          <w:delText xml:space="preserve">Table </w:delText>
        </w:r>
        <w:r w:rsidR="00794629" w:rsidRPr="00794629">
          <w:rPr>
            <w:noProof/>
          </w:rPr>
          <w:delText>7</w:delText>
        </w:r>
        <w:r w:rsidR="00A05C6E" w:rsidRPr="006F2F64">
          <w:fldChar w:fldCharType="end"/>
        </w:r>
      </w:del>
      <w:ins w:id="2051" w:author="秦蓓嘉" w:date="2026-04-12T19:27:00Z">
        <w:r w:rsidR="00EE3097" w:rsidRPr="00805397">
          <w:fldChar w:fldCharType="begin"/>
        </w:r>
        <w:r w:rsidR="00EE3097" w:rsidRPr="00805397">
          <w:instrText xml:space="preserve"> REF _Ref225256373 \h </w:instrText>
        </w:r>
        <w:r w:rsidR="00805397">
          <w:instrText xml:space="preserve"> \* MERGEFORMAT </w:instrText>
        </w:r>
        <w:r w:rsidR="00EE3097" w:rsidRPr="00805397">
          <w:fldChar w:fldCharType="separate"/>
        </w:r>
        <w:r w:rsidR="00355FDE" w:rsidRPr="00805397">
          <w:t xml:space="preserve">Table </w:t>
        </w:r>
        <w:r w:rsidR="00355FDE">
          <w:rPr>
            <w:noProof/>
          </w:rPr>
          <w:t>4</w:t>
        </w:r>
        <w:r w:rsidR="00EE3097" w:rsidRPr="00805397">
          <w:fldChar w:fldCharType="end"/>
        </w:r>
      </w:ins>
      <w:r w:rsidR="00EE3097" w:rsidRPr="00805397">
        <w:t xml:space="preserve"> </w:t>
      </w:r>
      <w:r w:rsidRPr="00805397">
        <w:t>shows the inter-</w:t>
      </w:r>
      <w:r w:rsidR="00A33103" w:rsidRPr="00805397">
        <w:t>observer</w:t>
      </w:r>
      <w:r w:rsidRPr="00805397">
        <w:t xml:space="preserve"> and </w:t>
      </w:r>
      <w:r w:rsidR="00A33103" w:rsidRPr="00805397">
        <w:t>in</w:t>
      </w:r>
      <w:r w:rsidRPr="00805397">
        <w:t xml:space="preserve">tra-observer variations. </w:t>
      </w:r>
    </w:p>
    <w:p w14:paraId="1765E860" w14:textId="77777777" w:rsidR="0027685B" w:rsidRPr="00805397" w:rsidRDefault="0027685B" w:rsidP="0071059F">
      <w:pPr>
        <w:pStyle w:val="10BodySubsequentParagraph"/>
        <w:ind w:firstLine="0"/>
        <w:pPrChange w:id="2052" w:author="秦蓓嘉" w:date="2026-04-12T19:27:00Z">
          <w:pPr>
            <w:pStyle w:val="10BodySubsequentParagraph"/>
          </w:pPr>
        </w:pPrChange>
      </w:pPr>
    </w:p>
    <w:p w14:paraId="690FEF01" w14:textId="551859EC" w:rsidR="0027685B" w:rsidRPr="00805397" w:rsidRDefault="0027685B" w:rsidP="0027685B">
      <w:pPr>
        <w:pStyle w:val="14TableCaption"/>
        <w:pPrChange w:id="2053" w:author="秦蓓嘉" w:date="2026-04-12T19:27:00Z">
          <w:pPr>
            <w:pStyle w:val="af7"/>
            <w:keepNext/>
          </w:pPr>
        </w:pPrChange>
      </w:pPr>
      <w:bookmarkStart w:id="2054" w:name="_Ref225256373"/>
      <w:bookmarkStart w:id="2055" w:name="_Ref216967643"/>
      <w:r w:rsidRPr="00805397">
        <w:t xml:space="preserve">Table </w:t>
      </w:r>
      <w:r w:rsidR="004C2DE1" w:rsidRPr="00805397">
        <w:rPr>
          <w:noProof/>
        </w:rPr>
        <w:fldChar w:fldCharType="begin"/>
      </w:r>
      <w:r w:rsidR="004C2DE1" w:rsidRPr="00805397">
        <w:rPr>
          <w:noProof/>
        </w:rPr>
        <w:instrText xml:space="preserve"> SEQ Table \* ARABIC </w:instrText>
      </w:r>
      <w:r w:rsidR="004C2DE1" w:rsidRPr="00805397">
        <w:rPr>
          <w:noProof/>
        </w:rPr>
        <w:fldChar w:fldCharType="separate"/>
      </w:r>
      <w:del w:id="2056" w:author="秦蓓嘉" w:date="2026-04-12T19:27:00Z">
        <w:r w:rsidR="00794629" w:rsidRPr="006F2F64">
          <w:rPr>
            <w:noProof/>
          </w:rPr>
          <w:delText>7</w:delText>
        </w:r>
      </w:del>
      <w:ins w:id="2057" w:author="秦蓓嘉" w:date="2026-04-12T19:27:00Z">
        <w:r w:rsidR="00355FDE">
          <w:rPr>
            <w:noProof/>
          </w:rPr>
          <w:t>4</w:t>
        </w:r>
      </w:ins>
      <w:r w:rsidR="004C2DE1" w:rsidRPr="00805397">
        <w:rPr>
          <w:noProof/>
        </w:rPr>
        <w:fldChar w:fldCharType="end"/>
      </w:r>
      <w:bookmarkEnd w:id="2054"/>
      <w:bookmarkEnd w:id="2055"/>
      <w:ins w:id="2058" w:author="秦蓓嘉" w:date="2026-04-12T19:27:00Z">
        <w:r w:rsidRPr="00805397">
          <w:t>.</w:t>
        </w:r>
      </w:ins>
      <w:r w:rsidRPr="00805397">
        <w:rPr>
          <w:rPrChange w:id="2059" w:author="秦蓓嘉" w:date="2026-04-12T19:27:00Z">
            <w:rPr>
              <w:b/>
              <w:spacing w:val="80"/>
              <w:w w:val="150"/>
            </w:rPr>
          </w:rPrChange>
        </w:rPr>
        <w:t xml:space="preserve"> </w:t>
      </w:r>
      <w:r w:rsidRPr="00805397">
        <w:t>The inter-</w:t>
      </w:r>
      <w:del w:id="2060" w:author="秦蓓嘉" w:date="2026-04-12T19:27:00Z">
        <w:r w:rsidR="007E7D7B" w:rsidRPr="006F2F64">
          <w:delText>observer</w:delText>
        </w:r>
        <w:r w:rsidR="00617501" w:rsidRPr="006F2F64">
          <w:delText xml:space="preserve"> </w:delText>
        </w:r>
      </w:del>
      <w:r w:rsidRPr="00805397">
        <w:t>and intra-observer variations in STRESS</w:t>
      </w:r>
      <w:ins w:id="2061" w:author="秦蓓嘉" w:date="2026-04-12T19:27:00Z">
        <w:r w:rsidRPr="00805397">
          <w:t xml:space="preserve"> unit.</w:t>
        </w:r>
      </w:ins>
    </w:p>
    <w:tbl>
      <w:tblPr>
        <w:tblStyle w:val="af"/>
        <w:tblW w:w="0" w:type="auto"/>
        <w:jc w:val="center"/>
        <w:tblLook w:val="04A0" w:firstRow="1" w:lastRow="0" w:firstColumn="1" w:lastColumn="0" w:noHBand="0" w:noVBand="1"/>
        <w:tblPrChange w:id="2062" w:author="秦蓓嘉" w:date="2026-04-12T19:27:00Z">
          <w:tblPr>
            <w:tblStyle w:val="af"/>
            <w:tblW w:w="0" w:type="auto"/>
            <w:tblLook w:val="04A0" w:firstRow="1" w:lastRow="0" w:firstColumn="1" w:lastColumn="0" w:noHBand="0" w:noVBand="1"/>
          </w:tblPr>
        </w:tblPrChange>
      </w:tblPr>
      <w:tblGrid>
        <w:gridCol w:w="1514"/>
        <w:gridCol w:w="1514"/>
        <w:gridCol w:w="1514"/>
        <w:gridCol w:w="1515"/>
        <w:tblGridChange w:id="2063">
          <w:tblGrid>
            <w:gridCol w:w="1514"/>
            <w:gridCol w:w="1514"/>
            <w:gridCol w:w="1514"/>
            <w:gridCol w:w="1515"/>
          </w:tblGrid>
        </w:tblGridChange>
      </w:tblGrid>
      <w:tr w:rsidR="00954025" w:rsidRPr="00805397" w14:paraId="1B6CFBBB" w14:textId="77777777" w:rsidTr="00EC36CB">
        <w:trPr>
          <w:jc w:val="center"/>
        </w:trPr>
        <w:tc>
          <w:tcPr>
            <w:tcW w:w="1514" w:type="dxa"/>
            <w:tcPrChange w:id="2064" w:author="秦蓓嘉" w:date="2026-04-12T19:27:00Z">
              <w:tcPr>
                <w:tcW w:w="1514" w:type="dxa"/>
              </w:tcPr>
            </w:tcPrChange>
          </w:tcPr>
          <w:p w14:paraId="3AFD5630" w14:textId="223E9771" w:rsidR="00954025" w:rsidRPr="00805397" w:rsidRDefault="007E7D7B" w:rsidP="009911F3">
            <w:pPr>
              <w:pStyle w:val="09BodyFirstParagraph"/>
              <w:jc w:val="center"/>
              <w:rPr>
                <w:lang w:eastAsia="zh-CN"/>
              </w:rPr>
            </w:pPr>
            <w:del w:id="2065" w:author="秦蓓嘉" w:date="2026-04-12T19:27:00Z">
              <w:r w:rsidRPr="00794629">
                <w:rPr>
                  <w:lang w:eastAsia="zh-CN"/>
                </w:rPr>
                <w:delText>STRESS (%)</w:delText>
              </w:r>
            </w:del>
          </w:p>
        </w:tc>
        <w:tc>
          <w:tcPr>
            <w:tcW w:w="1514" w:type="dxa"/>
            <w:tcPrChange w:id="2066" w:author="秦蓓嘉" w:date="2026-04-12T19:27:00Z">
              <w:tcPr>
                <w:tcW w:w="1514" w:type="dxa"/>
              </w:tcPr>
            </w:tcPrChange>
          </w:tcPr>
          <w:p w14:paraId="23E04096" w14:textId="56448252" w:rsidR="00954025" w:rsidRPr="00805397" w:rsidRDefault="00617501" w:rsidP="009911F3">
            <w:pPr>
              <w:pStyle w:val="09BodyFirstParagraph"/>
              <w:jc w:val="center"/>
            </w:pPr>
            <w:del w:id="2067" w:author="秦蓓嘉" w:date="2026-04-12T19:27:00Z">
              <w:r w:rsidRPr="00794629">
                <w:rPr>
                  <w:spacing w:val="-4"/>
                </w:rPr>
                <w:delText>mean</w:delText>
              </w:r>
            </w:del>
            <w:ins w:id="2068" w:author="秦蓓嘉" w:date="2026-04-12T19:27:00Z">
              <w:r w:rsidR="00AB1EEF" w:rsidRPr="00805397">
                <w:rPr>
                  <w:spacing w:val="-4"/>
                </w:rPr>
                <w:t>M</w:t>
              </w:r>
              <w:r w:rsidRPr="00805397">
                <w:rPr>
                  <w:spacing w:val="-4"/>
                </w:rPr>
                <w:t>ean</w:t>
              </w:r>
            </w:ins>
          </w:p>
        </w:tc>
        <w:tc>
          <w:tcPr>
            <w:tcW w:w="1514" w:type="dxa"/>
            <w:tcPrChange w:id="2069" w:author="秦蓓嘉" w:date="2026-04-12T19:27:00Z">
              <w:tcPr>
                <w:tcW w:w="1514" w:type="dxa"/>
              </w:tcPr>
            </w:tcPrChange>
          </w:tcPr>
          <w:p w14:paraId="6D1A8977" w14:textId="1D486D71" w:rsidR="00954025" w:rsidRPr="00805397" w:rsidRDefault="00617501" w:rsidP="009911F3">
            <w:pPr>
              <w:pStyle w:val="09BodyFirstParagraph"/>
              <w:jc w:val="center"/>
            </w:pPr>
            <w:del w:id="2070" w:author="秦蓓嘉" w:date="2026-04-12T19:27:00Z">
              <w:r w:rsidRPr="00794629">
                <w:rPr>
                  <w:spacing w:val="-5"/>
                </w:rPr>
                <w:delText>max</w:delText>
              </w:r>
            </w:del>
            <w:ins w:id="2071" w:author="秦蓓嘉" w:date="2026-04-12T19:27:00Z">
              <w:r w:rsidR="000C0377" w:rsidRPr="00805397">
                <w:rPr>
                  <w:spacing w:val="-5"/>
                </w:rPr>
                <w:t>Maximum</w:t>
              </w:r>
            </w:ins>
          </w:p>
        </w:tc>
        <w:tc>
          <w:tcPr>
            <w:tcW w:w="1515" w:type="dxa"/>
            <w:tcPrChange w:id="2072" w:author="秦蓓嘉" w:date="2026-04-12T19:27:00Z">
              <w:tcPr>
                <w:tcW w:w="1515" w:type="dxa"/>
              </w:tcPr>
            </w:tcPrChange>
          </w:tcPr>
          <w:p w14:paraId="2E18854E" w14:textId="7E9B3FDE" w:rsidR="00954025" w:rsidRPr="00805397" w:rsidRDefault="00617501" w:rsidP="009911F3">
            <w:pPr>
              <w:pStyle w:val="09BodyFirstParagraph"/>
              <w:jc w:val="center"/>
            </w:pPr>
            <w:del w:id="2073" w:author="秦蓓嘉" w:date="2026-04-12T19:27:00Z">
              <w:r w:rsidRPr="00794629">
                <w:rPr>
                  <w:spacing w:val="-5"/>
                </w:rPr>
                <w:delText>min</w:delText>
              </w:r>
            </w:del>
            <w:ins w:id="2074" w:author="秦蓓嘉" w:date="2026-04-12T19:27:00Z">
              <w:r w:rsidR="000C0377" w:rsidRPr="00805397">
                <w:rPr>
                  <w:spacing w:val="-5"/>
                </w:rPr>
                <w:t>Minimum</w:t>
              </w:r>
            </w:ins>
          </w:p>
        </w:tc>
      </w:tr>
      <w:tr w:rsidR="00954025" w:rsidRPr="00805397" w14:paraId="4423162B" w14:textId="77777777" w:rsidTr="00EC36CB">
        <w:trPr>
          <w:jc w:val="center"/>
        </w:trPr>
        <w:tc>
          <w:tcPr>
            <w:tcW w:w="1514" w:type="dxa"/>
            <w:tcPrChange w:id="2075" w:author="秦蓓嘉" w:date="2026-04-12T19:27:00Z">
              <w:tcPr>
                <w:tcW w:w="1514" w:type="dxa"/>
              </w:tcPr>
            </w:tcPrChange>
          </w:tcPr>
          <w:p w14:paraId="3F02087B" w14:textId="17E8463E" w:rsidR="00954025" w:rsidRPr="00805397" w:rsidRDefault="004C3863" w:rsidP="009911F3">
            <w:pPr>
              <w:pStyle w:val="09BodyFirstParagraph"/>
              <w:jc w:val="center"/>
            </w:pPr>
            <w:r w:rsidRPr="00805397">
              <w:rPr>
                <w:spacing w:val="-6"/>
              </w:rPr>
              <w:t>Inter</w:t>
            </w:r>
          </w:p>
        </w:tc>
        <w:tc>
          <w:tcPr>
            <w:tcW w:w="1514" w:type="dxa"/>
            <w:tcPrChange w:id="2076" w:author="秦蓓嘉" w:date="2026-04-12T19:27:00Z">
              <w:tcPr>
                <w:tcW w:w="1514" w:type="dxa"/>
              </w:tcPr>
            </w:tcPrChange>
          </w:tcPr>
          <w:p w14:paraId="4C0C1E77" w14:textId="6C3EBBB3" w:rsidR="00954025" w:rsidRPr="00805397" w:rsidRDefault="009911F3" w:rsidP="009911F3">
            <w:pPr>
              <w:pStyle w:val="09BodyFirstParagraph"/>
              <w:jc w:val="center"/>
            </w:pPr>
            <w:r w:rsidRPr="00805397">
              <w:rPr>
                <w:spacing w:val="-4"/>
              </w:rPr>
              <w:t>37</w:t>
            </w:r>
          </w:p>
        </w:tc>
        <w:tc>
          <w:tcPr>
            <w:tcW w:w="1514" w:type="dxa"/>
            <w:tcPrChange w:id="2077" w:author="秦蓓嘉" w:date="2026-04-12T19:27:00Z">
              <w:tcPr>
                <w:tcW w:w="1514" w:type="dxa"/>
              </w:tcPr>
            </w:tcPrChange>
          </w:tcPr>
          <w:p w14:paraId="07F99586" w14:textId="0BB57D71" w:rsidR="00954025" w:rsidRPr="00805397" w:rsidRDefault="009911F3" w:rsidP="009911F3">
            <w:pPr>
              <w:pStyle w:val="09BodyFirstParagraph"/>
              <w:jc w:val="center"/>
            </w:pPr>
            <w:r w:rsidRPr="00805397">
              <w:rPr>
                <w:spacing w:val="-4"/>
              </w:rPr>
              <w:t>49</w:t>
            </w:r>
          </w:p>
        </w:tc>
        <w:tc>
          <w:tcPr>
            <w:tcW w:w="1515" w:type="dxa"/>
            <w:tcPrChange w:id="2078" w:author="秦蓓嘉" w:date="2026-04-12T19:27:00Z">
              <w:tcPr>
                <w:tcW w:w="1515" w:type="dxa"/>
              </w:tcPr>
            </w:tcPrChange>
          </w:tcPr>
          <w:p w14:paraId="0CE9E470" w14:textId="5991F9FC" w:rsidR="00954025" w:rsidRPr="00805397" w:rsidRDefault="009911F3" w:rsidP="009911F3">
            <w:pPr>
              <w:pStyle w:val="09BodyFirstParagraph"/>
              <w:jc w:val="center"/>
            </w:pPr>
            <w:r w:rsidRPr="00805397">
              <w:rPr>
                <w:spacing w:val="-4"/>
              </w:rPr>
              <w:t>28</w:t>
            </w:r>
          </w:p>
        </w:tc>
      </w:tr>
      <w:tr w:rsidR="00954025" w:rsidRPr="00805397" w14:paraId="51EB9951" w14:textId="77777777" w:rsidTr="00EC36CB">
        <w:trPr>
          <w:jc w:val="center"/>
        </w:trPr>
        <w:tc>
          <w:tcPr>
            <w:tcW w:w="1514" w:type="dxa"/>
            <w:tcPrChange w:id="2079" w:author="秦蓓嘉" w:date="2026-04-12T19:27:00Z">
              <w:tcPr>
                <w:tcW w:w="1514" w:type="dxa"/>
              </w:tcPr>
            </w:tcPrChange>
          </w:tcPr>
          <w:p w14:paraId="11164C9C" w14:textId="239AB747" w:rsidR="00954025" w:rsidRPr="00805397" w:rsidRDefault="00617501" w:rsidP="009911F3">
            <w:pPr>
              <w:pStyle w:val="09BodyFirstParagraph"/>
              <w:jc w:val="center"/>
            </w:pPr>
            <w:r w:rsidRPr="00805397">
              <w:t>Int</w:t>
            </w:r>
            <w:r w:rsidR="004C3863" w:rsidRPr="00805397">
              <w:t>ra</w:t>
            </w:r>
          </w:p>
        </w:tc>
        <w:tc>
          <w:tcPr>
            <w:tcW w:w="1514" w:type="dxa"/>
            <w:tcPrChange w:id="2080" w:author="秦蓓嘉" w:date="2026-04-12T19:27:00Z">
              <w:tcPr>
                <w:tcW w:w="1514" w:type="dxa"/>
              </w:tcPr>
            </w:tcPrChange>
          </w:tcPr>
          <w:p w14:paraId="1F85C01C" w14:textId="1BC7BD4F" w:rsidR="00954025" w:rsidRPr="00805397" w:rsidRDefault="009911F3" w:rsidP="009911F3">
            <w:pPr>
              <w:pStyle w:val="09BodyFirstParagraph"/>
              <w:jc w:val="center"/>
            </w:pPr>
            <w:r w:rsidRPr="00805397">
              <w:t>17</w:t>
            </w:r>
          </w:p>
        </w:tc>
        <w:tc>
          <w:tcPr>
            <w:tcW w:w="1514" w:type="dxa"/>
            <w:tcPrChange w:id="2081" w:author="秦蓓嘉" w:date="2026-04-12T19:27:00Z">
              <w:tcPr>
                <w:tcW w:w="1514" w:type="dxa"/>
              </w:tcPr>
            </w:tcPrChange>
          </w:tcPr>
          <w:p w14:paraId="6927B7EE" w14:textId="703B7DE9" w:rsidR="00954025" w:rsidRPr="00805397" w:rsidRDefault="009911F3" w:rsidP="009911F3">
            <w:pPr>
              <w:pStyle w:val="09BodyFirstParagraph"/>
              <w:jc w:val="center"/>
            </w:pPr>
            <w:r w:rsidRPr="00805397">
              <w:t>23</w:t>
            </w:r>
          </w:p>
        </w:tc>
        <w:tc>
          <w:tcPr>
            <w:tcW w:w="1515" w:type="dxa"/>
            <w:tcPrChange w:id="2082" w:author="秦蓓嘉" w:date="2026-04-12T19:27:00Z">
              <w:tcPr>
                <w:tcW w:w="1515" w:type="dxa"/>
              </w:tcPr>
            </w:tcPrChange>
          </w:tcPr>
          <w:p w14:paraId="33C8036C" w14:textId="74DC3F4D" w:rsidR="00954025" w:rsidRPr="00805397" w:rsidRDefault="009911F3" w:rsidP="009911F3">
            <w:pPr>
              <w:pStyle w:val="09BodyFirstParagraph"/>
              <w:jc w:val="center"/>
            </w:pPr>
            <w:r w:rsidRPr="00805397">
              <w:t>13</w:t>
            </w:r>
          </w:p>
        </w:tc>
      </w:tr>
    </w:tbl>
    <w:p w14:paraId="61489A7B" w14:textId="36B65D8F" w:rsidR="00954025" w:rsidRPr="00805397" w:rsidRDefault="00617501">
      <w:pPr>
        <w:pStyle w:val="09BodyFirstParagraph"/>
      </w:pPr>
      <w:r w:rsidRPr="00805397">
        <w:t xml:space="preserve">The </w:t>
      </w:r>
      <w:r w:rsidR="009911F3" w:rsidRPr="00805397">
        <w:t>intra-</w:t>
      </w:r>
      <w:del w:id="2083" w:author="秦蓓嘉" w:date="2026-04-12T19:27:00Z">
        <w:r w:rsidR="00DC4E04">
          <w:delText xml:space="preserve">observer </w:delText>
        </w:r>
      </w:del>
      <w:r w:rsidR="009911F3" w:rsidRPr="00805397">
        <w:t>variation</w:t>
      </w:r>
      <w:r w:rsidRPr="00805397">
        <w:t xml:space="preserve"> </w:t>
      </w:r>
      <w:r w:rsidR="009911F3" w:rsidRPr="00805397">
        <w:t>was</w:t>
      </w:r>
      <w:r w:rsidRPr="00805397">
        <w:t xml:space="preserve"> </w:t>
      </w:r>
      <w:r w:rsidR="009911F3" w:rsidRPr="00805397">
        <w:t>17 STRESS units</w:t>
      </w:r>
      <w:del w:id="2084" w:author="秦蓓嘉" w:date="2026-04-12T19:27:00Z">
        <w:r w:rsidRPr="00794629">
          <w:delText>,</w:delText>
        </w:r>
      </w:del>
      <w:ins w:id="2085" w:author="秦蓓嘉" w:date="2026-04-12T19:27:00Z">
        <w:r w:rsidR="00787C18" w:rsidRPr="00805397">
          <w:t xml:space="preserve"> (approximate 17% variation)</w:t>
        </w:r>
        <w:r w:rsidRPr="00805397">
          <w:t>,</w:t>
        </w:r>
      </w:ins>
      <w:r w:rsidRPr="00805397">
        <w:t xml:space="preserve"> indicating </w:t>
      </w:r>
      <w:r w:rsidR="009911F3" w:rsidRPr="00805397">
        <w:t xml:space="preserve">high consistency for </w:t>
      </w:r>
      <w:r w:rsidRPr="00805397">
        <w:t>subject</w:t>
      </w:r>
      <w:r w:rsidR="009911F3" w:rsidRPr="00805397">
        <w:t>s</w:t>
      </w:r>
      <w:r w:rsidRPr="00805397">
        <w:t>. The int</w:t>
      </w:r>
      <w:r w:rsidR="004C3863" w:rsidRPr="00805397">
        <w:t>er</w:t>
      </w:r>
      <w:r w:rsidR="009911F3" w:rsidRPr="00805397">
        <w:t xml:space="preserve">-observer variation </w:t>
      </w:r>
      <w:r w:rsidRPr="00805397">
        <w:t xml:space="preserve">is </w:t>
      </w:r>
      <w:del w:id="2086" w:author="秦蓓嘉" w:date="2026-04-12T19:27:00Z">
        <w:r w:rsidRPr="00794629">
          <w:delText>relatively high, but it</w:delText>
        </w:r>
      </w:del>
      <w:ins w:id="2087" w:author="秦蓓嘉" w:date="2026-04-12T19:27:00Z">
        <w:r w:rsidR="0071059F" w:rsidRPr="00805397">
          <w:rPr>
            <w:lang w:eastAsia="zh-CN"/>
          </w:rPr>
          <w:t xml:space="preserve">higher than intra-observer variation </w:t>
        </w:r>
        <w:r w:rsidR="00B11F57">
          <w:rPr>
            <w:lang w:eastAsia="zh-CN"/>
          </w:rPr>
          <w:t>as expected, yet</w:t>
        </w:r>
        <w:r w:rsidR="0071059F" w:rsidRPr="00805397">
          <w:t xml:space="preserve"> </w:t>
        </w:r>
        <w:r w:rsidR="00B11F57">
          <w:t>t</w:t>
        </w:r>
        <w:r w:rsidR="0071059F" w:rsidRPr="00805397">
          <w:t>he results here</w:t>
        </w:r>
      </w:ins>
      <w:r w:rsidRPr="00805397">
        <w:t xml:space="preserve"> is comparable to </w:t>
      </w:r>
      <w:del w:id="2088" w:author="秦蓓嘉" w:date="2026-04-12T19:27:00Z">
        <w:r w:rsidRPr="00794629">
          <w:delText>similar</w:delText>
        </w:r>
      </w:del>
      <w:ins w:id="2089" w:author="秦蓓嘉" w:date="2026-04-12T19:27:00Z">
        <w:r w:rsidR="00C07CCE" w:rsidRPr="00805397">
          <w:t>our earlier</w:t>
        </w:r>
      </w:ins>
      <w:r w:rsidR="00C07CCE" w:rsidRPr="00805397">
        <w:t xml:space="preserve"> </w:t>
      </w:r>
      <w:r w:rsidRPr="00805397">
        <w:t>experiments</w:t>
      </w:r>
      <w:r w:rsidR="00C07CCE" w:rsidRPr="00805397">
        <w:t xml:space="preserve"> </w:t>
      </w:r>
      <w:del w:id="2090" w:author="秦蓓嘉" w:date="2026-04-12T19:27:00Z">
        <w:r w:rsidRPr="00794629">
          <w:delText>[</w:delText>
        </w:r>
        <w:r w:rsidR="009E6F87">
          <w:fldChar w:fldCharType="begin"/>
        </w:r>
        <w:r w:rsidR="009E6F87">
          <w:delInstrText xml:space="preserve"> HYPERLINK \l "_bookmark42" </w:delInstrText>
        </w:r>
        <w:r w:rsidR="009E6F87">
          <w:fldChar w:fldCharType="separate"/>
        </w:r>
        <w:r w:rsidRPr="00794629">
          <w:delText>13</w:delText>
        </w:r>
        <w:r w:rsidR="009E6F87">
          <w:fldChar w:fldCharType="end"/>
        </w:r>
        <w:r w:rsidRPr="00794629">
          <w:delText>].</w:delText>
        </w:r>
      </w:del>
      <w:ins w:id="2091" w:author="秦蓓嘉" w:date="2026-04-12T19:27:00Z">
        <w:r w:rsidR="00C07CCE" w:rsidRPr="00805397">
          <w:t>[11,12,13,15]</w:t>
        </w:r>
        <w:r w:rsidRPr="00805397">
          <w:t>.</w:t>
        </w:r>
      </w:ins>
    </w:p>
    <w:p w14:paraId="0D301164" w14:textId="77777777" w:rsidR="00954025" w:rsidRPr="00794629" w:rsidRDefault="00617501">
      <w:pPr>
        <w:pStyle w:val="09BodyFirstParagraph"/>
        <w:rPr>
          <w:del w:id="2092" w:author="秦蓓嘉" w:date="2026-04-12T19:27:00Z"/>
        </w:rPr>
      </w:pPr>
      <w:del w:id="2093" w:author="秦蓓嘉" w:date="2026-04-12T19:27:00Z">
        <w:r w:rsidRPr="00794629">
          <w:delText xml:space="preserve">The </w:delText>
        </w:r>
        <w:r w:rsidR="009E3AD9" w:rsidRPr="00794629">
          <w:delText>m</w:delText>
        </w:r>
        <w:r w:rsidRPr="00794629">
          <w:delText xml:space="preserve">ean </w:delText>
        </w:r>
        <w:r w:rsidR="009E3AD9" w:rsidRPr="00794629">
          <w:delText>c</w:delText>
        </w:r>
        <w:r w:rsidR="00E85AD3" w:rsidRPr="00794629">
          <w:delText>olour</w:delText>
        </w:r>
        <w:r w:rsidRPr="00794629">
          <w:delText xml:space="preserve"> </w:delText>
        </w:r>
        <w:r w:rsidR="009E3AD9" w:rsidRPr="00794629">
          <w:delText>d</w:delText>
        </w:r>
        <w:r w:rsidRPr="00794629">
          <w:delText>ifference</w:delText>
        </w:r>
        <w:r w:rsidR="009911F3" w:rsidRPr="00794629">
          <w:delText xml:space="preserve"> from the </w:delText>
        </w:r>
        <w:r w:rsidR="009E3AD9" w:rsidRPr="00794629">
          <w:delText>m</w:delText>
        </w:r>
        <w:r w:rsidR="009911F3" w:rsidRPr="00794629">
          <w:delText>ean</w:delText>
        </w:r>
        <w:r w:rsidRPr="00794629">
          <w:delText xml:space="preserve"> (MCDM) </w:delText>
        </w:r>
        <w:r w:rsidRPr="006F2F64">
          <w:fldChar w:fldCharType="begin"/>
        </w:r>
        <w:r w:rsidR="008A1183" w:rsidRPr="00794629">
          <w:delInstrText xml:space="preserve"> ADDIN EN.CITE &lt;EndNote&gt;&lt;Cite&gt;&lt;Author&gt;Nadal&lt;/Author&gt;&lt;Year&gt;2011&lt;/Year&gt;&lt;RecNum&gt;8&lt;/RecNum&gt;&lt;DisplayText&gt;[30]&lt;/DisplayText&gt;&lt;record&gt;&lt;rec-number&gt;8&lt;/rec-number&gt;&lt;foreign-keys&gt;&lt;key app="EN" db-id="xervfw5p0wwffqeap2fpwz5i2t0pfzwffper" timestamp="1729672665"&gt;8&lt;/key&gt;&lt;/foreign-keys&gt;&lt;ref-type name="Journal Article"&gt;17&lt;/ref-type&gt;&lt;contributors&gt;&lt;authors&gt;&lt;author&gt;Nadal, Maria E.&lt;/author&gt;&lt;author&gt;Cameron Miller, C.&lt;/author&gt;&lt;author&gt;Fairman, Hugh S.&lt;/author&gt;&lt;/authors&gt;&lt;/contributors&gt;&lt;titles&gt;&lt;title&gt;Statistical methods for analyzing color difference distributions&lt;/title&gt;&lt;secondary-title&gt;Color Research &amp;amp; Application&lt;/secondary-title&gt;&lt;/titles&gt;&lt;periodical&gt;&lt;full-title&gt;Color Research &amp;amp; Application&lt;/full-title&gt;&lt;/periodical&gt;&lt;pages&gt;160-168&lt;/pages&gt;&lt;volume&gt;36&lt;/volume&gt;&lt;number&gt;3&lt;/number&gt;&lt;dates&gt;&lt;year&gt;2011&lt;/year&gt;&lt;/dates&gt;&lt;isbn&gt;0361-2317&lt;/isbn&gt;&lt;urls&gt;&lt;related-urls&gt;&lt;url&gt;https://onlinelibrary.wiley.com/doi/abs/10.1002/col.20622&lt;/url&gt;&lt;/related-urls&gt;&lt;/urls&gt;&lt;electronic-resource-num&gt;https://doi.org/10.1002/col.20622&lt;/electronic-resource-num&gt;&lt;/record&gt;&lt;/Cite&gt;&lt;/EndNote&gt;</w:delInstrText>
        </w:r>
        <w:r w:rsidRPr="006F2F64">
          <w:fldChar w:fldCharType="separate"/>
        </w:r>
        <w:r w:rsidR="008A1183" w:rsidRPr="00794629">
          <w:rPr>
            <w:noProof/>
          </w:rPr>
          <w:delText>[30]</w:delText>
        </w:r>
        <w:r w:rsidRPr="006F2F64">
          <w:fldChar w:fldCharType="end"/>
        </w:r>
        <w:r w:rsidRPr="00794629">
          <w:delText xml:space="preserve"> was also utilized to quantify the inter</w:delText>
        </w:r>
        <w:r w:rsidR="00093038" w:rsidRPr="00794629">
          <w:rPr>
            <w:lang w:eastAsia="zh-CN"/>
          </w:rPr>
          <w:delText>-</w:delText>
        </w:r>
        <w:r w:rsidRPr="00794629">
          <w:delText xml:space="preserve">observer variations. </w:delText>
        </w:r>
        <w:r w:rsidR="009E3AD9" w:rsidRPr="00794629">
          <w:delText xml:space="preserve">Here, </w:delText>
        </w:r>
        <w:r w:rsidRPr="00794629">
          <w:delText xml:space="preserve">MCDM represents the </w:delText>
        </w:r>
        <w:r w:rsidR="009911F3" w:rsidRPr="00794629">
          <w:delText xml:space="preserve">mean </w:delText>
        </w:r>
        <w:r w:rsidR="00E85AD3" w:rsidRPr="00794629">
          <w:delText>colour</w:delText>
        </w:r>
        <w:r w:rsidRPr="00794629">
          <w:delText xml:space="preserve"> difference in CIEDE2000 unit </w:delText>
        </w:r>
        <w:r w:rsidRPr="006F2F64">
          <w:fldChar w:fldCharType="begin"/>
        </w:r>
        <w:r w:rsidR="008A1183" w:rsidRPr="00794629">
          <w:delInstrText xml:space="preserve"> ADDIN EN.CITE &lt;EndNote&gt;&lt;Cite&gt;&lt;Author&gt;Berns&lt;/Author&gt;&lt;Year&gt;2000&lt;/Year&gt;&lt;RecNum&gt;52&lt;/RecNum&gt;&lt;DisplayText&gt;[31]&lt;/DisplayText&gt;&lt;record&gt;&lt;rec-number&gt;52&lt;/rec-number&gt;&lt;foreign-keys&gt;&lt;key app="EN" db-id="59p9xtxpk0tdf1eazsbvrzzxdefprsfptpsv" timestamp="1764830304"&gt;52&lt;/key&gt;&lt;/foreign-keys&gt;&lt;ref-type name="Book"&gt;6&lt;/ref-type&gt;&lt;contributors&gt;&lt;authors&gt;&lt;author&gt;Berns, R. S.&lt;/author&gt;&lt;/authors&gt;&lt;/contributors&gt;&lt;titles&gt;&lt;title&gt;Billmeyer and Saltzman’s principles of color technology&lt;/title&gt;&lt;/titles&gt;&lt;pages&gt;97&lt;/pages&gt;&lt;dates&gt;&lt;year&gt;2000&lt;/year&gt;&lt;/dates&gt;&lt;pub-location&gt;New York, USA&lt;/pub-location&gt;&lt;publisher&gt;Willy&lt;/publisher&gt;&lt;urls&gt;&lt;/urls&gt;&lt;/record&gt;&lt;/Cite&gt;&lt;/EndNote&gt;</w:delInstrText>
        </w:r>
        <w:r w:rsidRPr="006F2F64">
          <w:fldChar w:fldCharType="separate"/>
        </w:r>
        <w:r w:rsidR="008A1183" w:rsidRPr="00794629">
          <w:rPr>
            <w:noProof/>
          </w:rPr>
          <w:delText>[31]</w:delText>
        </w:r>
        <w:r w:rsidRPr="006F2F64">
          <w:fldChar w:fldCharType="end"/>
        </w:r>
        <w:r w:rsidRPr="00794629">
          <w:delText xml:space="preserve"> between </w:delText>
        </w:r>
        <w:r w:rsidR="00F33572" w:rsidRPr="00794629">
          <w:delText xml:space="preserve">the </w:delText>
        </w:r>
        <w:r w:rsidR="00450AC9">
          <w:delText>impression</w:delText>
        </w:r>
        <w:r w:rsidR="00450AC9" w:rsidRPr="00794629">
          <w:delText xml:space="preserve"> </w:delText>
        </w:r>
        <w:r w:rsidR="00F33572" w:rsidRPr="00794629">
          <w:delText xml:space="preserve">centers for each </w:delText>
        </w:r>
        <w:r w:rsidRPr="00794629">
          <w:delText xml:space="preserve">individual and the </w:delText>
        </w:r>
        <w:r w:rsidR="00E010B7" w:rsidRPr="00794629">
          <w:delText xml:space="preserve">correspondent </w:delText>
        </w:r>
        <w:r w:rsidR="00F33572" w:rsidRPr="00794629">
          <w:delText xml:space="preserve">overall </w:delText>
        </w:r>
        <w:r w:rsidR="00450AC9">
          <w:delText>impression</w:delText>
        </w:r>
        <w:r w:rsidR="00450AC9" w:rsidRPr="00794629">
          <w:delText xml:space="preserve"> </w:delText>
        </w:r>
        <w:r w:rsidR="00F33572" w:rsidRPr="00794629">
          <w:delText>center</w:delText>
        </w:r>
        <w:r w:rsidRPr="00794629">
          <w:delText xml:space="preserve">. </w:delText>
        </w:r>
        <w:r w:rsidR="00683BF3" w:rsidRPr="00794629">
          <w:rPr>
            <w:lang w:eastAsia="zh-CN"/>
          </w:rPr>
          <w:delText>The</w:delText>
        </w:r>
        <w:r w:rsidR="00683BF3" w:rsidRPr="00794629">
          <w:delText xml:space="preserve"> individual </w:delText>
        </w:r>
        <w:r w:rsidR="00E010B7" w:rsidRPr="00794629">
          <w:delText xml:space="preserve">and overall </w:delText>
        </w:r>
        <w:r w:rsidR="00450AC9">
          <w:delText>impression</w:delText>
        </w:r>
        <w:r w:rsidR="00450AC9" w:rsidRPr="00794629">
          <w:delText xml:space="preserve"> </w:delText>
        </w:r>
        <w:r w:rsidR="00683BF3" w:rsidRPr="00794629">
          <w:delText>centers</w:delText>
        </w:r>
        <w:r w:rsidR="00E010B7" w:rsidRPr="00794629">
          <w:delText xml:space="preserve"> are calculated by Equation </w:delText>
        </w:r>
        <w:r w:rsidR="00E010B7" w:rsidRPr="006F2F64">
          <w:fldChar w:fldCharType="begin"/>
        </w:r>
        <w:r w:rsidR="00E010B7" w:rsidRPr="00794629">
          <w:delInstrText xml:space="preserve"> GOTOBUTTON ZEqnNum312252  \* MERGEFORMAT </w:delInstrText>
        </w:r>
        <w:r w:rsidR="002B7E05" w:rsidRPr="006F2F64">
          <w:fldChar w:fldCharType="begin"/>
        </w:r>
        <w:r w:rsidR="002B7E05" w:rsidRPr="00794629">
          <w:delInstrText xml:space="preserve"> REF ZEqnNum312252 \* Charformat \! \* MERGEFORMAT </w:delInstrText>
        </w:r>
        <w:r w:rsidR="002B7E05" w:rsidRPr="006F2F64">
          <w:fldChar w:fldCharType="separate"/>
        </w:r>
        <w:r w:rsidR="00794629" w:rsidRPr="00794629">
          <w:delInstrText>(1)</w:delInstrText>
        </w:r>
        <w:r w:rsidR="002B7E05" w:rsidRPr="006F2F64">
          <w:fldChar w:fldCharType="end"/>
        </w:r>
        <w:r w:rsidR="00E010B7" w:rsidRPr="006F2F64">
          <w:fldChar w:fldCharType="end"/>
        </w:r>
        <w:r w:rsidR="00683BF3" w:rsidRPr="00794629">
          <w:delText xml:space="preserve">. </w:delText>
        </w:r>
      </w:del>
    </w:p>
    <w:p w14:paraId="5BBC44C9" w14:textId="1E5A1F6A" w:rsidR="00954025" w:rsidRPr="00805397" w:rsidRDefault="00683BF3">
      <w:pPr>
        <w:pStyle w:val="09BodyFirstParagraph"/>
        <w:rPr>
          <w:ins w:id="2094" w:author="秦蓓嘉" w:date="2026-04-12T19:27:00Z"/>
        </w:rPr>
      </w:pPr>
      <w:ins w:id="2095" w:author="秦蓓嘉" w:date="2026-04-12T19:27:00Z">
        <w:r w:rsidRPr="00805397">
          <w:rPr>
            <w:lang w:eastAsia="zh-CN"/>
          </w:rPr>
          <w:t>The</w:t>
        </w:r>
        <w:r w:rsidRPr="00805397">
          <w:t xml:space="preserve"> individual</w:t>
        </w:r>
        <w:r w:rsidR="00037FF8" w:rsidRPr="00805397">
          <w:t xml:space="preserve"> and panel observer’s</w:t>
        </w:r>
        <w:r w:rsidR="00E010B7" w:rsidRPr="00805397">
          <w:t xml:space="preserve"> </w:t>
        </w:r>
        <w:r w:rsidR="00037FF8" w:rsidRPr="00805397">
          <w:t xml:space="preserve">impression </w:t>
        </w:r>
        <w:r w:rsidRPr="00805397">
          <w:t>centers</w:t>
        </w:r>
        <w:r w:rsidR="00E010B7" w:rsidRPr="00805397">
          <w:t xml:space="preserve"> are calculated by Equation </w:t>
        </w:r>
        <w:r w:rsidR="00E010B7" w:rsidRPr="00805397">
          <w:fldChar w:fldCharType="begin"/>
        </w:r>
        <w:r w:rsidR="00E010B7" w:rsidRPr="00805397">
          <w:instrText xml:space="preserve"> GOTOBUTTON ZEqnNum312252  \* MERGEFORMAT </w:instrText>
        </w:r>
        <w:r w:rsidR="00FA79B8">
          <w:fldChar w:fldCharType="begin"/>
        </w:r>
        <w:r w:rsidR="00FA79B8">
          <w:instrText xml:space="preserve"> REF ZEqnNum312252 \* Charformat \! \* MERGEFORMAT </w:instrText>
        </w:r>
        <w:r w:rsidR="00FA79B8">
          <w:fldChar w:fldCharType="separate"/>
        </w:r>
        <w:r w:rsidR="00355FDE" w:rsidRPr="00805397">
          <w:instrText>(</w:instrText>
        </w:r>
        <w:r w:rsidR="00355FDE">
          <w:instrText>1</w:instrText>
        </w:r>
        <w:r w:rsidR="00355FDE" w:rsidRPr="00805397">
          <w:instrText>)</w:instrText>
        </w:r>
        <w:r w:rsidR="00FA79B8">
          <w:fldChar w:fldCharType="end"/>
        </w:r>
        <w:r w:rsidR="00E010B7" w:rsidRPr="00805397">
          <w:fldChar w:fldCharType="end"/>
        </w:r>
        <w:r w:rsidR="0071059F" w:rsidRPr="00805397">
          <w:t xml:space="preserve"> </w:t>
        </w:r>
        <w:r w:rsidR="0071059F" w:rsidRPr="00805397">
          <w:rPr>
            <w:rFonts w:hint="eastAsia"/>
            <w:lang w:eastAsia="zh-CN"/>
          </w:rPr>
          <w:t>a</w:t>
        </w:r>
        <w:r w:rsidR="0071059F" w:rsidRPr="00805397">
          <w:rPr>
            <w:lang w:eastAsia="zh-CN"/>
          </w:rPr>
          <w:t>s the centroid of the cluster.</w:t>
        </w:r>
      </w:ins>
    </w:p>
    <w:p w14:paraId="0A19B1B5" w14:textId="633170DB" w:rsidR="00E010B7" w:rsidRPr="00805397" w:rsidRDefault="00E010B7" w:rsidP="00E010B7">
      <w:pPr>
        <w:pStyle w:val="MTDisplayEquation"/>
      </w:pPr>
      <w:r w:rsidRPr="00805397">
        <w:tab/>
      </w:r>
      <w:r w:rsidR="000C7DC3" w:rsidRPr="00805397">
        <w:rPr>
          <w:position w:val="-92"/>
        </w:rPr>
        <w:object w:dxaOrig="1500" w:dyaOrig="1960" w14:anchorId="3D83F34D">
          <v:shape id="_x0000_i1025" type="#_x0000_t75" style="width:57pt;height:74.6pt" o:ole="">
            <v:imagedata r:id="rId22" o:title=""/>
          </v:shape>
          <o:OLEObject Type="Embed" ProgID="Equation.DSMT4" ShapeID="_x0000_i1025" DrawAspect="Content" ObjectID="_1837527524" r:id="rId23"/>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2096" w:name="ZEqnNum312252"/>
      <w:r w:rsidRPr="00805397">
        <w:instrText>(</w:instrText>
      </w:r>
      <w:r w:rsidR="00277F6E" w:rsidRPr="00805397">
        <w:rPr>
          <w:noProof/>
        </w:rPr>
        <w:fldChar w:fldCharType="begin"/>
      </w:r>
      <w:r w:rsidR="00277F6E" w:rsidRPr="00805397">
        <w:rPr>
          <w:noProof/>
        </w:rPr>
        <w:instrText xml:space="preserve"> SEQ MTEqn \c \* Arabic \* MERGEFORMAT </w:instrText>
      </w:r>
      <w:r w:rsidR="00277F6E" w:rsidRPr="00805397">
        <w:rPr>
          <w:noProof/>
        </w:rPr>
        <w:fldChar w:fldCharType="separate"/>
      </w:r>
      <w:r w:rsidR="00355FDE">
        <w:rPr>
          <w:noProof/>
        </w:rPr>
        <w:instrText>1</w:instrText>
      </w:r>
      <w:r w:rsidR="00277F6E" w:rsidRPr="00805397">
        <w:rPr>
          <w:noProof/>
        </w:rPr>
        <w:fldChar w:fldCharType="end"/>
      </w:r>
      <w:r w:rsidRPr="00805397">
        <w:instrText>)</w:instrText>
      </w:r>
      <w:bookmarkEnd w:id="2096"/>
      <w:r w:rsidRPr="00805397">
        <w:fldChar w:fldCharType="end"/>
      </w:r>
    </w:p>
    <w:p w14:paraId="55FFDF29" w14:textId="0817E606" w:rsidR="002D3079" w:rsidRPr="00805397" w:rsidRDefault="00376DE6" w:rsidP="00E010B7">
      <w:pPr>
        <w:rPr>
          <w:rFonts w:ascii="Times New Roman" w:hAnsi="Times New Roman"/>
          <w:sz w:val="20"/>
          <w:rPrChange w:id="2097" w:author="秦蓓嘉" w:date="2026-04-12T19:27:00Z">
            <w:rPr/>
          </w:rPrChange>
        </w:rPr>
      </w:pPr>
      <w:r w:rsidRPr="00805397">
        <w:rPr>
          <w:rFonts w:ascii="Times New Roman" w:hAnsi="Times New Roman"/>
          <w:sz w:val="20"/>
        </w:rPr>
        <w:t>w</w:t>
      </w:r>
      <w:r w:rsidR="00E010B7" w:rsidRPr="00805397">
        <w:rPr>
          <w:rFonts w:ascii="Times New Roman" w:hAnsi="Times New Roman"/>
          <w:sz w:val="20"/>
        </w:rPr>
        <w:t xml:space="preserve">here n is the number of the positive rendering points (pre-selected points with a </w:t>
      </w:r>
      <w:r w:rsidR="00E010B7" w:rsidRPr="00805397">
        <w:rPr>
          <w:rFonts w:ascii="Times New Roman" w:hAnsi="Times New Roman"/>
          <w:i/>
          <w:sz w:val="20"/>
        </w:rPr>
        <w:t>p</w:t>
      </w:r>
      <w:r w:rsidR="00E010B7" w:rsidRPr="00805397">
        <w:rPr>
          <w:rFonts w:ascii="Times New Roman" w:hAnsi="Times New Roman"/>
          <w:sz w:val="20"/>
        </w:rPr>
        <w:t xml:space="preserve"> value higher than 0.5), </w:t>
      </w:r>
      <w:r w:rsidR="00E010B7" w:rsidRPr="00805397">
        <w:rPr>
          <w:rFonts w:ascii="Times New Roman" w:hAnsi="Times New Roman"/>
          <w:i/>
          <w:sz w:val="20"/>
        </w:rPr>
        <w:t>a</w:t>
      </w:r>
      <w:r w:rsidR="00E010B7" w:rsidRPr="00805397">
        <w:rPr>
          <w:rFonts w:ascii="Times New Roman" w:hAnsi="Times New Roman"/>
          <w:sz w:val="20"/>
          <w:vertAlign w:val="subscript"/>
        </w:rPr>
        <w:t xml:space="preserve">i </w:t>
      </w:r>
      <w:r w:rsidR="00E010B7" w:rsidRPr="00805397">
        <w:rPr>
          <w:rFonts w:ascii="Times New Roman" w:hAnsi="Times New Roman"/>
          <w:i/>
          <w:sz w:val="20"/>
        </w:rPr>
        <w:t>b</w:t>
      </w:r>
      <w:r w:rsidR="00E010B7" w:rsidRPr="00805397">
        <w:rPr>
          <w:rFonts w:ascii="Times New Roman" w:hAnsi="Times New Roman"/>
          <w:sz w:val="20"/>
          <w:vertAlign w:val="subscript"/>
        </w:rPr>
        <w:t>i</w:t>
      </w:r>
      <w:r w:rsidR="00E010B7" w:rsidRPr="00805397">
        <w:rPr>
          <w:rFonts w:ascii="Times New Roman" w:hAnsi="Times New Roman"/>
          <w:sz w:val="20"/>
        </w:rPr>
        <w:t xml:space="preserve"> are the coordinates of these positive points on </w:t>
      </w:r>
      <w:r w:rsidR="00E010B7" w:rsidRPr="00805397">
        <w:rPr>
          <w:rFonts w:ascii="Times New Roman" w:hAnsi="Times New Roman"/>
          <w:i/>
          <w:sz w:val="20"/>
        </w:rPr>
        <w:t>a</w:t>
      </w:r>
      <w:del w:id="2098" w:author="秦蓓嘉" w:date="2026-04-12T19:27:00Z">
        <w:r w:rsidR="00E010B7" w:rsidRPr="00794629">
          <w:rPr>
            <w:rFonts w:ascii="Times New Roman" w:hAnsi="Times New Roman"/>
            <w:sz w:val="20"/>
            <w:vertAlign w:val="superscript"/>
          </w:rPr>
          <w:delText>*</w:delText>
        </w:r>
        <w:r w:rsidR="00E010B7" w:rsidRPr="00794629">
          <w:rPr>
            <w:rFonts w:ascii="Times New Roman" w:hAnsi="Times New Roman"/>
            <w:sz w:val="20"/>
          </w:rPr>
          <w:delText>-</w:delText>
        </w:r>
      </w:del>
      <w:ins w:id="2099" w:author="秦蓓嘉" w:date="2026-04-12T19:27:00Z">
        <w:r w:rsidR="00E010B7" w:rsidRPr="00805397">
          <w:rPr>
            <w:rFonts w:ascii="Times New Roman" w:hAnsi="Times New Roman"/>
            <w:sz w:val="20"/>
            <w:vertAlign w:val="superscript"/>
          </w:rPr>
          <w:t>*</w:t>
        </w:r>
      </w:ins>
      <w:r w:rsidR="00E010B7" w:rsidRPr="00805397">
        <w:rPr>
          <w:rFonts w:ascii="Times New Roman" w:hAnsi="Times New Roman"/>
          <w:i/>
          <w:sz w:val="20"/>
        </w:rPr>
        <w:t>b</w:t>
      </w:r>
      <w:r w:rsidR="00E010B7" w:rsidRPr="00805397">
        <w:rPr>
          <w:rFonts w:ascii="Times New Roman" w:hAnsi="Times New Roman"/>
          <w:sz w:val="20"/>
          <w:vertAlign w:val="superscript"/>
        </w:rPr>
        <w:t>*</w:t>
      </w:r>
      <w:r w:rsidR="00E010B7" w:rsidRPr="00805397">
        <w:rPr>
          <w:rFonts w:ascii="Times New Roman" w:hAnsi="Times New Roman"/>
          <w:sz w:val="20"/>
        </w:rPr>
        <w:t xml:space="preserve"> plane, and </w:t>
      </w:r>
      <w:r w:rsidR="00E010B7" w:rsidRPr="00805397">
        <w:rPr>
          <w:rFonts w:ascii="Times New Roman" w:hAnsi="Times New Roman"/>
          <w:i/>
          <w:sz w:val="20"/>
        </w:rPr>
        <w:t>p</w:t>
      </w:r>
      <w:r w:rsidR="00E010B7" w:rsidRPr="00805397">
        <w:rPr>
          <w:rFonts w:ascii="Times New Roman" w:hAnsi="Times New Roman"/>
          <w:sz w:val="20"/>
          <w:vertAlign w:val="subscript"/>
        </w:rPr>
        <w:t>i</w:t>
      </w:r>
      <w:r w:rsidR="00E010B7" w:rsidRPr="00805397">
        <w:rPr>
          <w:rFonts w:ascii="Times New Roman" w:hAnsi="Times New Roman"/>
          <w:sz w:val="20"/>
        </w:rPr>
        <w:t xml:space="preserve"> is the </w:t>
      </w:r>
      <w:r w:rsidR="00342371" w:rsidRPr="00805397">
        <w:rPr>
          <w:rFonts w:ascii="Times New Roman" w:hAnsi="Times New Roman"/>
          <w:sz w:val="20"/>
        </w:rPr>
        <w:t xml:space="preserve">impression </w:t>
      </w:r>
      <w:r w:rsidR="00E010B7" w:rsidRPr="00805397">
        <w:rPr>
          <w:rFonts w:ascii="Times New Roman" w:hAnsi="Times New Roman" w:cs="Times New Roman"/>
          <w:sz w:val="20"/>
          <w:szCs w:val="20"/>
        </w:rPr>
        <w:t>percentage</w:t>
      </w:r>
      <w:r w:rsidR="00342371" w:rsidRPr="00805397">
        <w:rPr>
          <w:rFonts w:ascii="Times New Roman" w:hAnsi="Times New Roman" w:cs="Times New Roman"/>
          <w:sz w:val="20"/>
          <w:szCs w:val="20"/>
        </w:rPr>
        <w:t xml:space="preserve"> (ratio of observers who give positive impression scores)</w:t>
      </w:r>
      <w:r w:rsidR="00E010B7" w:rsidRPr="00805397">
        <w:rPr>
          <w:rFonts w:ascii="Times New Roman" w:hAnsi="Times New Roman" w:cs="Times New Roman"/>
          <w:sz w:val="20"/>
          <w:szCs w:val="20"/>
        </w:rPr>
        <w:t xml:space="preserve"> when calculating the overall </w:t>
      </w:r>
      <w:r w:rsidR="00342371" w:rsidRPr="00805397">
        <w:rPr>
          <w:rFonts w:ascii="Times New Roman" w:hAnsi="Times New Roman" w:cs="Times New Roman"/>
          <w:sz w:val="20"/>
          <w:szCs w:val="20"/>
        </w:rPr>
        <w:t xml:space="preserve">impression </w:t>
      </w:r>
      <w:r w:rsidR="00E010B7" w:rsidRPr="00805397">
        <w:rPr>
          <w:rFonts w:ascii="Times New Roman" w:hAnsi="Times New Roman" w:cs="Times New Roman"/>
          <w:sz w:val="20"/>
          <w:szCs w:val="20"/>
        </w:rPr>
        <w:t>center</w:t>
      </w:r>
      <w:ins w:id="2100" w:author="秦蓓嘉" w:date="2026-04-12T19:27:00Z">
        <w:r w:rsidR="00037FF8" w:rsidRPr="00805397">
          <w:rPr>
            <w:rFonts w:ascii="Times New Roman" w:hAnsi="Times New Roman" w:cs="Times New Roman"/>
            <w:sz w:val="20"/>
            <w:szCs w:val="20"/>
          </w:rPr>
          <w:t>,</w:t>
        </w:r>
      </w:ins>
      <w:r w:rsidR="00037FF8" w:rsidRPr="00805397">
        <w:rPr>
          <w:rFonts w:ascii="Times New Roman" w:hAnsi="Times New Roman" w:cs="Times New Roman"/>
          <w:sz w:val="20"/>
          <w:szCs w:val="20"/>
        </w:rPr>
        <w:t xml:space="preserve"> </w:t>
      </w:r>
      <w:r w:rsidR="00E010B7" w:rsidRPr="00805397">
        <w:rPr>
          <w:rFonts w:ascii="Times New Roman" w:hAnsi="Times New Roman" w:cs="Times New Roman"/>
          <w:sz w:val="20"/>
          <w:szCs w:val="20"/>
        </w:rPr>
        <w:t xml:space="preserve">or normalized </w:t>
      </w:r>
      <w:r w:rsidR="00342371" w:rsidRPr="00805397">
        <w:rPr>
          <w:rFonts w:ascii="Times New Roman" w:hAnsi="Times New Roman" w:cs="Times New Roman"/>
          <w:sz w:val="20"/>
          <w:szCs w:val="20"/>
        </w:rPr>
        <w:t xml:space="preserve">impression </w:t>
      </w:r>
      <w:r w:rsidR="00E010B7" w:rsidRPr="00805397">
        <w:rPr>
          <w:rFonts w:ascii="Times New Roman" w:hAnsi="Times New Roman" w:cs="Times New Roman"/>
          <w:sz w:val="20"/>
          <w:szCs w:val="20"/>
        </w:rPr>
        <w:t>score when calculating the individual preference center.</w:t>
      </w:r>
      <w:ins w:id="2101" w:author="秦蓓嘉" w:date="2026-04-12T19:27:00Z">
        <w:r w:rsidR="002D3079" w:rsidRPr="00805397">
          <w:rPr>
            <w:rFonts w:ascii="Times New Roman" w:hAnsi="Times New Roman" w:cs="Times New Roman"/>
            <w:sz w:val="20"/>
            <w:szCs w:val="20"/>
          </w:rPr>
          <w:t xml:space="preserve"> </w:t>
        </w:r>
        <w:r w:rsidR="00BA1EE0" w:rsidRPr="00805397">
          <w:rPr>
            <w:rFonts w:ascii="Times New Roman" w:hAnsi="Times New Roman" w:cs="Times New Roman"/>
            <w:sz w:val="20"/>
            <w:szCs w:val="20"/>
          </w:rPr>
          <w:t xml:space="preserve">Note all the skin </w:t>
        </w:r>
        <w:r w:rsidR="00001EF1" w:rsidRPr="00805397">
          <w:rPr>
            <w:rFonts w:ascii="Times New Roman" w:hAnsi="Times New Roman" w:cs="Times New Roman"/>
            <w:sz w:val="20"/>
            <w:szCs w:val="20"/>
          </w:rPr>
          <w:t>color</w:t>
        </w:r>
        <w:r w:rsidR="00BA1EE0" w:rsidRPr="00805397">
          <w:rPr>
            <w:rFonts w:ascii="Times New Roman" w:hAnsi="Times New Roman" w:cs="Times New Roman"/>
            <w:sz w:val="20"/>
            <w:szCs w:val="20"/>
          </w:rPr>
          <w:t xml:space="preserve">s in the subsequent data analysis was done under D65 </w:t>
        </w:r>
        <w:r w:rsidR="00787C18" w:rsidRPr="00805397">
          <w:rPr>
            <w:rFonts w:ascii="Times New Roman" w:hAnsi="Times New Roman" w:cs="Times New Roman"/>
            <w:sz w:val="20"/>
            <w:szCs w:val="20"/>
          </w:rPr>
          <w:t xml:space="preserve">by transforming </w:t>
        </w:r>
        <w:r w:rsidR="00D467A1">
          <w:rPr>
            <w:rFonts w:ascii="Times New Roman" w:hAnsi="Times New Roman" w:cs="Times New Roman"/>
            <w:sz w:val="20"/>
            <w:szCs w:val="20"/>
          </w:rPr>
          <w:t>the skin color coordinates</w:t>
        </w:r>
        <w:r w:rsidR="00D467A1" w:rsidRPr="00805397">
          <w:rPr>
            <w:rFonts w:ascii="Times New Roman" w:hAnsi="Times New Roman" w:cs="Times New Roman"/>
            <w:sz w:val="20"/>
            <w:szCs w:val="20"/>
          </w:rPr>
          <w:t xml:space="preserve"> </w:t>
        </w:r>
        <w:r w:rsidR="00787C18" w:rsidRPr="00805397">
          <w:rPr>
            <w:rFonts w:ascii="Times New Roman" w:hAnsi="Times New Roman" w:cs="Times New Roman"/>
            <w:sz w:val="20"/>
            <w:szCs w:val="20"/>
          </w:rPr>
          <w:t xml:space="preserve">under other illuminants </w:t>
        </w:r>
        <w:r w:rsidR="00D467A1">
          <w:rPr>
            <w:rFonts w:ascii="Times New Roman" w:hAnsi="Times New Roman" w:cs="Times New Roman"/>
            <w:sz w:val="20"/>
            <w:szCs w:val="20"/>
          </w:rPr>
          <w:t xml:space="preserve">to D65 </w:t>
        </w:r>
        <w:r w:rsidR="00787C18" w:rsidRPr="00805397">
          <w:rPr>
            <w:rFonts w:ascii="Times New Roman" w:hAnsi="Times New Roman" w:cs="Times New Roman"/>
            <w:sz w:val="20"/>
            <w:szCs w:val="20"/>
          </w:rPr>
          <w:t>via</w:t>
        </w:r>
        <w:r w:rsidR="00BA1EE0" w:rsidRPr="00805397">
          <w:rPr>
            <w:rFonts w:ascii="Times New Roman" w:hAnsi="Times New Roman" w:cs="Times New Roman"/>
            <w:sz w:val="20"/>
            <w:szCs w:val="20"/>
          </w:rPr>
          <w:t xml:space="preserve"> </w:t>
        </w:r>
        <w:r w:rsidR="00787C18" w:rsidRPr="00805397">
          <w:rPr>
            <w:rFonts w:ascii="Times New Roman" w:hAnsi="Times New Roman" w:cs="Times New Roman"/>
            <w:sz w:val="20"/>
            <w:szCs w:val="20"/>
          </w:rPr>
          <w:t>chromatic adaptation transform</w:t>
        </w:r>
        <w:r w:rsidR="0091151F">
          <w:rPr>
            <w:rFonts w:ascii="Times New Roman" w:hAnsi="Times New Roman" w:cs="Times New Roman"/>
            <w:sz w:val="20"/>
            <w:szCs w:val="20"/>
          </w:rPr>
          <w:t>ation</w:t>
        </w:r>
        <w:r w:rsidR="00D467A1">
          <w:rPr>
            <w:rFonts w:ascii="Times New Roman" w:hAnsi="Times New Roman" w:cs="Times New Roman"/>
            <w:sz w:val="20"/>
            <w:szCs w:val="20"/>
          </w:rPr>
          <w:t xml:space="preserve"> (</w:t>
        </w:r>
        <w:r w:rsidR="00D467A1" w:rsidRPr="00805397">
          <w:rPr>
            <w:rFonts w:ascii="Times New Roman" w:hAnsi="Times New Roman" w:cs="Times New Roman"/>
            <w:sz w:val="20"/>
            <w:szCs w:val="20"/>
          </w:rPr>
          <w:t>CAT16</w:t>
        </w:r>
        <w:r w:rsidR="00D467A1">
          <w:rPr>
            <w:rFonts w:ascii="Times New Roman" w:hAnsi="Times New Roman" w:cs="Times New Roman"/>
            <w:sz w:val="20"/>
            <w:szCs w:val="20"/>
          </w:rPr>
          <w:t>)</w:t>
        </w:r>
        <w:r w:rsidR="00BA1EE0" w:rsidRPr="00805397">
          <w:rPr>
            <w:rFonts w:ascii="Times New Roman" w:hAnsi="Times New Roman" w:cs="Times New Roman"/>
            <w:sz w:val="20"/>
            <w:szCs w:val="20"/>
          </w:rPr>
          <w:t>.</w:t>
        </w:r>
      </w:ins>
      <w:r w:rsidR="00BA1EE0" w:rsidRPr="00805397">
        <w:rPr>
          <w:rFonts w:ascii="Times New Roman" w:hAnsi="Times New Roman"/>
          <w:sz w:val="20"/>
          <w:rPrChange w:id="2102" w:author="秦蓓嘉" w:date="2026-04-12T19:27:00Z">
            <w:rPr/>
          </w:rPrChange>
        </w:rPr>
        <w:t xml:space="preserve"> </w:t>
      </w:r>
    </w:p>
    <w:p w14:paraId="17E02C9A" w14:textId="77777777" w:rsidR="00E010B7" w:rsidRPr="00794629" w:rsidRDefault="002D3079" w:rsidP="00E010B7">
      <w:pPr>
        <w:rPr>
          <w:del w:id="2103" w:author="秦蓓嘉" w:date="2026-04-12T19:27:00Z"/>
          <w:rFonts w:ascii="Times New Roman" w:hAnsi="Times New Roman"/>
          <w:sz w:val="20"/>
        </w:rPr>
      </w:pPr>
      <w:del w:id="2104" w:author="秦蓓嘉" w:date="2026-04-12T19:27:00Z">
        <w:r w:rsidRPr="00794629">
          <w:rPr>
            <w:rFonts w:ascii="Times New Roman" w:hAnsi="Times New Roman"/>
            <w:sz w:val="20"/>
          </w:rPr>
          <w:delText xml:space="preserve">A smaller MCDM indicates smaller discrepancies between observers. The MCDM of each ethnic group and each impression scale is illustrated by </w:delText>
        </w:r>
        <w:r w:rsidR="006A18C6" w:rsidRPr="006F2F64">
          <w:rPr>
            <w:rFonts w:ascii="Times New Roman" w:hAnsi="Times New Roman"/>
            <w:b/>
            <w:sz w:val="20"/>
          </w:rPr>
          <w:fldChar w:fldCharType="begin"/>
        </w:r>
        <w:r w:rsidR="006A18C6" w:rsidRPr="006F2F64">
          <w:rPr>
            <w:rFonts w:ascii="Times New Roman" w:hAnsi="Times New Roman"/>
            <w:b/>
            <w:sz w:val="20"/>
          </w:rPr>
          <w:delInstrText xml:space="preserve"> REF _Ref216967687 \h  \* MERGEFORMAT </w:delInstrText>
        </w:r>
        <w:r w:rsidR="006A18C6" w:rsidRPr="006F2F64">
          <w:rPr>
            <w:rFonts w:ascii="Times New Roman" w:hAnsi="Times New Roman"/>
            <w:b/>
            <w:sz w:val="20"/>
          </w:rPr>
        </w:r>
        <w:r w:rsidR="006A18C6" w:rsidRPr="006F2F64">
          <w:rPr>
            <w:rFonts w:ascii="Times New Roman" w:hAnsi="Times New Roman"/>
            <w:b/>
            <w:sz w:val="20"/>
          </w:rPr>
          <w:fldChar w:fldCharType="separate"/>
        </w:r>
        <w:r w:rsidR="00794629" w:rsidRPr="006F2F64">
          <w:rPr>
            <w:rFonts w:ascii="Times New Roman" w:hAnsi="Times New Roman"/>
            <w:b/>
            <w:sz w:val="20"/>
          </w:rPr>
          <w:delText>Figure 8</w:delText>
        </w:r>
        <w:r w:rsidR="006A18C6" w:rsidRPr="006F2F64">
          <w:rPr>
            <w:rFonts w:ascii="Times New Roman" w:hAnsi="Times New Roman"/>
            <w:b/>
            <w:sz w:val="20"/>
          </w:rPr>
          <w:fldChar w:fldCharType="end"/>
        </w:r>
        <w:r w:rsidRPr="00794629">
          <w:rPr>
            <w:rFonts w:ascii="Times New Roman" w:hAnsi="Times New Roman"/>
            <w:sz w:val="20"/>
          </w:rPr>
          <w:delText>.</w:delText>
        </w:r>
      </w:del>
    </w:p>
    <w:p w14:paraId="0E1BE12C" w14:textId="77777777" w:rsidR="00E010B7" w:rsidRPr="00794629" w:rsidRDefault="00E010B7" w:rsidP="00E12A77">
      <w:pPr>
        <w:pStyle w:val="10BodySubsequentParagraph"/>
        <w:rPr>
          <w:del w:id="2105" w:author="秦蓓嘉" w:date="2026-04-12T19:27:00Z"/>
        </w:rPr>
      </w:pPr>
    </w:p>
    <w:p w14:paraId="5E9A0490" w14:textId="77777777" w:rsidR="005E3E1A" w:rsidRPr="00794629" w:rsidRDefault="005E3E1A" w:rsidP="00E12A77">
      <w:pPr>
        <w:pStyle w:val="10BodySubsequentParagraph"/>
        <w:jc w:val="center"/>
        <w:rPr>
          <w:del w:id="2106" w:author="秦蓓嘉" w:date="2026-04-12T19:27:00Z"/>
        </w:rPr>
      </w:pPr>
      <w:del w:id="2107" w:author="秦蓓嘉" w:date="2026-04-12T19:27:00Z">
        <w:r w:rsidRPr="006F2F64">
          <w:rPr>
            <w:noProof/>
          </w:rPr>
          <w:drawing>
            <wp:inline distT="0" distB="0" distL="0" distR="0" wp14:anchorId="0CC0CD36" wp14:editId="5B8D4B5C">
              <wp:extent cx="3240000" cy="2625032"/>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40000" cy="2625032"/>
                      </a:xfrm>
                      <a:prstGeom prst="rect">
                        <a:avLst/>
                      </a:prstGeom>
                      <a:noFill/>
                      <a:ln>
                        <a:noFill/>
                      </a:ln>
                    </pic:spPr>
                  </pic:pic>
                </a:graphicData>
              </a:graphic>
            </wp:inline>
          </w:drawing>
        </w:r>
      </w:del>
    </w:p>
    <w:p w14:paraId="55ADEF43" w14:textId="77777777" w:rsidR="00954025" w:rsidRPr="00794629" w:rsidRDefault="00954025">
      <w:pPr>
        <w:pStyle w:val="10BodySubsequentParagraph"/>
        <w:jc w:val="center"/>
        <w:rPr>
          <w:del w:id="2108" w:author="秦蓓嘉" w:date="2026-04-12T19:27:00Z"/>
        </w:rPr>
      </w:pPr>
    </w:p>
    <w:p w14:paraId="16C33357" w14:textId="130DE4EE" w:rsidR="00E010B7" w:rsidRPr="00805397" w:rsidRDefault="00037FF8" w:rsidP="00E010B7">
      <w:pPr>
        <w:rPr>
          <w:ins w:id="2109" w:author="秦蓓嘉" w:date="2026-04-12T19:27:00Z"/>
          <w:rFonts w:ascii="Times New Roman" w:hAnsi="Times New Roman" w:cs="Times New Roman"/>
          <w:sz w:val="20"/>
          <w:szCs w:val="20"/>
        </w:rPr>
      </w:pPr>
      <w:ins w:id="2110" w:author="秦蓓嘉" w:date="2026-04-12T19:27:00Z">
        <w:r w:rsidRPr="00805397">
          <w:rPr>
            <w:rFonts w:ascii="Times New Roman" w:hAnsi="Times New Roman" w:cs="Times New Roman"/>
            <w:sz w:val="20"/>
            <w:szCs w:val="20"/>
          </w:rPr>
          <w:t xml:space="preserve">The Mean </w:t>
        </w:r>
        <w:r w:rsidR="000C0377" w:rsidRPr="00805397">
          <w:rPr>
            <w:rFonts w:ascii="Times New Roman" w:hAnsi="Times New Roman" w:cs="Times New Roman"/>
            <w:sz w:val="20"/>
            <w:szCs w:val="20"/>
          </w:rPr>
          <w:t>Color</w:t>
        </w:r>
        <w:r w:rsidRPr="00805397">
          <w:rPr>
            <w:rFonts w:ascii="Times New Roman" w:hAnsi="Times New Roman" w:cs="Times New Roman"/>
            <w:sz w:val="20"/>
            <w:szCs w:val="20"/>
          </w:rPr>
          <w:t xml:space="preserve"> Difference from the Mean (MCDM) was used to indicate the inter-observer variation, i.e. the </w:t>
        </w:r>
        <w:r w:rsidR="00D467A1">
          <w:rPr>
            <w:rFonts w:ascii="Times New Roman" w:hAnsi="Times New Roman" w:cs="Times New Roman"/>
            <w:sz w:val="20"/>
            <w:szCs w:val="20"/>
          </w:rPr>
          <w:t xml:space="preserve">mean </w:t>
        </w:r>
        <w:r w:rsidR="000C0377" w:rsidRPr="00805397">
          <w:rPr>
            <w:rFonts w:ascii="Times New Roman" w:hAnsi="Times New Roman" w:cs="Times New Roman"/>
            <w:sz w:val="20"/>
            <w:szCs w:val="20"/>
          </w:rPr>
          <w:t>color</w:t>
        </w:r>
        <w:r w:rsidRPr="00805397">
          <w:rPr>
            <w:rFonts w:ascii="Times New Roman" w:hAnsi="Times New Roman" w:cs="Times New Roman"/>
            <w:sz w:val="20"/>
            <w:szCs w:val="20"/>
          </w:rPr>
          <w:t xml:space="preserve"> difference between the </w:t>
        </w:r>
        <w:r w:rsidR="00D467A1" w:rsidRPr="00D467A1">
          <w:rPr>
            <w:rFonts w:ascii="Times New Roman" w:hAnsi="Times New Roman" w:cs="Times New Roman"/>
            <w:sz w:val="20"/>
            <w:szCs w:val="20"/>
          </w:rPr>
          <w:t>overall impression center</w:t>
        </w:r>
        <w:r w:rsidRPr="00805397">
          <w:rPr>
            <w:rFonts w:ascii="Times New Roman" w:hAnsi="Times New Roman" w:cs="Times New Roman"/>
            <w:sz w:val="20"/>
            <w:szCs w:val="20"/>
          </w:rPr>
          <w:t xml:space="preserve"> and </w:t>
        </w:r>
        <w:r w:rsidR="00D467A1" w:rsidRPr="00D467A1">
          <w:rPr>
            <w:rFonts w:ascii="Times New Roman" w:hAnsi="Times New Roman" w:cs="Times New Roman"/>
            <w:sz w:val="20"/>
            <w:szCs w:val="20"/>
          </w:rPr>
          <w:t>individual preference center</w:t>
        </w:r>
        <w:r w:rsidR="00D467A1">
          <w:rPr>
            <w:rFonts w:ascii="Times New Roman" w:hAnsi="Times New Roman" w:cs="Times New Roman"/>
            <w:sz w:val="20"/>
            <w:szCs w:val="20"/>
          </w:rPr>
          <w:t>s</w:t>
        </w:r>
        <w:r w:rsidRPr="00805397">
          <w:rPr>
            <w:rFonts w:ascii="Times New Roman" w:hAnsi="Times New Roman" w:cs="Times New Roman"/>
            <w:sz w:val="20"/>
            <w:szCs w:val="20"/>
          </w:rPr>
          <w:t xml:space="preserve">. Figure 9 shows the inter-observer variation in MCDM units for each impression and </w:t>
        </w:r>
        <w:r w:rsidRPr="00805397">
          <w:rPr>
            <w:rFonts w:ascii="Times New Roman" w:hAnsi="Times New Roman" w:cs="Times New Roman" w:hint="eastAsia"/>
            <w:sz w:val="20"/>
            <w:szCs w:val="20"/>
            <w:lang w:eastAsia="zh-CN"/>
          </w:rPr>
          <w:t>eac</w:t>
        </w:r>
        <w:r w:rsidR="00FF0BD0" w:rsidRPr="00805397">
          <w:rPr>
            <w:rFonts w:ascii="Times New Roman" w:hAnsi="Times New Roman" w:cs="Times New Roman"/>
            <w:sz w:val="20"/>
            <w:szCs w:val="20"/>
            <w:lang w:eastAsia="zh-CN"/>
          </w:rPr>
          <w:t>h ethnicity</w:t>
        </w:r>
        <w:r w:rsidRPr="00805397">
          <w:rPr>
            <w:rFonts w:ascii="Times New Roman" w:hAnsi="Times New Roman" w:cs="Times New Roman"/>
            <w:sz w:val="20"/>
            <w:szCs w:val="20"/>
          </w:rPr>
          <w:t xml:space="preserve">. </w:t>
        </w:r>
      </w:ins>
    </w:p>
    <w:p w14:paraId="5409AD75" w14:textId="1ACF8659" w:rsidR="0027685B" w:rsidRPr="00805397" w:rsidRDefault="00433C49" w:rsidP="0027685B">
      <w:pPr>
        <w:pStyle w:val="10BodySubsequentParagraph"/>
        <w:jc w:val="center"/>
        <w:rPr>
          <w:ins w:id="2111" w:author="秦蓓嘉" w:date="2026-04-12T19:27:00Z"/>
        </w:rPr>
      </w:pPr>
      <w:bookmarkStart w:id="2112" w:name="_Hlk225144422"/>
      <w:ins w:id="2113" w:author="秦蓓嘉" w:date="2026-04-12T19:27:00Z">
        <w:r w:rsidRPr="00805397">
          <w:rPr>
            <w:noProof/>
          </w:rPr>
          <w:drawing>
            <wp:inline distT="0" distB="0" distL="0" distR="0" wp14:anchorId="2661D52E" wp14:editId="7E58BA7E">
              <wp:extent cx="4160209" cy="263726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mbined_legend1.png"/>
                      <pic:cNvPicPr/>
                    </pic:nvPicPr>
                    <pic:blipFill rotWithShape="1">
                      <a:blip r:embed="rId25" cstate="print">
                        <a:extLst>
                          <a:ext uri="{28A0092B-C50C-407E-A947-70E740481C1C}">
                            <a14:useLocalDpi xmlns:a14="http://schemas.microsoft.com/office/drawing/2010/main" val="0"/>
                          </a:ext>
                        </a:extLst>
                      </a:blip>
                      <a:srcRect l="8513" t="13996" r="21503" b="8176"/>
                      <a:stretch/>
                    </pic:blipFill>
                    <pic:spPr bwMode="auto">
                      <a:xfrm>
                        <a:off x="0" y="0"/>
                        <a:ext cx="4183141" cy="2651806"/>
                      </a:xfrm>
                      <a:prstGeom prst="rect">
                        <a:avLst/>
                      </a:prstGeom>
                      <a:ln>
                        <a:noFill/>
                      </a:ln>
                      <a:extLst>
                        <a:ext uri="{53640926-AAD7-44D8-BBD7-CCE9431645EC}">
                          <a14:shadowObscured xmlns:a14="http://schemas.microsoft.com/office/drawing/2010/main"/>
                        </a:ext>
                      </a:extLst>
                    </pic:spPr>
                  </pic:pic>
                </a:graphicData>
              </a:graphic>
            </wp:inline>
          </w:drawing>
        </w:r>
      </w:ins>
    </w:p>
    <w:p w14:paraId="12503A4C" w14:textId="7CD4B3BC" w:rsidR="0027685B" w:rsidRPr="00805397" w:rsidRDefault="0027685B" w:rsidP="0027685B">
      <w:pPr>
        <w:spacing w:before="120" w:after="120"/>
        <w:ind w:left="720" w:right="720"/>
        <w:jc w:val="center"/>
        <w:rPr>
          <w:rFonts w:ascii="Times New Roman" w:hAnsi="Times New Roman"/>
          <w:color w:val="000000" w:themeColor="text1"/>
          <w:sz w:val="16"/>
          <w:rPrChange w:id="2114" w:author="秦蓓嘉" w:date="2026-04-12T19:27:00Z">
            <w:rPr>
              <w:sz w:val="16"/>
            </w:rPr>
          </w:rPrChange>
        </w:rPr>
        <w:pPrChange w:id="2115" w:author="秦蓓嘉" w:date="2026-04-12T19:27:00Z">
          <w:pPr>
            <w:pStyle w:val="af7"/>
            <w:jc w:val="both"/>
          </w:pPr>
        </w:pPrChange>
      </w:pPr>
      <w:bookmarkStart w:id="2116" w:name="_Ref225256817"/>
      <w:bookmarkStart w:id="2117" w:name="_Ref216967687"/>
      <w:r w:rsidRPr="00805397">
        <w:rPr>
          <w:rFonts w:ascii="Times New Roman" w:hAnsi="Times New Roman"/>
          <w:color w:val="000000" w:themeColor="text1"/>
          <w:sz w:val="16"/>
          <w:rPrChange w:id="2118" w:author="秦蓓嘉" w:date="2026-04-12T19:27:00Z">
            <w:rPr>
              <w:b/>
            </w:rPr>
          </w:rPrChange>
        </w:rPr>
        <w:t xml:space="preserve">Figure </w:t>
      </w:r>
      <w:r w:rsidRPr="00805397">
        <w:rPr>
          <w:rFonts w:ascii="Times New Roman" w:hAnsi="Times New Roman"/>
          <w:color w:val="000000" w:themeColor="text1"/>
          <w:sz w:val="16"/>
          <w:rPrChange w:id="2119" w:author="秦蓓嘉" w:date="2026-04-12T19:27:00Z">
            <w:rPr>
              <w:b/>
            </w:rPr>
          </w:rPrChange>
        </w:rPr>
        <w:fldChar w:fldCharType="begin"/>
      </w:r>
      <w:r w:rsidRPr="00805397">
        <w:rPr>
          <w:rFonts w:ascii="Times New Roman" w:hAnsi="Times New Roman"/>
          <w:color w:val="000000" w:themeColor="text1"/>
          <w:sz w:val="16"/>
        </w:rPr>
        <w:instrText xml:space="preserve"> SEQ Figure \* ARABIC </w:instrText>
      </w:r>
      <w:r w:rsidRPr="00805397">
        <w:rPr>
          <w:rFonts w:ascii="Times New Roman" w:hAnsi="Times New Roman"/>
          <w:color w:val="000000" w:themeColor="text1"/>
          <w:sz w:val="16"/>
          <w:rPrChange w:id="2120" w:author="秦蓓嘉" w:date="2026-04-12T19:27:00Z">
            <w:rPr>
              <w:b/>
            </w:rPr>
          </w:rPrChange>
        </w:rPr>
        <w:fldChar w:fldCharType="separate"/>
      </w:r>
      <w:del w:id="2121" w:author="秦蓓嘉" w:date="2026-04-12T19:27:00Z">
        <w:r w:rsidR="00794629" w:rsidRPr="006F2F64">
          <w:rPr>
            <w:b/>
            <w:noProof/>
          </w:rPr>
          <w:delText>8</w:delText>
        </w:r>
      </w:del>
      <w:ins w:id="2122" w:author="秦蓓嘉" w:date="2026-04-12T19:27:00Z">
        <w:r w:rsidR="000F0DF1">
          <w:rPr>
            <w:rFonts w:ascii="Times New Roman" w:hAnsi="Times New Roman"/>
            <w:noProof/>
            <w:color w:val="000000" w:themeColor="text1"/>
            <w:sz w:val="16"/>
          </w:rPr>
          <w:t>9</w:t>
        </w:r>
      </w:ins>
      <w:r w:rsidRPr="00805397">
        <w:rPr>
          <w:rFonts w:ascii="Times New Roman" w:hAnsi="Times New Roman"/>
          <w:color w:val="000000" w:themeColor="text1"/>
          <w:sz w:val="16"/>
          <w:rPrChange w:id="2123" w:author="秦蓓嘉" w:date="2026-04-12T19:27:00Z">
            <w:rPr>
              <w:b/>
            </w:rPr>
          </w:rPrChange>
        </w:rPr>
        <w:fldChar w:fldCharType="end"/>
      </w:r>
      <w:bookmarkEnd w:id="2116"/>
      <w:bookmarkEnd w:id="2117"/>
      <w:ins w:id="2124" w:author="秦蓓嘉" w:date="2026-04-12T19:27:00Z">
        <w:r w:rsidRPr="00805397">
          <w:rPr>
            <w:rFonts w:ascii="Times New Roman" w:hAnsi="Times New Roman"/>
            <w:color w:val="000000" w:themeColor="text1"/>
            <w:sz w:val="16"/>
          </w:rPr>
          <w:t>. Observer variations in</w:t>
        </w:r>
      </w:ins>
      <w:r w:rsidRPr="00805397">
        <w:rPr>
          <w:rFonts w:ascii="Times New Roman" w:hAnsi="Times New Roman"/>
          <w:color w:val="000000" w:themeColor="text1"/>
          <w:sz w:val="16"/>
          <w:rPrChange w:id="2125" w:author="秦蓓嘉" w:date="2026-04-12T19:27:00Z">
            <w:rPr>
              <w:b/>
              <w:spacing w:val="74"/>
              <w:sz w:val="16"/>
            </w:rPr>
          </w:rPrChange>
        </w:rPr>
        <w:t xml:space="preserve"> </w:t>
      </w:r>
      <w:r w:rsidRPr="00805397">
        <w:rPr>
          <w:rFonts w:ascii="Times New Roman" w:hAnsi="Times New Roman"/>
          <w:color w:val="000000" w:themeColor="text1"/>
          <w:sz w:val="16"/>
          <w:rPrChange w:id="2126" w:author="秦蓓嘉" w:date="2026-04-12T19:27:00Z">
            <w:rPr>
              <w:sz w:val="16"/>
            </w:rPr>
          </w:rPrChange>
        </w:rPr>
        <w:t>MCDM</w:t>
      </w:r>
      <w:r w:rsidRPr="00805397">
        <w:rPr>
          <w:rFonts w:ascii="Times New Roman" w:hAnsi="Times New Roman"/>
          <w:color w:val="000000" w:themeColor="text1"/>
          <w:sz w:val="16"/>
          <w:rPrChange w:id="2127" w:author="秦蓓嘉" w:date="2026-04-12T19:27:00Z">
            <w:rPr>
              <w:spacing w:val="-10"/>
              <w:sz w:val="16"/>
            </w:rPr>
          </w:rPrChange>
        </w:rPr>
        <w:t xml:space="preserve"> </w:t>
      </w:r>
      <w:del w:id="2128" w:author="秦蓓嘉" w:date="2026-04-12T19:27:00Z">
        <w:r w:rsidR="00617501" w:rsidRPr="006F2F64">
          <w:rPr>
            <w:sz w:val="16"/>
          </w:rPr>
          <w:delText>values</w:delText>
        </w:r>
        <w:r w:rsidR="00617501" w:rsidRPr="006F2F64">
          <w:rPr>
            <w:spacing w:val="-11"/>
            <w:sz w:val="16"/>
          </w:rPr>
          <w:delText xml:space="preserve"> </w:delText>
        </w:r>
      </w:del>
      <w:r w:rsidRPr="00805397">
        <w:rPr>
          <w:rFonts w:ascii="Times New Roman" w:hAnsi="Times New Roman"/>
          <w:color w:val="000000" w:themeColor="text1"/>
          <w:sz w:val="16"/>
          <w:rPrChange w:id="2129" w:author="秦蓓嘉" w:date="2026-04-12T19:27:00Z">
            <w:rPr>
              <w:sz w:val="16"/>
            </w:rPr>
          </w:rPrChange>
        </w:rPr>
        <w:t>for</w:t>
      </w:r>
      <w:r w:rsidRPr="00805397">
        <w:rPr>
          <w:rFonts w:ascii="Times New Roman" w:hAnsi="Times New Roman"/>
          <w:color w:val="000000" w:themeColor="text1"/>
          <w:sz w:val="16"/>
          <w:rPrChange w:id="2130" w:author="秦蓓嘉" w:date="2026-04-12T19:27:00Z">
            <w:rPr>
              <w:spacing w:val="-11"/>
              <w:sz w:val="16"/>
            </w:rPr>
          </w:rPrChange>
        </w:rPr>
        <w:t xml:space="preserve"> </w:t>
      </w:r>
      <w:r w:rsidRPr="00805397">
        <w:rPr>
          <w:rFonts w:ascii="Times New Roman" w:hAnsi="Times New Roman"/>
          <w:color w:val="000000" w:themeColor="text1"/>
          <w:sz w:val="16"/>
          <w:rPrChange w:id="2131" w:author="秦蓓嘉" w:date="2026-04-12T19:27:00Z">
            <w:rPr>
              <w:sz w:val="16"/>
            </w:rPr>
          </w:rPrChange>
        </w:rPr>
        <w:t>different</w:t>
      </w:r>
      <w:r w:rsidRPr="00805397">
        <w:rPr>
          <w:rFonts w:ascii="Times New Roman" w:hAnsi="Times New Roman"/>
          <w:color w:val="000000" w:themeColor="text1"/>
          <w:sz w:val="16"/>
          <w:rPrChange w:id="2132" w:author="秦蓓嘉" w:date="2026-04-12T19:27:00Z">
            <w:rPr>
              <w:spacing w:val="-11"/>
              <w:sz w:val="16"/>
            </w:rPr>
          </w:rPrChange>
        </w:rPr>
        <w:t xml:space="preserve"> </w:t>
      </w:r>
      <w:del w:id="2133" w:author="秦蓓嘉" w:date="2026-04-12T19:27:00Z">
        <w:r w:rsidR="00617501" w:rsidRPr="006F2F64">
          <w:rPr>
            <w:sz w:val="16"/>
          </w:rPr>
          <w:delText>ethnic groups</w:delText>
        </w:r>
      </w:del>
      <w:ins w:id="2134" w:author="秦蓓嘉" w:date="2026-04-12T19:27:00Z">
        <w:r w:rsidRPr="00805397">
          <w:rPr>
            <w:rFonts w:ascii="Times New Roman" w:hAnsi="Times New Roman"/>
            <w:color w:val="000000" w:themeColor="text1"/>
            <w:sz w:val="16"/>
          </w:rPr>
          <w:t>ethnicities</w:t>
        </w:r>
      </w:ins>
      <w:r w:rsidRPr="00805397">
        <w:rPr>
          <w:rFonts w:ascii="Times New Roman" w:hAnsi="Times New Roman"/>
          <w:color w:val="000000" w:themeColor="text1"/>
          <w:sz w:val="16"/>
          <w:rPrChange w:id="2135" w:author="秦蓓嘉" w:date="2026-04-12T19:27:00Z">
            <w:rPr>
              <w:sz w:val="16"/>
            </w:rPr>
          </w:rPrChange>
        </w:rPr>
        <w:t xml:space="preserve"> and impression scales</w:t>
      </w:r>
      <w:ins w:id="2136" w:author="秦蓓嘉" w:date="2026-04-12T19:27:00Z">
        <w:r w:rsidRPr="00805397">
          <w:rPr>
            <w:rFonts w:ascii="Times New Roman" w:hAnsi="Times New Roman"/>
            <w:color w:val="000000" w:themeColor="text1"/>
            <w:sz w:val="16"/>
          </w:rPr>
          <w:t>.</w:t>
        </w:r>
      </w:ins>
    </w:p>
    <w:bookmarkEnd w:id="2112"/>
    <w:p w14:paraId="1A6F3C9F" w14:textId="0746FD93" w:rsidR="00954025" w:rsidRPr="00805397" w:rsidRDefault="00C73146">
      <w:pPr>
        <w:pStyle w:val="09BodyFirstParagraph"/>
      </w:pPr>
      <w:r w:rsidRPr="00805397">
        <w:t xml:space="preserve">The minimum, maximum, and average values of the MCDM are 1.47, 2.35, and 1.93, respectively. The MCDM values for the Asian, Caucasian, and South Asian ethnic groups are comparable, while the MCDM for the African group is relatively low. This is because the African </w:t>
      </w:r>
      <w:del w:id="2137" w:author="秦蓓嘉" w:date="2026-04-12T19:27:00Z">
        <w:r w:rsidRPr="00794629">
          <w:delText>group's</w:delText>
        </w:r>
      </w:del>
      <w:ins w:id="2138" w:author="秦蓓嘉" w:date="2026-04-12T19:27:00Z">
        <w:r w:rsidRPr="00805397">
          <w:t>group</w:t>
        </w:r>
        <w:r w:rsidR="00D467A1">
          <w:t>’</w:t>
        </w:r>
        <w:r w:rsidRPr="00805397">
          <w:t>s</w:t>
        </w:r>
      </w:ins>
      <w:r w:rsidRPr="00805397">
        <w:t xml:space="preserve"> lightness is lower, which narrows the skin color </w:t>
      </w:r>
      <w:del w:id="2139" w:author="秦蓓嘉" w:date="2026-04-12T19:27:00Z">
        <w:r w:rsidR="00450AC9">
          <w:delText>impression</w:delText>
        </w:r>
      </w:del>
      <w:ins w:id="2140" w:author="秦蓓嘉" w:date="2026-04-12T19:27:00Z">
        <w:r w:rsidRPr="00805397">
          <w:t>preference</w:t>
        </w:r>
      </w:ins>
      <w:r w:rsidRPr="00805397">
        <w:t xml:space="preserve"> range, resulting in a smaller MCDM. The </w:t>
      </w:r>
      <w:del w:id="2141" w:author="秦蓓嘉" w:date="2026-04-12T19:27:00Z">
        <w:r w:rsidRPr="00794629">
          <w:delText xml:space="preserve">Ruddy </w:delText>
        </w:r>
      </w:del>
      <w:r w:rsidRPr="00805397">
        <w:t>impression scale</w:t>
      </w:r>
      <w:ins w:id="2142" w:author="秦蓓嘉" w:date="2026-04-12T19:27:00Z">
        <w:r w:rsidR="00D467A1" w:rsidRPr="00D467A1">
          <w:t xml:space="preserve"> </w:t>
        </w:r>
        <w:r w:rsidR="00D467A1" w:rsidRPr="00805397">
          <w:t>Ruddy</w:t>
        </w:r>
      </w:ins>
      <w:r w:rsidRPr="00805397">
        <w:t xml:space="preserve"> has the highest MCDM, followed by Feminine and Fair</w:t>
      </w:r>
      <w:r w:rsidRPr="00805397">
        <w:rPr>
          <w:lang w:eastAsia="zh-CN"/>
        </w:rPr>
        <w:t>.</w:t>
      </w:r>
      <w:r w:rsidRPr="00805397">
        <w:t xml:space="preserve"> This is understandable, as these three scales are more abstract compared to the others. Overall, the average MCDM for all ethnic groups and impression scales was 1.83, with a range from 1.13 to 2.24.</w:t>
      </w:r>
    </w:p>
    <w:p w14:paraId="5970B990" w14:textId="77777777" w:rsidR="00954025" w:rsidRPr="00805397" w:rsidRDefault="00617501">
      <w:pPr>
        <w:pStyle w:val="12FigureCaptionShort"/>
      </w:pPr>
      <w:r w:rsidRPr="00805397">
        <w:t>.</w:t>
      </w:r>
    </w:p>
    <w:p w14:paraId="548BAF37" w14:textId="497AB0EA" w:rsidR="00954025" w:rsidRPr="00805397" w:rsidRDefault="00617501">
      <w:pPr>
        <w:pStyle w:val="08SectionHeader2"/>
        <w:outlineLvl w:val="1"/>
      </w:pPr>
      <w:r w:rsidRPr="00805397">
        <w:t xml:space="preserve">3.2 </w:t>
      </w:r>
      <w:ins w:id="2143" w:author="秦蓓嘉" w:date="2026-04-12T19:27:00Z">
        <w:r w:rsidR="00FF0BD0" w:rsidRPr="00805397">
          <w:t xml:space="preserve">Calculation of </w:t>
        </w:r>
      </w:ins>
      <w:r w:rsidR="002A1C19" w:rsidRPr="00805397">
        <w:t xml:space="preserve">50% </w:t>
      </w:r>
      <w:del w:id="2144" w:author="秦蓓嘉" w:date="2026-04-12T19:27:00Z">
        <w:r w:rsidRPr="00794629">
          <w:rPr>
            <w:w w:val="90"/>
          </w:rPr>
          <w:delText>Preferred</w:delText>
        </w:r>
        <w:r w:rsidRPr="00794629">
          <w:rPr>
            <w:spacing w:val="-9"/>
            <w:w w:val="90"/>
          </w:rPr>
          <w:delText xml:space="preserve"> </w:delText>
        </w:r>
        <w:r w:rsidRPr="00794629">
          <w:rPr>
            <w:w w:val="90"/>
          </w:rPr>
          <w:delText>skin</w:delText>
        </w:r>
      </w:del>
      <w:ins w:id="2145" w:author="秦蓓嘉" w:date="2026-04-12T19:27:00Z">
        <w:r w:rsidR="0043679E" w:rsidRPr="00805397">
          <w:rPr>
            <w:w w:val="90"/>
          </w:rPr>
          <w:t>impression</w:t>
        </w:r>
      </w:ins>
      <w:r w:rsidRPr="00805397">
        <w:rPr>
          <w:spacing w:val="-8"/>
          <w:w w:val="90"/>
        </w:rPr>
        <w:t xml:space="preserve"> </w:t>
      </w:r>
      <w:r w:rsidRPr="00805397">
        <w:rPr>
          <w:w w:val="90"/>
        </w:rPr>
        <w:t>tone</w:t>
      </w:r>
      <w:r w:rsidRPr="00805397">
        <w:rPr>
          <w:spacing w:val="-9"/>
          <w:w w:val="90"/>
        </w:rPr>
        <w:t xml:space="preserve"> </w:t>
      </w:r>
      <w:r w:rsidRPr="00805397">
        <w:rPr>
          <w:spacing w:val="-2"/>
          <w:w w:val="90"/>
        </w:rPr>
        <w:t>ellipses</w:t>
      </w:r>
    </w:p>
    <w:p w14:paraId="52674365" w14:textId="2FD74E83" w:rsidR="00954025" w:rsidRPr="00805397" w:rsidRDefault="00617501">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 xml:space="preserve">For each </w:t>
      </w:r>
      <w:del w:id="2146" w:author="秦蓓嘉" w:date="2026-04-12T19:27:00Z">
        <w:r w:rsidRPr="00794629">
          <w:rPr>
            <w:rFonts w:ascii="Times New Roman" w:eastAsiaTheme="minorEastAsia" w:hAnsi="Times New Roman" w:cstheme="minorBidi"/>
            <w:sz w:val="20"/>
            <w:szCs w:val="22"/>
          </w:rPr>
          <w:delText>picture</w:delText>
        </w:r>
      </w:del>
      <w:ins w:id="2147" w:author="秦蓓嘉" w:date="2026-04-12T19:27:00Z">
        <w:r w:rsidR="00787C18" w:rsidRPr="00805397">
          <w:rPr>
            <w:rFonts w:ascii="Times New Roman" w:eastAsiaTheme="minorEastAsia" w:hAnsi="Times New Roman" w:cstheme="minorBidi"/>
            <w:sz w:val="20"/>
            <w:szCs w:val="22"/>
          </w:rPr>
          <w:t>image</w:t>
        </w:r>
      </w:ins>
      <w:r w:rsidRPr="00805397">
        <w:rPr>
          <w:rFonts w:ascii="Times New Roman" w:eastAsiaTheme="minorEastAsia" w:hAnsi="Times New Roman" w:cstheme="minorBidi"/>
          <w:sz w:val="20"/>
          <w:szCs w:val="22"/>
        </w:rPr>
        <w:t xml:space="preserve">, the ratios of positive scores from </w:t>
      </w:r>
      <w:r w:rsidR="002A1C19" w:rsidRPr="00805397">
        <w:rPr>
          <w:rFonts w:ascii="Times New Roman" w:eastAsiaTheme="minorEastAsia" w:hAnsi="Times New Roman" w:cstheme="minorBidi"/>
          <w:sz w:val="20"/>
          <w:szCs w:val="22"/>
        </w:rPr>
        <w:t>20 observers</w:t>
      </w:r>
      <w:r w:rsidRPr="00805397">
        <w:rPr>
          <w:rFonts w:ascii="Times New Roman" w:eastAsiaTheme="minorEastAsia" w:hAnsi="Times New Roman" w:cstheme="minorBidi"/>
          <w:sz w:val="20"/>
          <w:szCs w:val="22"/>
        </w:rPr>
        <w:t xml:space="preserve"> were calculated to obtain</w:t>
      </w:r>
      <w:r w:rsidR="00D57FFC">
        <w:rPr>
          <w:rFonts w:ascii="Times New Roman" w:eastAsiaTheme="minorEastAsia" w:hAnsi="Times New Roman" w:cstheme="minorBidi"/>
          <w:sz w:val="20"/>
          <w:szCs w:val="22"/>
        </w:rPr>
        <w:t xml:space="preserve"> </w:t>
      </w:r>
      <w:del w:id="2148" w:author="秦蓓嘉" w:date="2026-04-12T19:27:00Z">
        <w:r w:rsidR="001E0F3E" w:rsidRPr="00794629">
          <w:rPr>
            <w:rFonts w:ascii="Times New Roman" w:eastAsiaTheme="minorEastAsia" w:hAnsi="Times New Roman" w:cstheme="minorBidi"/>
            <w:i/>
            <w:sz w:val="20"/>
            <w:szCs w:val="22"/>
          </w:rPr>
          <w:delText>P</w:delText>
        </w:r>
        <w:r w:rsidR="001E0F3E" w:rsidRPr="00794629">
          <w:rPr>
            <w:rFonts w:ascii="Times New Roman" w:eastAsiaTheme="minorEastAsia" w:hAnsi="Times New Roman" w:cstheme="minorBidi"/>
            <w:sz w:val="20"/>
            <w:szCs w:val="22"/>
            <w:vertAlign w:val="subscript"/>
          </w:rPr>
          <w:delText>p</w:delText>
        </w:r>
        <w:r w:rsidRPr="00794629">
          <w:rPr>
            <w:rFonts w:ascii="Times New Roman" w:eastAsiaTheme="minorEastAsia" w:hAnsi="Times New Roman" w:cstheme="minorBidi"/>
            <w:sz w:val="20"/>
            <w:szCs w:val="22"/>
          </w:rPr>
          <w:delText xml:space="preserve"> percentages</w:delText>
        </w:r>
      </w:del>
      <w:ins w:id="2149" w:author="秦蓓嘉" w:date="2026-04-12T19:27:00Z">
        <w:r w:rsidR="00D57FFC">
          <w:rPr>
            <w:rFonts w:ascii="Times New Roman" w:eastAsiaTheme="minorEastAsia" w:hAnsi="Times New Roman" w:cstheme="minorBidi"/>
            <w:sz w:val="20"/>
            <w:szCs w:val="22"/>
          </w:rPr>
          <w:t>the impression percentage</w:t>
        </w:r>
        <w:r w:rsidRPr="00805397">
          <w:rPr>
            <w:rFonts w:ascii="Times New Roman" w:eastAsiaTheme="minorEastAsia" w:hAnsi="Times New Roman" w:cstheme="minorBidi"/>
            <w:sz w:val="20"/>
            <w:szCs w:val="22"/>
          </w:rPr>
          <w:t xml:space="preserve"> </w:t>
        </w:r>
        <w:r w:rsidR="00D57FFC">
          <w:rPr>
            <w:rFonts w:ascii="Times New Roman" w:eastAsiaTheme="minorEastAsia" w:hAnsi="Times New Roman" w:cstheme="minorBidi" w:hint="eastAsia"/>
            <w:i/>
            <w:sz w:val="20"/>
            <w:szCs w:val="22"/>
            <w:lang w:eastAsia="zh-CN"/>
          </w:rPr>
          <w:t>P</w:t>
        </w:r>
        <w:r w:rsidR="00D57FFC">
          <w:rPr>
            <w:rFonts w:ascii="Times New Roman" w:eastAsiaTheme="minorEastAsia" w:hAnsi="Times New Roman" w:cstheme="minorBidi" w:hint="eastAsia"/>
            <w:sz w:val="20"/>
            <w:szCs w:val="22"/>
            <w:vertAlign w:val="subscript"/>
            <w:lang w:eastAsia="zh-CN"/>
          </w:rPr>
          <w:t>v</w:t>
        </w:r>
      </w:ins>
      <w:r w:rsidRPr="00805397">
        <w:rPr>
          <w:rFonts w:ascii="Times New Roman" w:eastAsiaTheme="minorEastAsia" w:hAnsi="Times New Roman" w:cstheme="minorBidi"/>
          <w:sz w:val="20"/>
          <w:szCs w:val="22"/>
        </w:rPr>
        <w:t xml:space="preserve">, from which the </w:t>
      </w:r>
      <w:r w:rsidR="002A1C19" w:rsidRPr="00805397">
        <w:rPr>
          <w:rFonts w:ascii="Times New Roman" w:eastAsiaTheme="minorEastAsia" w:hAnsi="Times New Roman" w:cstheme="minorBidi"/>
          <w:sz w:val="20"/>
          <w:szCs w:val="22"/>
        </w:rPr>
        <w:t xml:space="preserve">50% </w:t>
      </w:r>
      <w:r w:rsidRPr="00805397">
        <w:rPr>
          <w:rFonts w:ascii="Times New Roman" w:eastAsiaTheme="minorEastAsia" w:hAnsi="Times New Roman" w:cstheme="minorBidi"/>
          <w:sz w:val="20"/>
          <w:szCs w:val="22"/>
        </w:rPr>
        <w:t>acceptability ellipsoid is fitted using Equation</w:t>
      </w:r>
      <w:r w:rsidR="00E010B7"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ZEqnNum621307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ZEqnNum621307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(2)</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Pr="00805397">
        <w:rPr>
          <w:rFonts w:ascii="Times New Roman" w:eastAsiaTheme="minorEastAsia" w:hAnsi="Times New Roman" w:cstheme="minorBidi"/>
          <w:sz w:val="20"/>
          <w:szCs w:val="22"/>
        </w:rPr>
        <w:t>:</w:t>
      </w:r>
    </w:p>
    <w:p w14:paraId="45A82AD4" w14:textId="6579E9EE" w:rsidR="009D00F3" w:rsidRPr="00805397" w:rsidRDefault="009D00F3" w:rsidP="00E12A77">
      <w:pPr>
        <w:pStyle w:val="MTDisplayEquation"/>
      </w:pPr>
      <w:r w:rsidRPr="00805397">
        <w:tab/>
      </w:r>
      <w:r w:rsidR="000C7DC3" w:rsidRPr="00805397">
        <w:rPr>
          <w:position w:val="-54"/>
        </w:rPr>
        <w:object w:dxaOrig="5360" w:dyaOrig="1200" w14:anchorId="31078CBC">
          <v:shape id="_x0000_i1026" type="#_x0000_t75" style="width:218pt;height:48.4pt" o:ole="">
            <v:imagedata r:id="rId26" o:title=""/>
          </v:shape>
          <o:OLEObject Type="Embed" ProgID="Equation.DSMT4" ShapeID="_x0000_i1026" DrawAspect="Content" ObjectID="_1837527525" r:id="rId27"/>
        </w:object>
      </w:r>
      <w:r w:rsidRPr="00805397">
        <w:tab/>
      </w:r>
      <w:r w:rsidRPr="00805397">
        <w:fldChar w:fldCharType="begin"/>
      </w:r>
      <w:r w:rsidRPr="00805397">
        <w:instrText xml:space="preserve"> MACROBUTTON MTPlaceRef \* MERGEFORMAT </w:instrText>
      </w:r>
      <w:r w:rsidRPr="00805397">
        <w:fldChar w:fldCharType="begin"/>
      </w:r>
      <w:r w:rsidRPr="00805397">
        <w:instrText xml:space="preserve"> SEQ MTEqn \h \* MERGEFORMAT </w:instrText>
      </w:r>
      <w:r w:rsidRPr="00805397">
        <w:fldChar w:fldCharType="end"/>
      </w:r>
      <w:bookmarkStart w:id="2150" w:name="ZEqnNum621307"/>
      <w:r w:rsidRPr="00805397">
        <w:instrText>(</w:instrText>
      </w:r>
      <w:r w:rsidR="00277F6E" w:rsidRPr="00805397">
        <w:rPr>
          <w:noProof/>
        </w:rPr>
        <w:fldChar w:fldCharType="begin"/>
      </w:r>
      <w:r w:rsidR="00277F6E" w:rsidRPr="00805397">
        <w:rPr>
          <w:noProof/>
        </w:rPr>
        <w:instrText xml:space="preserve"> SEQ MTEqn \c \* Arabic \* MERGEFORMAT </w:instrText>
      </w:r>
      <w:r w:rsidR="00277F6E" w:rsidRPr="00805397">
        <w:rPr>
          <w:noProof/>
        </w:rPr>
        <w:fldChar w:fldCharType="separate"/>
      </w:r>
      <w:r w:rsidR="00355FDE">
        <w:rPr>
          <w:noProof/>
        </w:rPr>
        <w:instrText>2</w:instrText>
      </w:r>
      <w:r w:rsidR="00277F6E" w:rsidRPr="00805397">
        <w:rPr>
          <w:noProof/>
        </w:rPr>
        <w:fldChar w:fldCharType="end"/>
      </w:r>
      <w:r w:rsidRPr="00805397">
        <w:instrText>)</w:instrText>
      </w:r>
      <w:bookmarkEnd w:id="2150"/>
      <w:r w:rsidRPr="00805397">
        <w:fldChar w:fldCharType="end"/>
      </w:r>
    </w:p>
    <w:p w14:paraId="0E87694B" w14:textId="46F78DEC" w:rsidR="00FF0BD0" w:rsidRPr="00805397" w:rsidRDefault="004C3863" w:rsidP="00FD1EA3">
      <w:pPr>
        <w:pStyle w:val="a5"/>
        <w:spacing w:before="213" w:line="321" w:lineRule="auto"/>
        <w:ind w:left="102" w:right="205"/>
        <w:jc w:val="both"/>
        <w:rPr>
          <w:rFonts w:ascii="Times New Roman" w:eastAsiaTheme="minorEastAsia" w:hAnsi="Times New Roman" w:cstheme="minorBidi"/>
          <w:sz w:val="20"/>
          <w:szCs w:val="22"/>
        </w:rPr>
      </w:pPr>
      <w:r w:rsidRPr="00805397">
        <w:rPr>
          <w:rFonts w:ascii="Times New Roman" w:eastAsiaTheme="minorEastAsia" w:hAnsi="Times New Roman" w:cstheme="minorBidi"/>
          <w:sz w:val="20"/>
          <w:szCs w:val="22"/>
        </w:rPr>
        <w:t>w</w:t>
      </w:r>
      <w:r w:rsidR="00093038" w:rsidRPr="00805397">
        <w:rPr>
          <w:rFonts w:ascii="Times New Roman" w:eastAsiaTheme="minorEastAsia" w:hAnsi="Times New Roman" w:cstheme="minorBidi"/>
          <w:sz w:val="20"/>
          <w:szCs w:val="22"/>
        </w:rPr>
        <w:t xml:space="preserve">here </w:t>
      </w:r>
      <w:r w:rsidR="00D57FFC">
        <w:rPr>
          <w:rFonts w:ascii="Times New Roman" w:eastAsiaTheme="minorEastAsia" w:hAnsi="Times New Roman" w:cstheme="minorBidi"/>
          <w:i/>
          <w:sz w:val="20"/>
          <w:szCs w:val="22"/>
        </w:rPr>
        <w:t>P</w:t>
      </w:r>
      <w:r w:rsidR="00D467A1" w:rsidRPr="00805397">
        <w:rPr>
          <w:rFonts w:ascii="Times New Roman" w:eastAsiaTheme="minorEastAsia" w:hAnsi="Times New Roman" w:cstheme="minorBidi"/>
          <w:sz w:val="20"/>
          <w:szCs w:val="22"/>
          <w:vertAlign w:val="subscript"/>
        </w:rPr>
        <w:t>p</w:t>
      </w:r>
      <w:r w:rsidR="00D467A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sz w:val="20"/>
          <w:szCs w:val="22"/>
        </w:rPr>
        <w:t xml:space="preserve">is the </w:t>
      </w:r>
      <w:del w:id="2151" w:author="秦蓓嘉" w:date="2026-04-12T19:27:00Z">
        <w:r w:rsidR="00450AC9">
          <w:rPr>
            <w:rFonts w:ascii="Times New Roman" w:eastAsiaTheme="minorEastAsia" w:hAnsi="Times New Roman" w:cstheme="minorBidi"/>
            <w:sz w:val="20"/>
            <w:szCs w:val="22"/>
          </w:rPr>
          <w:delText>impression</w:delText>
        </w:r>
        <w:r w:rsidR="00617501" w:rsidRPr="00794629">
          <w:rPr>
            <w:rFonts w:ascii="Times New Roman" w:eastAsiaTheme="minorEastAsia" w:hAnsi="Times New Roman" w:cstheme="minorBidi"/>
            <w:sz w:val="20"/>
            <w:szCs w:val="22"/>
          </w:rPr>
          <w:delText xml:space="preserve"> </w:delText>
        </w:r>
      </w:del>
      <w:r w:rsidR="00617501" w:rsidRPr="00805397">
        <w:rPr>
          <w:rFonts w:ascii="Times New Roman" w:eastAsiaTheme="minorEastAsia" w:hAnsi="Times New Roman" w:cstheme="minorBidi"/>
          <w:sz w:val="20"/>
          <w:szCs w:val="22"/>
        </w:rPr>
        <w:t xml:space="preserve">percentage </w:t>
      </w:r>
      <w:r w:rsidR="002A1C19" w:rsidRPr="00805397">
        <w:rPr>
          <w:rFonts w:ascii="Times New Roman" w:eastAsiaTheme="minorEastAsia" w:hAnsi="Times New Roman" w:cstheme="minorBidi"/>
          <w:sz w:val="20"/>
          <w:szCs w:val="22"/>
        </w:rPr>
        <w:t>of the model prediction</w:t>
      </w:r>
      <w:r w:rsidR="00617501" w:rsidRPr="00805397">
        <w:rPr>
          <w:rFonts w:ascii="Times New Roman" w:eastAsiaTheme="minorEastAsia" w:hAnsi="Times New Roman" w:cstheme="minorBidi"/>
          <w:sz w:val="20"/>
          <w:szCs w:val="22"/>
        </w:rPr>
        <w:t xml:space="preserve"> </w:t>
      </w:r>
      <w:r w:rsidRPr="00805397">
        <w:rPr>
          <w:rFonts w:ascii="Times New Roman" w:eastAsiaTheme="minorEastAsia" w:hAnsi="Times New Roman" w:cstheme="minorBidi"/>
          <w:sz w:val="20"/>
          <w:szCs w:val="22"/>
        </w:rPr>
        <w:t xml:space="preserve">(i.e. the </w:t>
      </w:r>
      <w:r w:rsidR="00517875" w:rsidRPr="00805397">
        <w:rPr>
          <w:rFonts w:ascii="Times New Roman" w:eastAsiaTheme="minorEastAsia" w:hAnsi="Times New Roman" w:cstheme="minorBidi"/>
          <w:sz w:val="20"/>
          <w:szCs w:val="22"/>
        </w:rPr>
        <w:t xml:space="preserve">ratio </w:t>
      </w:r>
      <w:r w:rsidRPr="00805397">
        <w:rPr>
          <w:rFonts w:ascii="Times New Roman" w:eastAsiaTheme="minorEastAsia" w:hAnsi="Times New Roman" w:cstheme="minorBidi"/>
          <w:sz w:val="20"/>
          <w:szCs w:val="22"/>
        </w:rPr>
        <w:t xml:space="preserve">of </w:t>
      </w:r>
      <w:r w:rsidR="00517875" w:rsidRPr="00805397">
        <w:rPr>
          <w:rFonts w:ascii="Times New Roman" w:eastAsiaTheme="minorEastAsia" w:hAnsi="Times New Roman" w:cstheme="minorBidi"/>
          <w:sz w:val="20"/>
          <w:szCs w:val="22"/>
        </w:rPr>
        <w:t>observer</w:t>
      </w:r>
      <w:r w:rsidRPr="00805397">
        <w:rPr>
          <w:rFonts w:ascii="Times New Roman" w:eastAsiaTheme="minorEastAsia" w:hAnsi="Times New Roman" w:cstheme="minorBidi"/>
          <w:sz w:val="20"/>
          <w:szCs w:val="22"/>
        </w:rPr>
        <w:t xml:space="preserve">s </w:t>
      </w:r>
      <w:r w:rsidRPr="00805397">
        <w:rPr>
          <w:rFonts w:ascii="Times New Roman" w:eastAsiaTheme="minorEastAsia" w:hAnsi="Times New Roman" w:cstheme="minorBidi"/>
          <w:sz w:val="20"/>
          <w:szCs w:val="22"/>
          <w:lang w:eastAsia="zh-CN"/>
        </w:rPr>
        <w:t>givi</w:t>
      </w:r>
      <w:r w:rsidR="00517875" w:rsidRPr="00805397">
        <w:rPr>
          <w:rFonts w:ascii="Times New Roman" w:eastAsiaTheme="minorEastAsia" w:hAnsi="Times New Roman" w:cstheme="minorBidi"/>
          <w:sz w:val="20"/>
          <w:szCs w:val="22"/>
          <w:lang w:eastAsia="zh-CN"/>
        </w:rPr>
        <w:t>ng</w:t>
      </w:r>
      <w:r w:rsidRPr="00805397">
        <w:rPr>
          <w:rFonts w:ascii="Times New Roman" w:eastAsiaTheme="minorEastAsia" w:hAnsi="Times New Roman" w:cstheme="minorBidi"/>
          <w:sz w:val="20"/>
          <w:szCs w:val="22"/>
          <w:lang w:eastAsia="zh-CN"/>
        </w:rPr>
        <w:t xml:space="preserve"> positive grade</w:t>
      </w:r>
      <w:r w:rsidR="004507F0" w:rsidRPr="00805397">
        <w:rPr>
          <w:rFonts w:ascii="Times New Roman" w:eastAsiaTheme="minorEastAsia" w:hAnsi="Times New Roman" w:cstheme="minorBidi"/>
          <w:sz w:val="20"/>
          <w:szCs w:val="22"/>
          <w:lang w:eastAsia="zh-CN"/>
        </w:rPr>
        <w:t xml:space="preserve"> (&gt;0)</w:t>
      </w:r>
      <w:r w:rsidRPr="00805397">
        <w:rPr>
          <w:rFonts w:ascii="Times New Roman" w:eastAsiaTheme="minorEastAsia" w:hAnsi="Times New Roman" w:cstheme="minorBidi"/>
          <w:sz w:val="20"/>
          <w:szCs w:val="22"/>
          <w:lang w:eastAsia="zh-CN"/>
        </w:rPr>
        <w:t>)</w:t>
      </w:r>
      <w:r w:rsidR="00617501" w:rsidRPr="00805397">
        <w:rPr>
          <w:rFonts w:ascii="Times New Roman" w:eastAsiaTheme="minorEastAsia" w:hAnsi="Times New Roman" w:cstheme="minorBidi"/>
          <w:sz w:val="20"/>
          <w:szCs w:val="22"/>
        </w:rPr>
        <w:t xml:space="preserve">. </w:t>
      </w:r>
      <w:r w:rsidR="004507F0" w:rsidRPr="00805397">
        <w:rPr>
          <w:rFonts w:ascii="Times New Roman" w:eastAsiaTheme="minorEastAsia" w:hAnsi="Times New Roman" w:cstheme="minorBidi"/>
          <w:sz w:val="20"/>
          <w:szCs w:val="22"/>
        </w:rPr>
        <w:t>The</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1</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2</w:t>
      </w:r>
      <w:ins w:id="2152" w:author="秦蓓嘉" w:date="2026-04-12T19:27:00Z">
        <w:r w:rsidR="00E4328C"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k</w:t>
        </w:r>
        <w:r w:rsidR="00617501" w:rsidRPr="00805397">
          <w:rPr>
            <w:rFonts w:ascii="Times New Roman" w:eastAsiaTheme="minorEastAsia" w:hAnsi="Times New Roman" w:cstheme="minorBidi"/>
            <w:sz w:val="20"/>
            <w:szCs w:val="22"/>
            <w:vertAlign w:val="subscript"/>
          </w:rPr>
          <w:t>3</w:t>
        </w:r>
      </w:ins>
      <w:r w:rsidR="004507F0" w:rsidRPr="00805397">
        <w:rPr>
          <w:rFonts w:ascii="Times New Roman" w:eastAsiaTheme="minorEastAsia" w:hAnsi="Times New Roman" w:cstheme="minorBidi"/>
          <w:sz w:val="20"/>
          <w:szCs w:val="22"/>
        </w:rPr>
        <w:t xml:space="preserve"> </w:t>
      </w:r>
      <w:r w:rsidR="00E4328C" w:rsidRPr="00805397">
        <w:rPr>
          <w:rFonts w:ascii="Times New Roman" w:eastAsiaTheme="minorEastAsia" w:hAnsi="Times New Roman" w:cstheme="minorBidi"/>
          <w:sz w:val="20"/>
          <w:szCs w:val="22"/>
        </w:rPr>
        <w:t xml:space="preserve">and </w:t>
      </w:r>
      <w:del w:id="2153" w:author="秦蓓嘉" w:date="2026-04-12T19:27:00Z">
        <w:r w:rsidR="00617501" w:rsidRPr="00794629">
          <w:rPr>
            <w:rFonts w:ascii="Times New Roman" w:eastAsiaTheme="minorEastAsia" w:hAnsi="Times New Roman" w:cstheme="minorBidi"/>
            <w:i/>
            <w:sz w:val="20"/>
            <w:szCs w:val="22"/>
          </w:rPr>
          <w:delText>k</w:delText>
        </w:r>
        <w:r w:rsidR="00617501" w:rsidRPr="00794629">
          <w:rPr>
            <w:rFonts w:ascii="Times New Roman" w:eastAsiaTheme="minorEastAsia" w:hAnsi="Times New Roman" w:cstheme="minorBidi"/>
            <w:sz w:val="20"/>
            <w:szCs w:val="22"/>
            <w:vertAlign w:val="subscript"/>
          </w:rPr>
          <w:delText>3</w:delText>
        </w:r>
        <w:r w:rsidR="004507F0" w:rsidRPr="00794629">
          <w:rPr>
            <w:rFonts w:ascii="Times New Roman" w:eastAsiaTheme="minorEastAsia" w:hAnsi="Times New Roman" w:cstheme="minorBidi"/>
            <w:sz w:val="20"/>
            <w:szCs w:val="22"/>
          </w:rPr>
          <w:delText xml:space="preserve"> </w:delText>
        </w:r>
      </w:del>
      <w:ins w:id="2154" w:author="秦蓓嘉" w:date="2026-04-12T19:27:00Z">
        <w:r w:rsidR="00E4328C" w:rsidRPr="00805397">
          <w:rPr>
            <w:rFonts w:ascii="Symbol" w:eastAsiaTheme="minorEastAsia" w:hAnsi="Symbol" w:cstheme="minorBidi"/>
            <w:sz w:val="20"/>
            <w:szCs w:val="22"/>
          </w:rPr>
          <w:t></w:t>
        </w:r>
        <w:r w:rsidR="00E4328C" w:rsidRPr="00805397">
          <w:rPr>
            <w:rFonts w:ascii="Symbol" w:eastAsiaTheme="minorEastAsia" w:hAnsi="Symbol" w:cstheme="minorBidi"/>
            <w:sz w:val="20"/>
            <w:szCs w:val="22"/>
          </w:rPr>
          <w:t></w:t>
        </w:r>
      </w:ins>
      <w:r w:rsidR="00617501" w:rsidRPr="00805397">
        <w:rPr>
          <w:rFonts w:ascii="Times New Roman" w:eastAsiaTheme="minorEastAsia" w:hAnsi="Times New Roman" w:cstheme="minorBidi"/>
          <w:sz w:val="20"/>
          <w:szCs w:val="22"/>
        </w:rPr>
        <w:t>are the fitting parameters</w:t>
      </w:r>
      <w:r w:rsidR="002A1C19" w:rsidRPr="00805397">
        <w:rPr>
          <w:rFonts w:ascii="Times New Roman" w:eastAsiaTheme="minorEastAsia" w:hAnsi="Times New Roman" w:cstheme="minorBidi"/>
          <w:sz w:val="20"/>
          <w:szCs w:val="22"/>
        </w:rPr>
        <w:t xml:space="preserve"> to be </w:t>
      </w:r>
      <w:r w:rsidR="001E0F3E" w:rsidRPr="00805397">
        <w:rPr>
          <w:rFonts w:ascii="Times New Roman" w:eastAsiaTheme="minorEastAsia" w:hAnsi="Times New Roman" w:cstheme="minorBidi"/>
          <w:sz w:val="20"/>
          <w:szCs w:val="22"/>
        </w:rPr>
        <w:t>optimized</w:t>
      </w:r>
      <w:r w:rsidR="00617501" w:rsidRPr="00805397">
        <w:rPr>
          <w:rFonts w:ascii="Times New Roman" w:eastAsiaTheme="minorEastAsia" w:hAnsi="Times New Roman" w:cstheme="minorBidi"/>
          <w:sz w:val="20"/>
          <w:szCs w:val="22"/>
        </w:rPr>
        <w:t xml:space="preserve">. The </w:t>
      </w:r>
      <w:r w:rsidR="004507F0" w:rsidRPr="00805397">
        <w:rPr>
          <w:rFonts w:ascii="Times New Roman" w:eastAsiaTheme="minorEastAsia" w:hAnsi="Times New Roman" w:cstheme="minorBidi"/>
          <w:i/>
          <w:sz w:val="20"/>
          <w:szCs w:val="22"/>
        </w:rPr>
        <w:t>a</w:t>
      </w:r>
      <w:r w:rsidR="004507F0" w:rsidRPr="00805397">
        <w:rPr>
          <w:rFonts w:ascii="Times New Roman" w:eastAsiaTheme="minorEastAsia" w:hAnsi="Times New Roman" w:cstheme="minorBidi"/>
          <w:sz w:val="20"/>
          <w:szCs w:val="22"/>
          <w:vertAlign w:val="subscript"/>
        </w:rPr>
        <w:t>0</w:t>
      </w:r>
      <w:r w:rsidR="00617501" w:rsidRPr="00805397">
        <w:rPr>
          <w:rFonts w:ascii="Times New Roman" w:eastAsiaTheme="minorEastAsia" w:hAnsi="Times New Roman" w:cstheme="minorBidi"/>
          <w:sz w:val="20"/>
          <w:szCs w:val="22"/>
        </w:rPr>
        <w:t xml:space="preserve"> and </w:t>
      </w:r>
      <w:r w:rsidR="004507F0" w:rsidRPr="00805397">
        <w:rPr>
          <w:rFonts w:ascii="Times New Roman" w:eastAsiaTheme="minorEastAsia" w:hAnsi="Times New Roman" w:cstheme="minorBidi"/>
          <w:i/>
          <w:sz w:val="20"/>
          <w:szCs w:val="22"/>
        </w:rPr>
        <w:t>b</w:t>
      </w:r>
      <w:r w:rsidR="004507F0" w:rsidRPr="00805397">
        <w:rPr>
          <w:rFonts w:ascii="Times New Roman" w:eastAsiaTheme="minorEastAsia" w:hAnsi="Times New Roman" w:cstheme="minorBidi"/>
          <w:sz w:val="20"/>
          <w:szCs w:val="22"/>
          <w:vertAlign w:val="subscript"/>
        </w:rPr>
        <w:t>0</w:t>
      </w:r>
      <w:r w:rsidR="00617501" w:rsidRPr="00805397">
        <w:rPr>
          <w:rFonts w:ascii="Times New Roman" w:eastAsiaTheme="minorEastAsia" w:hAnsi="Times New Roman" w:cstheme="minorBidi"/>
          <w:sz w:val="20"/>
          <w:szCs w:val="22"/>
        </w:rPr>
        <w:t xml:space="preserve"> are the </w:t>
      </w:r>
      <w:r w:rsidR="00E010B7" w:rsidRPr="00805397">
        <w:rPr>
          <w:rFonts w:ascii="Times New Roman" w:eastAsiaTheme="minorEastAsia" w:hAnsi="Times New Roman" w:cstheme="minorBidi"/>
          <w:sz w:val="20"/>
          <w:szCs w:val="22"/>
        </w:rPr>
        <w:t xml:space="preserve">coordinates of the </w:t>
      </w:r>
      <w:del w:id="2155" w:author="秦蓓嘉" w:date="2026-04-12T19:27:00Z">
        <w:r w:rsidR="00E010B7" w:rsidRPr="00794629">
          <w:rPr>
            <w:rFonts w:ascii="Times New Roman" w:eastAsiaTheme="minorEastAsia" w:hAnsi="Times New Roman" w:cstheme="minorBidi"/>
            <w:sz w:val="20"/>
            <w:szCs w:val="22"/>
          </w:rPr>
          <w:delText>overall</w:delText>
        </w:r>
      </w:del>
      <w:ins w:id="2156" w:author="秦蓓嘉" w:date="2026-04-12T19:27:00Z">
        <w:r w:rsidR="00787C18" w:rsidRPr="00805397">
          <w:rPr>
            <w:rFonts w:ascii="Times New Roman" w:eastAsiaTheme="minorEastAsia" w:hAnsi="Times New Roman" w:cstheme="minorBidi"/>
            <w:sz w:val="20"/>
            <w:szCs w:val="22"/>
          </w:rPr>
          <w:t xml:space="preserve">preferred </w:t>
        </w:r>
        <w:r w:rsidR="00E4328C" w:rsidRPr="00805397">
          <w:rPr>
            <w:rFonts w:ascii="Times New Roman" w:eastAsiaTheme="minorEastAsia" w:hAnsi="Times New Roman" w:cstheme="minorBidi"/>
            <w:sz w:val="20"/>
            <w:szCs w:val="22"/>
          </w:rPr>
          <w:t>or</w:t>
        </w:r>
      </w:ins>
      <w:r w:rsidR="00E4328C" w:rsidRPr="00805397">
        <w:rPr>
          <w:rFonts w:ascii="Times New Roman" w:eastAsiaTheme="minorEastAsia" w:hAnsi="Times New Roman" w:cstheme="minorBidi"/>
          <w:sz w:val="20"/>
          <w:szCs w:val="22"/>
        </w:rPr>
        <w:t xml:space="preserve"> impression </w:t>
      </w:r>
      <w:del w:id="2157" w:author="秦蓓嘉" w:date="2026-04-12T19:27:00Z">
        <w:r w:rsidR="00E010B7" w:rsidRPr="00794629">
          <w:rPr>
            <w:rFonts w:ascii="Times New Roman" w:eastAsiaTheme="minorEastAsia" w:hAnsi="Times New Roman" w:cstheme="minorBidi"/>
            <w:sz w:val="20"/>
            <w:szCs w:val="22"/>
          </w:rPr>
          <w:delText>center</w:delText>
        </w:r>
      </w:del>
      <w:ins w:id="2158" w:author="秦蓓嘉" w:date="2026-04-12T19:27:00Z">
        <w:r w:rsidR="00787C18" w:rsidRPr="00805397">
          <w:rPr>
            <w:rFonts w:ascii="Times New Roman" w:eastAsiaTheme="minorEastAsia" w:hAnsi="Times New Roman" w:cstheme="minorBidi"/>
            <w:sz w:val="20"/>
            <w:szCs w:val="22"/>
          </w:rPr>
          <w:t xml:space="preserve">skin </w:t>
        </w:r>
        <w:r w:rsidR="00001EF1" w:rsidRPr="00805397">
          <w:rPr>
            <w:rFonts w:ascii="Times New Roman" w:eastAsiaTheme="minorEastAsia" w:hAnsi="Times New Roman" w:cstheme="minorBidi"/>
            <w:sz w:val="20"/>
            <w:szCs w:val="22"/>
          </w:rPr>
          <w:t>color</w:t>
        </w:r>
      </w:ins>
      <w:r w:rsidR="00787C18"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t xml:space="preserve">on </w:t>
      </w:r>
      <w:r w:rsidR="00E010B7" w:rsidRPr="00805397">
        <w:rPr>
          <w:rFonts w:ascii="Times New Roman" w:eastAsiaTheme="minorEastAsia" w:hAnsi="Times New Roman" w:cstheme="minorBidi"/>
          <w:i/>
          <w:sz w:val="20"/>
          <w:szCs w:val="22"/>
        </w:rPr>
        <w:t>a</w:t>
      </w:r>
      <w:del w:id="2159" w:author="秦蓓嘉" w:date="2026-04-12T19:27:00Z">
        <w:r w:rsidR="00E010B7" w:rsidRPr="00794629">
          <w:rPr>
            <w:rFonts w:ascii="Times New Roman" w:eastAsiaTheme="minorEastAsia" w:hAnsi="Times New Roman" w:cstheme="minorBidi"/>
            <w:sz w:val="20"/>
            <w:szCs w:val="22"/>
            <w:vertAlign w:val="superscript"/>
          </w:rPr>
          <w:delText>*</w:delText>
        </w:r>
        <w:r w:rsidR="00E010B7" w:rsidRPr="00794629">
          <w:rPr>
            <w:rFonts w:ascii="Times New Roman" w:eastAsiaTheme="minorEastAsia" w:hAnsi="Times New Roman" w:cstheme="minorBidi"/>
            <w:sz w:val="20"/>
            <w:szCs w:val="22"/>
          </w:rPr>
          <w:delText>-</w:delText>
        </w:r>
      </w:del>
      <w:ins w:id="2160" w:author="秦蓓嘉" w:date="2026-04-12T19:27:00Z">
        <w:r w:rsidR="00E010B7" w:rsidRPr="00805397">
          <w:rPr>
            <w:rFonts w:ascii="Times New Roman" w:eastAsiaTheme="minorEastAsia" w:hAnsi="Times New Roman" w:cstheme="minorBidi"/>
            <w:sz w:val="20"/>
            <w:szCs w:val="22"/>
            <w:vertAlign w:val="superscript"/>
          </w:rPr>
          <w:t>*</w:t>
        </w:r>
      </w:ins>
      <w:r w:rsidR="00E010B7" w:rsidRPr="00805397">
        <w:rPr>
          <w:rFonts w:ascii="Times New Roman" w:eastAsiaTheme="minorEastAsia" w:hAnsi="Times New Roman" w:cstheme="minorBidi"/>
          <w:i/>
          <w:sz w:val="20"/>
          <w:szCs w:val="22"/>
        </w:rPr>
        <w:t>b</w:t>
      </w:r>
      <w:r w:rsidR="00E010B7" w:rsidRPr="00805397">
        <w:rPr>
          <w:rFonts w:ascii="Times New Roman" w:eastAsiaTheme="minorEastAsia" w:hAnsi="Times New Roman" w:cstheme="minorBidi"/>
          <w:sz w:val="20"/>
          <w:szCs w:val="22"/>
          <w:vertAlign w:val="superscript"/>
        </w:rPr>
        <w:t>*</w:t>
      </w:r>
      <w:r w:rsidR="00E010B7" w:rsidRPr="00805397">
        <w:rPr>
          <w:rFonts w:ascii="Times New Roman" w:eastAsiaTheme="minorEastAsia" w:hAnsi="Times New Roman" w:cstheme="minorBidi"/>
          <w:sz w:val="20"/>
          <w:szCs w:val="22"/>
        </w:rPr>
        <w:t xml:space="preserve"> plane calculated by Equation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ZEqnNum312252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ZEqnNum312252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(1)</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00617501" w:rsidRPr="00805397">
        <w:rPr>
          <w:rFonts w:ascii="Times New Roman" w:eastAsiaTheme="minorEastAsia" w:hAnsi="Times New Roman" w:cstheme="minorBidi"/>
          <w:sz w:val="20"/>
          <w:szCs w:val="22"/>
        </w:rPr>
        <w:t xml:space="preserve">. </w:t>
      </w:r>
      <w:del w:id="2161" w:author="秦蓓嘉" w:date="2026-04-12T19:27:00Z">
        <w:r w:rsidR="00617501" w:rsidRPr="00794629">
          <w:rPr>
            <w:rFonts w:ascii="Times New Roman" w:eastAsiaTheme="minorEastAsia" w:hAnsi="Times New Roman" w:cstheme="minorBidi"/>
            <w:sz w:val="20"/>
            <w:szCs w:val="22"/>
          </w:rPr>
          <w:delText>The rest 4</w:delText>
        </w:r>
      </w:del>
      <w:ins w:id="2162" w:author="秦蓓嘉" w:date="2026-04-12T19:27:00Z">
        <w:r w:rsidR="00617501" w:rsidRPr="00805397">
          <w:rPr>
            <w:rFonts w:ascii="Times New Roman" w:eastAsiaTheme="minorEastAsia" w:hAnsi="Times New Roman" w:cstheme="minorBidi"/>
            <w:sz w:val="20"/>
            <w:szCs w:val="22"/>
          </w:rPr>
          <w:t>Th</w:t>
        </w:r>
        <w:r w:rsidR="00E4328C" w:rsidRPr="00805397">
          <w:rPr>
            <w:rFonts w:ascii="Times New Roman" w:eastAsiaTheme="minorEastAsia" w:hAnsi="Times New Roman" w:cstheme="minorBidi"/>
            <w:sz w:val="20"/>
            <w:szCs w:val="22"/>
          </w:rPr>
          <w:t>ose</w:t>
        </w:r>
      </w:ins>
      <w:r w:rsidR="00E4328C"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sz w:val="20"/>
          <w:szCs w:val="22"/>
        </w:rPr>
        <w:t xml:space="preserve">parameters are </w:t>
      </w:r>
      <w:r w:rsidR="009D00F3" w:rsidRPr="00805397">
        <w:rPr>
          <w:rFonts w:ascii="Times New Roman" w:eastAsiaTheme="minorEastAsia" w:hAnsi="Times New Roman" w:cstheme="minorBidi"/>
          <w:sz w:val="20"/>
          <w:szCs w:val="22"/>
        </w:rPr>
        <w:t xml:space="preserve">optimized </w:t>
      </w:r>
      <w:r w:rsidR="004D026E" w:rsidRPr="00805397">
        <w:rPr>
          <w:rFonts w:ascii="Times New Roman" w:eastAsiaTheme="minorEastAsia" w:hAnsi="Times New Roman" w:cstheme="minorBidi"/>
          <w:sz w:val="20"/>
          <w:szCs w:val="22"/>
        </w:rPr>
        <w:t>to achieve</w:t>
      </w:r>
      <w:r w:rsidR="00617501" w:rsidRPr="00805397">
        <w:rPr>
          <w:rFonts w:ascii="Times New Roman" w:eastAsiaTheme="minorEastAsia" w:hAnsi="Times New Roman" w:cstheme="minorBidi"/>
          <w:sz w:val="20"/>
          <w:szCs w:val="22"/>
        </w:rPr>
        <w:t xml:space="preserve"> a </w:t>
      </w:r>
      <w:r w:rsidR="009D00F3" w:rsidRPr="00805397">
        <w:rPr>
          <w:rFonts w:ascii="Times New Roman" w:eastAsiaTheme="minorEastAsia" w:hAnsi="Times New Roman" w:cstheme="minorBidi"/>
          <w:sz w:val="20"/>
          <w:szCs w:val="22"/>
        </w:rPr>
        <w:t xml:space="preserve">highest </w:t>
      </w:r>
      <w:r w:rsidR="00617501" w:rsidRPr="00805397">
        <w:rPr>
          <w:rFonts w:ascii="Times New Roman" w:eastAsiaTheme="minorEastAsia" w:hAnsi="Times New Roman" w:cstheme="minorBidi"/>
          <w:sz w:val="20"/>
          <w:szCs w:val="22"/>
        </w:rPr>
        <w:t>Pearson correlation coefficient (</w:t>
      </w:r>
      <w:r w:rsidR="00617501" w:rsidRPr="00805397">
        <w:rPr>
          <w:rFonts w:ascii="Times New Roman" w:eastAsiaTheme="minorEastAsia" w:hAnsi="Times New Roman" w:cstheme="minorBidi"/>
          <w:i/>
          <w:sz w:val="20"/>
          <w:szCs w:val="22"/>
        </w:rPr>
        <w:t>r</w:t>
      </w:r>
      <w:r w:rsidR="00617501" w:rsidRPr="00805397">
        <w:rPr>
          <w:rFonts w:ascii="Times New Roman" w:eastAsiaTheme="minorEastAsia" w:hAnsi="Times New Roman" w:cstheme="minorBidi"/>
          <w:sz w:val="20"/>
          <w:szCs w:val="22"/>
        </w:rPr>
        <w:t>)</w:t>
      </w:r>
      <w:r w:rsidR="004D026E" w:rsidRPr="00805397">
        <w:rPr>
          <w:rFonts w:ascii="Times New Roman" w:eastAsiaTheme="minorEastAsia" w:hAnsi="Times New Roman" w:cstheme="minorBidi"/>
          <w:sz w:val="20"/>
          <w:szCs w:val="22"/>
        </w:rPr>
        <w:t xml:space="preserve"> between the observer data (</w:t>
      </w:r>
      <w:r w:rsidR="004D026E" w:rsidRPr="00805397">
        <w:rPr>
          <w:rFonts w:ascii="Times New Roman" w:eastAsiaTheme="minorEastAsia" w:hAnsi="Times New Roman" w:cstheme="minorBidi"/>
          <w:i/>
          <w:sz w:val="20"/>
          <w:szCs w:val="22"/>
        </w:rPr>
        <w:t>P</w:t>
      </w:r>
      <w:r w:rsidR="004D026E" w:rsidRPr="00805397">
        <w:rPr>
          <w:rFonts w:ascii="Times New Roman" w:eastAsiaTheme="minorEastAsia" w:hAnsi="Times New Roman" w:cstheme="minorBidi"/>
          <w:sz w:val="20"/>
          <w:szCs w:val="22"/>
          <w:vertAlign w:val="subscript"/>
        </w:rPr>
        <w:t>v</w:t>
      </w:r>
      <w:r w:rsidR="004D026E" w:rsidRPr="00805397">
        <w:rPr>
          <w:rFonts w:ascii="Times New Roman" w:eastAsiaTheme="minorEastAsia" w:hAnsi="Times New Roman" w:cstheme="minorBidi"/>
          <w:sz w:val="20"/>
          <w:szCs w:val="22"/>
        </w:rPr>
        <w:t xml:space="preserve">) and </w:t>
      </w:r>
      <w:r w:rsidR="0035392E" w:rsidRPr="00805397">
        <w:rPr>
          <w:rFonts w:ascii="Times New Roman" w:eastAsiaTheme="minorEastAsia" w:hAnsi="Times New Roman" w:cstheme="minorBidi"/>
          <w:sz w:val="20"/>
          <w:szCs w:val="22"/>
        </w:rPr>
        <w:t>the predicted data (</w:t>
      </w:r>
      <w:r w:rsidR="0035392E" w:rsidRPr="00805397">
        <w:rPr>
          <w:rFonts w:ascii="Times New Roman" w:eastAsiaTheme="minorEastAsia" w:hAnsi="Times New Roman" w:cstheme="minorBidi"/>
          <w:i/>
          <w:sz w:val="20"/>
          <w:szCs w:val="22"/>
        </w:rPr>
        <w:t>P</w:t>
      </w:r>
      <w:r w:rsidR="0035392E" w:rsidRPr="00805397">
        <w:rPr>
          <w:rFonts w:ascii="Times New Roman" w:eastAsiaTheme="minorEastAsia" w:hAnsi="Times New Roman" w:cstheme="minorBidi"/>
          <w:sz w:val="20"/>
          <w:szCs w:val="22"/>
          <w:vertAlign w:val="subscript"/>
        </w:rPr>
        <w:t>p</w:t>
      </w:r>
      <w:r w:rsidR="0035392E" w:rsidRPr="00805397">
        <w:rPr>
          <w:rFonts w:ascii="Times New Roman" w:eastAsiaTheme="minorEastAsia" w:hAnsi="Times New Roman" w:cstheme="minorBidi"/>
          <w:sz w:val="20"/>
          <w:szCs w:val="22"/>
        </w:rPr>
        <w:t xml:space="preserve">) </w:t>
      </w:r>
      <w:r w:rsidR="004D026E" w:rsidRPr="00805397">
        <w:rPr>
          <w:rFonts w:ascii="Times New Roman" w:eastAsiaTheme="minorEastAsia" w:hAnsi="Times New Roman" w:cstheme="minorBidi"/>
          <w:sz w:val="20"/>
          <w:szCs w:val="22"/>
        </w:rPr>
        <w:t>in Equation</w:t>
      </w:r>
      <w:r w:rsidR="00E010B7" w:rsidRPr="00805397">
        <w:rPr>
          <w:rFonts w:ascii="Times New Roman" w:eastAsiaTheme="minorEastAsia" w:hAnsi="Times New Roman" w:cstheme="minorBidi"/>
          <w:sz w:val="20"/>
          <w:szCs w:val="22"/>
        </w:rPr>
        <w:t xml:space="preserve"> </w: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GOTOBUTTON ZEqnNum621307  \* MERGEFORMAT </w:instrText>
      </w:r>
      <w:r w:rsidR="00E010B7" w:rsidRPr="00805397">
        <w:rPr>
          <w:rFonts w:ascii="Times New Roman" w:eastAsiaTheme="minorEastAsia" w:hAnsi="Times New Roman" w:cstheme="minorBidi"/>
          <w:sz w:val="20"/>
          <w:szCs w:val="22"/>
        </w:rPr>
        <w:fldChar w:fldCharType="begin"/>
      </w:r>
      <w:r w:rsidR="00E010B7" w:rsidRPr="00805397">
        <w:rPr>
          <w:rFonts w:ascii="Times New Roman" w:eastAsiaTheme="minorEastAsia" w:hAnsi="Times New Roman" w:cstheme="minorBidi"/>
          <w:sz w:val="20"/>
          <w:szCs w:val="22"/>
        </w:rPr>
        <w:instrText xml:space="preserve"> REF ZEqnNum621307 \* Charformat \! \* MERGEFORMAT </w:instrText>
      </w:r>
      <w:r w:rsidR="00E010B7" w:rsidRPr="00805397">
        <w:rPr>
          <w:rFonts w:ascii="Times New Roman" w:eastAsiaTheme="minorEastAsia" w:hAnsi="Times New Roman" w:cstheme="minorBidi"/>
          <w:sz w:val="20"/>
          <w:szCs w:val="22"/>
        </w:rPr>
        <w:fldChar w:fldCharType="separate"/>
      </w:r>
      <w:r w:rsidR="00355FDE" w:rsidRPr="00355FDE">
        <w:rPr>
          <w:rFonts w:ascii="Times New Roman" w:eastAsiaTheme="minorEastAsia" w:hAnsi="Times New Roman" w:cstheme="minorBidi"/>
          <w:sz w:val="20"/>
          <w:szCs w:val="22"/>
        </w:rPr>
        <w:instrText>(2)</w:instrText>
      </w:r>
      <w:r w:rsidR="00E010B7" w:rsidRPr="00805397">
        <w:rPr>
          <w:rFonts w:ascii="Times New Roman" w:eastAsiaTheme="minorEastAsia" w:hAnsi="Times New Roman" w:cstheme="minorBidi"/>
          <w:sz w:val="20"/>
          <w:szCs w:val="22"/>
        </w:rPr>
        <w:fldChar w:fldCharType="end"/>
      </w:r>
      <w:r w:rsidR="00E010B7" w:rsidRPr="00805397">
        <w:rPr>
          <w:rFonts w:ascii="Times New Roman" w:eastAsiaTheme="minorEastAsia" w:hAnsi="Times New Roman" w:cstheme="minorBidi"/>
          <w:sz w:val="20"/>
          <w:szCs w:val="22"/>
        </w:rPr>
        <w:fldChar w:fldCharType="end"/>
      </w:r>
      <w:r w:rsidR="00617501" w:rsidRPr="00805397">
        <w:rPr>
          <w:rFonts w:ascii="Times New Roman" w:eastAsiaTheme="minorEastAsia" w:hAnsi="Times New Roman" w:cstheme="minorBidi"/>
          <w:sz w:val="20"/>
          <w:szCs w:val="22"/>
        </w:rPr>
        <w:t xml:space="preserve">. The </w:t>
      </w:r>
      <w:r w:rsidRPr="00805397">
        <w:rPr>
          <w:rFonts w:ascii="Times New Roman" w:eastAsiaTheme="minorEastAsia" w:hAnsi="Times New Roman" w:cstheme="minorBidi"/>
          <w:sz w:val="20"/>
          <w:szCs w:val="22"/>
        </w:rPr>
        <w:t>mean</w:t>
      </w:r>
      <w:r w:rsidR="00617501" w:rsidRPr="00805397">
        <w:rPr>
          <w:rFonts w:ascii="Times New Roman" w:eastAsiaTheme="minorEastAsia" w:hAnsi="Times New Roman" w:cstheme="minorBidi"/>
          <w:sz w:val="20"/>
          <w:szCs w:val="22"/>
        </w:rPr>
        <w:t xml:space="preserve"> </w:t>
      </w:r>
      <w:r w:rsidR="00617501" w:rsidRPr="00805397">
        <w:rPr>
          <w:rFonts w:ascii="Times New Roman" w:eastAsiaTheme="minorEastAsia" w:hAnsi="Times New Roman" w:cstheme="minorBidi"/>
          <w:i/>
          <w:sz w:val="20"/>
          <w:szCs w:val="22"/>
        </w:rPr>
        <w:t>r</w:t>
      </w:r>
      <w:r w:rsidR="00617501" w:rsidRPr="00805397">
        <w:rPr>
          <w:rFonts w:ascii="Times New Roman" w:eastAsiaTheme="minorEastAsia" w:hAnsi="Times New Roman" w:cstheme="minorBidi"/>
          <w:sz w:val="20"/>
          <w:szCs w:val="22"/>
        </w:rPr>
        <w:t xml:space="preserve"> </w:t>
      </w:r>
      <w:r w:rsidR="004507F0" w:rsidRPr="00805397">
        <w:rPr>
          <w:rFonts w:ascii="Times New Roman" w:eastAsiaTheme="minorEastAsia" w:hAnsi="Times New Roman" w:cstheme="minorBidi"/>
          <w:sz w:val="20"/>
          <w:szCs w:val="22"/>
        </w:rPr>
        <w:t>between the visual data and the model predict</w:t>
      </w:r>
      <w:r w:rsidR="004D026E" w:rsidRPr="00805397">
        <w:rPr>
          <w:rFonts w:ascii="Times New Roman" w:eastAsiaTheme="minorEastAsia" w:hAnsi="Times New Roman" w:cstheme="minorBidi"/>
          <w:sz w:val="20"/>
          <w:szCs w:val="22"/>
        </w:rPr>
        <w:t>ion from all impression</w:t>
      </w:r>
      <w:r w:rsidR="00E85AD3" w:rsidRPr="00805397">
        <w:rPr>
          <w:rFonts w:ascii="Times New Roman" w:eastAsiaTheme="minorEastAsia" w:hAnsi="Times New Roman" w:cstheme="minorBidi"/>
          <w:sz w:val="20"/>
          <w:szCs w:val="22"/>
        </w:rPr>
        <w:t xml:space="preserve"> scales</w:t>
      </w:r>
      <w:r w:rsidR="004D026E" w:rsidRPr="00805397">
        <w:rPr>
          <w:rFonts w:ascii="Times New Roman" w:eastAsiaTheme="minorEastAsia" w:hAnsi="Times New Roman" w:cstheme="minorBidi"/>
          <w:sz w:val="20"/>
          <w:szCs w:val="22"/>
        </w:rPr>
        <w:t xml:space="preserve"> is</w:t>
      </w:r>
      <w:r w:rsidR="00617501" w:rsidRPr="00805397">
        <w:rPr>
          <w:rFonts w:ascii="Times New Roman" w:eastAsiaTheme="minorEastAsia" w:hAnsi="Times New Roman" w:cstheme="minorBidi"/>
          <w:sz w:val="20"/>
          <w:szCs w:val="22"/>
        </w:rPr>
        <w:t xml:space="preserve"> 0.97, indicating </w:t>
      </w:r>
      <w:r w:rsidR="00760DAC" w:rsidRPr="00805397">
        <w:rPr>
          <w:rFonts w:ascii="Times New Roman" w:eastAsiaTheme="minorEastAsia" w:hAnsi="Times New Roman" w:cstheme="minorBidi"/>
          <w:sz w:val="20"/>
          <w:szCs w:val="22"/>
        </w:rPr>
        <w:t>the robustness of the ellipse model.</w:t>
      </w:r>
      <w:r w:rsidR="00F33572" w:rsidRPr="00805397">
        <w:rPr>
          <w:rFonts w:ascii="Times New Roman" w:eastAsiaTheme="minorEastAsia" w:hAnsi="Times New Roman" w:cstheme="minorBidi"/>
          <w:sz w:val="20"/>
          <w:szCs w:val="22"/>
        </w:rPr>
        <w:t xml:space="preserve"> </w:t>
      </w:r>
    </w:p>
    <w:p w14:paraId="63C81DC7" w14:textId="220C78BE" w:rsidR="00FD1EA3" w:rsidRPr="0092682B" w:rsidRDefault="00760DAC" w:rsidP="0092682B">
      <w:pPr>
        <w:pStyle w:val="08SectionHeader10"/>
        <w:numPr>
          <w:ilvl w:val="0"/>
          <w:numId w:val="29"/>
        </w:numPr>
        <w:ind w:left="357" w:hanging="357"/>
        <w:outlineLvl w:val="0"/>
        <w:rPr>
          <w:spacing w:val="12"/>
          <w:w w:val="95"/>
          <w:rPrChange w:id="2163" w:author="秦蓓嘉" w:date="2026-04-12T19:27:00Z">
            <w:rPr/>
          </w:rPrChange>
        </w:rPr>
        <w:pPrChange w:id="2164" w:author="秦蓓嘉" w:date="2026-04-12T19:27:00Z">
          <w:pPr>
            <w:pStyle w:val="08SectionHeader2"/>
            <w:outlineLvl w:val="1"/>
          </w:pPr>
        </w:pPrChange>
      </w:pPr>
      <w:del w:id="2165" w:author="秦蓓嘉" w:date="2026-04-12T19:27:00Z">
        <w:r w:rsidRPr="00794629">
          <w:delText>3.</w:delText>
        </w:r>
        <w:r w:rsidRPr="00794629">
          <w:rPr>
            <w:lang w:eastAsia="zh-CN"/>
          </w:rPr>
          <w:delText xml:space="preserve">4. </w:delText>
        </w:r>
      </w:del>
      <w:r w:rsidR="00FD1EA3" w:rsidRPr="0092682B">
        <w:rPr>
          <w:spacing w:val="12"/>
          <w:w w:val="95"/>
          <w:rPrChange w:id="2166" w:author="秦蓓嘉" w:date="2026-04-12T19:27:00Z">
            <w:rPr/>
          </w:rPrChange>
        </w:rPr>
        <w:t>The parameters affecting the skin color impression</w:t>
      </w:r>
      <w:r w:rsidR="00FD1EA3" w:rsidRPr="0092682B" w:rsidDel="00E85AD3">
        <w:rPr>
          <w:spacing w:val="12"/>
          <w:w w:val="95"/>
          <w:rPrChange w:id="2167" w:author="秦蓓嘉" w:date="2026-04-12T19:27:00Z">
            <w:rPr/>
          </w:rPrChange>
        </w:rPr>
        <w:t xml:space="preserve"> </w:t>
      </w:r>
    </w:p>
    <w:p w14:paraId="0F2B4266" w14:textId="77777777" w:rsidR="00FD1EA3" w:rsidRPr="00805397" w:rsidRDefault="00FD1EA3" w:rsidP="00FD1EA3">
      <w:pPr>
        <w:pStyle w:val="09BodyFirstParagraph"/>
      </w:pPr>
      <w:r w:rsidRPr="00805397">
        <w:t xml:space="preserve">This section is intended to reveal the effect of different factors on skin colors such as model ethnicities, impression scales, scenes, observer familiarity with the models and facial lightness levels. This results in many comparisons between different conditions. All skin colors were computed using the white patch in the PMC chart present in images as reference white. </w:t>
      </w:r>
    </w:p>
    <w:p w14:paraId="0B45E686" w14:textId="77777777" w:rsidR="00FD1EA3" w:rsidRPr="00805397" w:rsidRDefault="00FD1EA3" w:rsidP="00FD1EA3">
      <w:pPr>
        <w:pStyle w:val="10BodySubsequentParagraph"/>
        <w:ind w:firstLine="0"/>
        <w:pPrChange w:id="2168" w:author="秦蓓嘉" w:date="2026-04-12T19:27:00Z">
          <w:pPr>
            <w:pStyle w:val="10BodySubsequentParagraph"/>
          </w:pPr>
        </w:pPrChange>
      </w:pPr>
    </w:p>
    <w:p w14:paraId="156A7740" w14:textId="5380DAFA" w:rsidR="007B434A" w:rsidRPr="00805397" w:rsidRDefault="00617501">
      <w:pPr>
        <w:pStyle w:val="a5"/>
        <w:spacing w:before="213" w:line="321" w:lineRule="auto"/>
        <w:ind w:left="102" w:right="205"/>
        <w:jc w:val="both"/>
        <w:rPr>
          <w:ins w:id="2169" w:author="秦蓓嘉" w:date="2026-04-12T19:27:00Z"/>
          <w:rFonts w:ascii="Times New Roman" w:eastAsiaTheme="minorEastAsia" w:hAnsi="Times New Roman" w:cstheme="minorBidi"/>
          <w:sz w:val="20"/>
          <w:szCs w:val="22"/>
        </w:rPr>
      </w:pPr>
      <w:del w:id="2170" w:author="秦蓓嘉" w:date="2026-04-12T19:27:00Z">
        <w:r w:rsidRPr="00794629">
          <w:delText>3.4</w:delText>
        </w:r>
        <w:r w:rsidR="00760DAC" w:rsidRPr="00794629">
          <w:delText>.1</w:delText>
        </w:r>
      </w:del>
      <w:ins w:id="2171" w:author="秦蓓嘉" w:date="2026-04-12T19:27:00Z">
        <w:r w:rsidR="00FF0BD0" w:rsidRPr="00805397">
          <w:rPr>
            <w:rFonts w:ascii="Times New Roman" w:eastAsiaTheme="minorEastAsia" w:hAnsi="Times New Roman" w:cstheme="minorBidi"/>
            <w:sz w:val="20"/>
            <w:szCs w:val="22"/>
          </w:rPr>
          <w:t>4.1</w:t>
        </w:r>
        <w:r w:rsidR="00232C6E" w:rsidRPr="00805397">
          <w:rPr>
            <w:rFonts w:ascii="Times New Roman" w:eastAsiaTheme="minorEastAsia" w:hAnsi="Times New Roman" w:cstheme="minorBidi"/>
            <w:sz w:val="20"/>
            <w:szCs w:val="22"/>
          </w:rPr>
          <w:t xml:space="preserve"> Comparing between the physical measurement and preferred skin </w:t>
        </w:r>
        <w:r w:rsidR="00001EF1" w:rsidRPr="00805397">
          <w:rPr>
            <w:rFonts w:ascii="Times New Roman" w:eastAsiaTheme="minorEastAsia" w:hAnsi="Times New Roman" w:cstheme="minorBidi"/>
            <w:sz w:val="20"/>
            <w:szCs w:val="22"/>
          </w:rPr>
          <w:t>color</w:t>
        </w:r>
        <w:r w:rsidR="00232C6E" w:rsidRPr="00805397">
          <w:rPr>
            <w:rFonts w:ascii="Times New Roman" w:eastAsiaTheme="minorEastAsia" w:hAnsi="Times New Roman" w:cstheme="minorBidi"/>
            <w:sz w:val="20"/>
            <w:szCs w:val="22"/>
          </w:rPr>
          <w:t>s</w:t>
        </w:r>
      </w:ins>
    </w:p>
    <w:p w14:paraId="09C6DCFE" w14:textId="058F8F2B" w:rsidR="00232C6E" w:rsidRPr="00805397" w:rsidRDefault="00104F29" w:rsidP="001777B9">
      <w:pPr>
        <w:jc w:val="both"/>
        <w:rPr>
          <w:ins w:id="2172" w:author="秦蓓嘉" w:date="2026-04-12T19:27:00Z"/>
        </w:rPr>
      </w:pPr>
      <w:ins w:id="2173" w:author="秦蓓嘉" w:date="2026-04-12T19:27:00Z">
        <w:r w:rsidRPr="00805397">
          <w:rPr>
            <w:rFonts w:ascii="Times New Roman" w:eastAsia="Times New Roman" w:hAnsi="Times New Roman" w:cs="Times New Roman"/>
            <w:iCs/>
            <w:color w:val="0A0A0A"/>
            <w:sz w:val="20"/>
            <w:szCs w:val="24"/>
            <w:lang w:eastAsia="zh-CN"/>
          </w:rPr>
          <w:t xml:space="preserve">For skin </w:t>
        </w:r>
        <w:r w:rsidR="00001EF1" w:rsidRPr="00805397">
          <w:rPr>
            <w:rFonts w:ascii="Times New Roman" w:eastAsia="Times New Roman" w:hAnsi="Times New Roman" w:cs="Times New Roman"/>
            <w:iCs/>
            <w:color w:val="0A0A0A"/>
            <w:sz w:val="20"/>
            <w:szCs w:val="24"/>
            <w:lang w:eastAsia="zh-CN"/>
          </w:rPr>
          <w:t>color</w:t>
        </w:r>
        <w:r w:rsidRPr="00805397">
          <w:rPr>
            <w:rFonts w:ascii="Times New Roman" w:eastAsia="Times New Roman" w:hAnsi="Times New Roman" w:cs="Times New Roman"/>
            <w:iCs/>
            <w:color w:val="0A0A0A"/>
            <w:sz w:val="20"/>
            <w:szCs w:val="24"/>
            <w:lang w:eastAsia="zh-CN"/>
          </w:rPr>
          <w:t xml:space="preserve"> research, it is typically to </w:t>
        </w:r>
        <w:r w:rsidR="00FF0BD0" w:rsidRPr="00805397">
          <w:rPr>
            <w:rFonts w:ascii="Times New Roman" w:eastAsia="Times New Roman" w:hAnsi="Times New Roman" w:cs="Times New Roman"/>
            <w:iCs/>
            <w:color w:val="0A0A0A"/>
            <w:sz w:val="20"/>
            <w:szCs w:val="24"/>
            <w:lang w:eastAsia="zh-CN"/>
          </w:rPr>
          <w:t xml:space="preserve">find the direction of color shift to achieve preferred skin </w:t>
        </w:r>
        <w:r w:rsidR="000C0377" w:rsidRPr="00805397">
          <w:rPr>
            <w:rFonts w:ascii="Times New Roman" w:eastAsia="Times New Roman" w:hAnsi="Times New Roman" w:cs="Times New Roman"/>
            <w:iCs/>
            <w:color w:val="0A0A0A"/>
            <w:sz w:val="20"/>
            <w:szCs w:val="24"/>
            <w:lang w:eastAsia="zh-CN"/>
          </w:rPr>
          <w:t>color</w:t>
        </w:r>
        <w:r w:rsidR="00FF0BD0" w:rsidRPr="00805397">
          <w:rPr>
            <w:rFonts w:ascii="Times New Roman" w:eastAsia="Times New Roman" w:hAnsi="Times New Roman" w:cs="Times New Roman"/>
            <w:iCs/>
            <w:color w:val="0A0A0A"/>
            <w:sz w:val="20"/>
            <w:szCs w:val="24"/>
            <w:lang w:eastAsia="zh-CN"/>
          </w:rPr>
          <w:t>.</w:t>
        </w:r>
        <w:r w:rsidRPr="00805397">
          <w:rPr>
            <w:rFonts w:ascii="Times New Roman" w:eastAsia="Times New Roman" w:hAnsi="Times New Roman" w:cs="Times New Roman"/>
            <w:iCs/>
            <w:color w:val="0A0A0A"/>
            <w:sz w:val="20"/>
            <w:szCs w:val="24"/>
            <w:lang w:eastAsia="zh-CN"/>
          </w:rPr>
          <w:t xml:space="preserve"> It is also frequent to compare </w:t>
        </w:r>
        <w:r w:rsidR="000C0377" w:rsidRPr="00805397">
          <w:rPr>
            <w:rFonts w:ascii="Times New Roman" w:eastAsia="Times New Roman" w:hAnsi="Times New Roman" w:cs="Times New Roman"/>
            <w:iCs/>
            <w:color w:val="0A0A0A"/>
            <w:sz w:val="20"/>
            <w:szCs w:val="24"/>
            <w:lang w:eastAsia="zh-CN"/>
          </w:rPr>
          <w:t>c</w:t>
        </w:r>
        <w:r w:rsidR="005F0BD8">
          <w:rPr>
            <w:rFonts w:ascii="Times New Roman" w:eastAsia="Times New Roman" w:hAnsi="Times New Roman" w:cs="Times New Roman"/>
            <w:iCs/>
            <w:color w:val="0A0A0A"/>
            <w:sz w:val="20"/>
            <w:szCs w:val="24"/>
            <w:lang w:eastAsia="zh-CN"/>
          </w:rPr>
          <w:t>o</w:t>
        </w:r>
        <w:r w:rsidR="000C0377" w:rsidRPr="00805397">
          <w:rPr>
            <w:rFonts w:ascii="Times New Roman" w:eastAsia="Times New Roman" w:hAnsi="Times New Roman" w:cs="Times New Roman"/>
            <w:iCs/>
            <w:color w:val="0A0A0A"/>
            <w:sz w:val="20"/>
            <w:szCs w:val="24"/>
            <w:lang w:eastAsia="zh-CN"/>
          </w:rPr>
          <w:t>lorimetrically</w:t>
        </w:r>
        <w:r w:rsidRPr="00805397">
          <w:rPr>
            <w:rFonts w:ascii="Times New Roman" w:eastAsia="Times New Roman" w:hAnsi="Times New Roman" w:cs="Times New Roman"/>
            <w:iCs/>
            <w:color w:val="0A0A0A"/>
            <w:sz w:val="20"/>
            <w:szCs w:val="24"/>
            <w:lang w:eastAsia="zh-CN"/>
          </w:rPr>
          <w:t xml:space="preserve"> measured</w:t>
        </w:r>
        <w:r w:rsidR="001D717B" w:rsidRPr="00805397">
          <w:rPr>
            <w:rFonts w:ascii="Times New Roman" w:eastAsia="Times New Roman" w:hAnsi="Times New Roman" w:cs="Times New Roman"/>
            <w:iCs/>
            <w:color w:val="0A0A0A"/>
            <w:sz w:val="20"/>
            <w:szCs w:val="24"/>
            <w:lang w:eastAsia="zh-CN"/>
          </w:rPr>
          <w:t xml:space="preserve"> </w:t>
        </w:r>
        <w:r w:rsidR="00D57FFC">
          <w:rPr>
            <w:rFonts w:ascii="Times New Roman" w:eastAsia="Times New Roman" w:hAnsi="Times New Roman" w:cs="Times New Roman"/>
            <w:iCs/>
            <w:color w:val="0A0A0A"/>
            <w:sz w:val="20"/>
            <w:szCs w:val="24"/>
            <w:lang w:eastAsia="zh-CN"/>
          </w:rPr>
          <w:t xml:space="preserve">colors with </w:t>
        </w:r>
        <w:r w:rsidR="001D717B" w:rsidRPr="00805397">
          <w:rPr>
            <w:rFonts w:ascii="Times New Roman" w:eastAsia="Times New Roman" w:hAnsi="Times New Roman" w:cs="Times New Roman"/>
            <w:iCs/>
            <w:color w:val="0A0A0A"/>
            <w:sz w:val="20"/>
            <w:szCs w:val="24"/>
            <w:lang w:eastAsia="zh-CN"/>
          </w:rPr>
          <w:t xml:space="preserve">and </w:t>
        </w:r>
        <w:r w:rsidR="001777B9" w:rsidRPr="00805397">
          <w:rPr>
            <w:rFonts w:ascii="Times New Roman" w:eastAsia="Times New Roman" w:hAnsi="Times New Roman" w:cs="Times New Roman"/>
            <w:iCs/>
            <w:color w:val="0A0A0A"/>
            <w:sz w:val="20"/>
            <w:szCs w:val="24"/>
            <w:lang w:eastAsia="zh-CN"/>
          </w:rPr>
          <w:t xml:space="preserve">preferred colors, as shown in Figure 10 for the 20 models in CIELAB </w:t>
        </w:r>
        <w:r w:rsidR="001777B9" w:rsidRPr="0092682B">
          <w:rPr>
            <w:rFonts w:ascii="Times New Roman" w:eastAsia="Times New Roman" w:hAnsi="Times New Roman" w:cs="Times New Roman"/>
            <w:i/>
            <w:iCs/>
            <w:color w:val="0A0A0A"/>
            <w:sz w:val="20"/>
            <w:szCs w:val="24"/>
            <w:lang w:eastAsia="zh-CN"/>
          </w:rPr>
          <w:t>a</w:t>
        </w:r>
        <w:r w:rsidR="001777B9" w:rsidRPr="0092682B">
          <w:rPr>
            <w:rFonts w:ascii="Times New Roman" w:eastAsia="Times New Roman" w:hAnsi="Times New Roman" w:cs="Times New Roman"/>
            <w:iCs/>
            <w:color w:val="0A0A0A"/>
            <w:sz w:val="20"/>
            <w:szCs w:val="24"/>
            <w:vertAlign w:val="superscript"/>
            <w:lang w:eastAsia="zh-CN"/>
          </w:rPr>
          <w:t>*</w:t>
        </w:r>
        <w:r w:rsidR="001777B9" w:rsidRPr="0092682B">
          <w:rPr>
            <w:rFonts w:ascii="Times New Roman" w:eastAsia="Times New Roman" w:hAnsi="Times New Roman" w:cs="Times New Roman"/>
            <w:i/>
            <w:iCs/>
            <w:color w:val="0A0A0A"/>
            <w:sz w:val="20"/>
            <w:szCs w:val="24"/>
            <w:lang w:eastAsia="zh-CN"/>
          </w:rPr>
          <w:t>b</w:t>
        </w:r>
        <w:r w:rsidR="001777B9" w:rsidRPr="0092682B">
          <w:rPr>
            <w:rFonts w:ascii="Times New Roman" w:eastAsia="Times New Roman" w:hAnsi="Times New Roman" w:cs="Times New Roman"/>
            <w:iCs/>
            <w:color w:val="0A0A0A"/>
            <w:sz w:val="20"/>
            <w:szCs w:val="24"/>
            <w:vertAlign w:val="superscript"/>
            <w:lang w:eastAsia="zh-CN"/>
          </w:rPr>
          <w:t>*</w:t>
        </w:r>
        <w:r w:rsidR="001777B9" w:rsidRPr="00805397">
          <w:rPr>
            <w:rFonts w:ascii="Times New Roman" w:eastAsia="Times New Roman" w:hAnsi="Times New Roman" w:cs="Times New Roman"/>
            <w:iCs/>
            <w:color w:val="0A0A0A"/>
            <w:sz w:val="20"/>
            <w:szCs w:val="24"/>
            <w:lang w:eastAsia="zh-CN"/>
          </w:rPr>
          <w:t xml:space="preserve"> and </w:t>
        </w:r>
        <w:r w:rsidR="001777B9" w:rsidRPr="0092682B">
          <w:rPr>
            <w:rFonts w:ascii="Times New Roman" w:eastAsia="Times New Roman" w:hAnsi="Times New Roman" w:cs="Times New Roman"/>
            <w:i/>
            <w:iCs/>
            <w:color w:val="0A0A0A"/>
            <w:sz w:val="20"/>
            <w:szCs w:val="24"/>
            <w:lang w:eastAsia="zh-CN"/>
          </w:rPr>
          <w:t>L</w:t>
        </w:r>
        <w:r w:rsidR="001777B9" w:rsidRPr="0092682B">
          <w:rPr>
            <w:rFonts w:ascii="Times New Roman" w:eastAsia="Times New Roman" w:hAnsi="Times New Roman" w:cs="Times New Roman"/>
            <w:iCs/>
            <w:color w:val="0A0A0A"/>
            <w:sz w:val="20"/>
            <w:szCs w:val="24"/>
            <w:vertAlign w:val="superscript"/>
            <w:lang w:eastAsia="zh-CN"/>
          </w:rPr>
          <w:t>*</w:t>
        </w:r>
        <w:r w:rsidR="001777B9" w:rsidRPr="0092682B">
          <w:rPr>
            <w:rFonts w:ascii="Times New Roman" w:eastAsia="Times New Roman" w:hAnsi="Times New Roman" w:cs="Times New Roman"/>
            <w:i/>
            <w:iCs/>
            <w:color w:val="0A0A0A"/>
            <w:sz w:val="20"/>
            <w:szCs w:val="24"/>
            <w:lang w:eastAsia="zh-CN"/>
          </w:rPr>
          <w:t>C</w:t>
        </w:r>
        <w:r w:rsidR="001777B9" w:rsidRPr="00805397">
          <w:rPr>
            <w:rFonts w:ascii="Times New Roman" w:eastAsia="Times New Roman" w:hAnsi="Times New Roman" w:cs="Times New Roman"/>
            <w:iCs/>
            <w:color w:val="0A0A0A"/>
            <w:sz w:val="20"/>
            <w:szCs w:val="24"/>
            <w:vertAlign w:val="subscript"/>
            <w:lang w:eastAsia="zh-CN"/>
          </w:rPr>
          <w:t>ab</w:t>
        </w:r>
        <w:r w:rsidR="001777B9" w:rsidRPr="0092682B">
          <w:rPr>
            <w:rFonts w:ascii="Times New Roman" w:eastAsia="Times New Roman" w:hAnsi="Times New Roman" w:cs="Times New Roman"/>
            <w:iCs/>
            <w:color w:val="0A0A0A"/>
            <w:sz w:val="20"/>
            <w:szCs w:val="24"/>
            <w:vertAlign w:val="superscript"/>
            <w:lang w:eastAsia="zh-CN"/>
          </w:rPr>
          <w:t>*</w:t>
        </w:r>
        <w:r w:rsidR="001777B9" w:rsidRPr="00805397">
          <w:rPr>
            <w:rFonts w:ascii="Times New Roman" w:eastAsia="Times New Roman" w:hAnsi="Times New Roman" w:cs="Times New Roman"/>
            <w:iCs/>
            <w:color w:val="0A0A0A"/>
            <w:sz w:val="20"/>
            <w:szCs w:val="24"/>
            <w:lang w:eastAsia="zh-CN"/>
          </w:rPr>
          <w:t xml:space="preserve"> planes respectively. </w:t>
        </w:r>
      </w:ins>
    </w:p>
    <w:p w14:paraId="25E1D885" w14:textId="77777777" w:rsidR="00232C6E" w:rsidRPr="00805397" w:rsidRDefault="00232C6E" w:rsidP="0004798C">
      <w:pPr>
        <w:pStyle w:val="10BodySubsequentParagraph"/>
        <w:ind w:firstLine="0"/>
        <w:rPr>
          <w:ins w:id="2174" w:author="秦蓓嘉" w:date="2026-04-12T19:27:00Z"/>
        </w:rPr>
      </w:pPr>
    </w:p>
    <w:p w14:paraId="035DC7FA" w14:textId="469476C6" w:rsidR="0027685B" w:rsidRDefault="0027685B" w:rsidP="00433C49">
      <w:pPr>
        <w:pStyle w:val="10BodySubsequentParagraph"/>
        <w:ind w:left="-426"/>
        <w:jc w:val="center"/>
        <w:rPr>
          <w:ins w:id="2175" w:author="秦蓓嘉" w:date="2026-04-12T19:27:00Z"/>
        </w:rPr>
      </w:pPr>
      <w:bookmarkStart w:id="2176" w:name="_Hlk225144605"/>
    </w:p>
    <w:p w14:paraId="24A94984" w14:textId="3D017FB7" w:rsidR="0023763C" w:rsidRPr="00805397" w:rsidRDefault="005A6DBA" w:rsidP="00433C49">
      <w:pPr>
        <w:pStyle w:val="10BodySubsequentParagraph"/>
        <w:ind w:left="-426"/>
        <w:jc w:val="center"/>
        <w:rPr>
          <w:ins w:id="2177" w:author="秦蓓嘉" w:date="2026-04-12T19:27:00Z"/>
        </w:rPr>
      </w:pPr>
      <w:ins w:id="2178" w:author="秦蓓嘉" w:date="2026-04-12T19:27:00Z">
        <w:r>
          <w:rPr>
            <w:noProof/>
          </w:rPr>
          <w:drawing>
            <wp:inline distT="0" distB="0" distL="0" distR="0" wp14:anchorId="7D8D62A6" wp14:editId="052647DE">
              <wp:extent cx="3765550" cy="2582808"/>
              <wp:effectExtent l="0" t="0" r="635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bined_legend1.png"/>
                      <pic:cNvPicPr/>
                    </pic:nvPicPr>
                    <pic:blipFill rotWithShape="1">
                      <a:blip r:embed="rId28"/>
                      <a:srcRect l="10090" t="20000" r="30493" b="12088"/>
                      <a:stretch/>
                    </pic:blipFill>
                    <pic:spPr bwMode="auto">
                      <a:xfrm>
                        <a:off x="0" y="0"/>
                        <a:ext cx="3774627" cy="2589034"/>
                      </a:xfrm>
                      <a:prstGeom prst="rect">
                        <a:avLst/>
                      </a:prstGeom>
                      <a:ln>
                        <a:noFill/>
                      </a:ln>
                      <a:extLst>
                        <a:ext uri="{53640926-AAD7-44D8-BBD7-CCE9431645EC}">
                          <a14:shadowObscured xmlns:a14="http://schemas.microsoft.com/office/drawing/2010/main"/>
                        </a:ext>
                      </a:extLst>
                    </pic:spPr>
                  </pic:pic>
                </a:graphicData>
              </a:graphic>
            </wp:inline>
          </w:drawing>
        </w:r>
      </w:ins>
    </w:p>
    <w:p w14:paraId="3FCD8315" w14:textId="11A7D32D" w:rsidR="0027685B" w:rsidRPr="00805397" w:rsidRDefault="0027685B" w:rsidP="0027685B">
      <w:pPr>
        <w:pStyle w:val="af7"/>
        <w:jc w:val="center"/>
        <w:rPr>
          <w:ins w:id="2179" w:author="秦蓓嘉" w:date="2026-04-12T19:27:00Z"/>
          <w:b/>
          <w:color w:val="FF0000"/>
          <w:sz w:val="18"/>
          <w:szCs w:val="16"/>
        </w:rPr>
      </w:pPr>
      <w:bookmarkStart w:id="2180" w:name="_Ref224738931"/>
      <w:ins w:id="2181" w:author="秦蓓嘉" w:date="2026-04-12T19:27:00Z">
        <w:r w:rsidRPr="00805397">
          <w:rPr>
            <w:sz w:val="16"/>
            <w:szCs w:val="16"/>
          </w:rPr>
          <w:t xml:space="preserve">Figure </w:t>
        </w:r>
        <w:r w:rsidRPr="00805397">
          <w:rPr>
            <w:sz w:val="16"/>
            <w:szCs w:val="16"/>
          </w:rPr>
          <w:fldChar w:fldCharType="begin"/>
        </w:r>
        <w:r w:rsidRPr="00805397">
          <w:rPr>
            <w:sz w:val="16"/>
            <w:szCs w:val="16"/>
          </w:rPr>
          <w:instrText xml:space="preserve"> SEQ Figure \* ARABIC </w:instrText>
        </w:r>
        <w:r w:rsidRPr="00805397">
          <w:rPr>
            <w:sz w:val="16"/>
            <w:szCs w:val="16"/>
          </w:rPr>
          <w:fldChar w:fldCharType="separate"/>
        </w:r>
        <w:r w:rsidR="000F0DF1">
          <w:rPr>
            <w:noProof/>
            <w:sz w:val="16"/>
            <w:szCs w:val="16"/>
          </w:rPr>
          <w:t>10</w:t>
        </w:r>
        <w:r w:rsidRPr="00805397">
          <w:rPr>
            <w:sz w:val="16"/>
            <w:szCs w:val="16"/>
          </w:rPr>
          <w:fldChar w:fldCharType="end"/>
        </w:r>
        <w:bookmarkEnd w:id="2180"/>
        <w:r w:rsidRPr="00805397">
          <w:rPr>
            <w:sz w:val="16"/>
            <w:szCs w:val="16"/>
          </w:rPr>
          <w:t xml:space="preserve">. The </w:t>
        </w:r>
        <w:r w:rsidR="00001EF1" w:rsidRPr="00805397">
          <w:rPr>
            <w:sz w:val="16"/>
            <w:szCs w:val="16"/>
          </w:rPr>
          <w:t>color</w:t>
        </w:r>
        <w:r w:rsidRPr="00805397">
          <w:rPr>
            <w:sz w:val="16"/>
            <w:szCs w:val="16"/>
          </w:rPr>
          <w:t xml:space="preserve"> shift between the measured and preferred skin </w:t>
        </w:r>
        <w:r w:rsidR="00001EF1" w:rsidRPr="00805397">
          <w:rPr>
            <w:sz w:val="16"/>
            <w:szCs w:val="16"/>
          </w:rPr>
          <w:t>color</w:t>
        </w:r>
        <w:r w:rsidRPr="00805397">
          <w:rPr>
            <w:sz w:val="16"/>
            <w:szCs w:val="16"/>
          </w:rPr>
          <w:t xml:space="preserve">s </w:t>
        </w:r>
        <w:r w:rsidR="001777B9" w:rsidRPr="00805397">
          <w:rPr>
            <w:sz w:val="16"/>
            <w:szCs w:val="16"/>
          </w:rPr>
          <w:t>on</w:t>
        </w:r>
        <w:r w:rsidRPr="00805397">
          <w:rPr>
            <w:sz w:val="16"/>
            <w:szCs w:val="16"/>
          </w:rPr>
          <w:t xml:space="preserve"> (</w:t>
        </w:r>
        <w:r w:rsidR="001777B9" w:rsidRPr="00805397">
          <w:rPr>
            <w:sz w:val="16"/>
            <w:szCs w:val="16"/>
          </w:rPr>
          <w:t>a</w:t>
        </w:r>
        <w:r w:rsidRPr="00805397">
          <w:rPr>
            <w:sz w:val="16"/>
            <w:szCs w:val="16"/>
          </w:rPr>
          <w:t xml:space="preserve">) </w:t>
        </w:r>
        <w:r w:rsidRPr="00805397">
          <w:rPr>
            <w:i/>
            <w:sz w:val="16"/>
            <w:szCs w:val="16"/>
          </w:rPr>
          <w:t>a</w:t>
        </w:r>
        <w:r w:rsidRPr="00805397">
          <w:rPr>
            <w:sz w:val="16"/>
            <w:szCs w:val="16"/>
            <w:vertAlign w:val="superscript"/>
          </w:rPr>
          <w:t>*</w:t>
        </w:r>
        <w:r w:rsidRPr="00805397">
          <w:rPr>
            <w:i/>
            <w:sz w:val="16"/>
            <w:szCs w:val="16"/>
          </w:rPr>
          <w:t>b</w:t>
        </w:r>
        <w:r w:rsidRPr="00805397">
          <w:rPr>
            <w:sz w:val="16"/>
            <w:szCs w:val="16"/>
            <w:vertAlign w:val="superscript"/>
          </w:rPr>
          <w:t>*</w:t>
        </w:r>
        <w:r w:rsidRPr="00805397">
          <w:rPr>
            <w:sz w:val="16"/>
            <w:szCs w:val="16"/>
          </w:rPr>
          <w:t xml:space="preserve"> </w:t>
        </w:r>
        <w:r w:rsidR="001777B9" w:rsidRPr="00805397">
          <w:rPr>
            <w:sz w:val="16"/>
            <w:szCs w:val="16"/>
          </w:rPr>
          <w:t xml:space="preserve">and (b) </w:t>
        </w:r>
        <w:r w:rsidR="001777B9" w:rsidRPr="00805397">
          <w:rPr>
            <w:i/>
            <w:sz w:val="16"/>
            <w:szCs w:val="16"/>
          </w:rPr>
          <w:t>L</w:t>
        </w:r>
        <w:r w:rsidR="001777B9" w:rsidRPr="00805397">
          <w:rPr>
            <w:sz w:val="16"/>
            <w:szCs w:val="16"/>
            <w:vertAlign w:val="superscript"/>
          </w:rPr>
          <w:t>*</w:t>
        </w:r>
        <w:r w:rsidR="001777B9" w:rsidRPr="00805397">
          <w:rPr>
            <w:i/>
            <w:sz w:val="16"/>
            <w:szCs w:val="16"/>
          </w:rPr>
          <w:t>C</w:t>
        </w:r>
        <w:r w:rsidR="001777B9" w:rsidRPr="00805397">
          <w:rPr>
            <w:sz w:val="16"/>
            <w:szCs w:val="16"/>
            <w:vertAlign w:val="subscript"/>
          </w:rPr>
          <w:t>ab</w:t>
        </w:r>
        <w:r w:rsidR="001777B9" w:rsidRPr="00805397">
          <w:rPr>
            <w:sz w:val="16"/>
            <w:szCs w:val="16"/>
            <w:vertAlign w:val="superscript"/>
          </w:rPr>
          <w:t>*</w:t>
        </w:r>
        <w:r w:rsidR="001777B9" w:rsidRPr="00805397">
          <w:rPr>
            <w:sz w:val="16"/>
            <w:szCs w:val="16"/>
          </w:rPr>
          <w:t xml:space="preserve"> </w:t>
        </w:r>
        <w:r w:rsidRPr="00805397">
          <w:rPr>
            <w:sz w:val="16"/>
            <w:szCs w:val="16"/>
          </w:rPr>
          <w:t>plane</w:t>
        </w:r>
        <w:r w:rsidR="00250DB8" w:rsidRPr="00805397">
          <w:rPr>
            <w:b/>
            <w:sz w:val="18"/>
            <w:szCs w:val="16"/>
          </w:rPr>
          <w:t>.</w:t>
        </w:r>
        <w:r w:rsidR="00EF5F07" w:rsidRPr="00805397">
          <w:rPr>
            <w:b/>
            <w:sz w:val="18"/>
            <w:szCs w:val="16"/>
          </w:rPr>
          <w:t xml:space="preserve"> </w:t>
        </w:r>
      </w:ins>
    </w:p>
    <w:p w14:paraId="14321CF5" w14:textId="77777777" w:rsidR="003C0595" w:rsidRPr="00805397" w:rsidRDefault="003C0595" w:rsidP="003C0595">
      <w:pPr>
        <w:rPr>
          <w:ins w:id="2182" w:author="秦蓓嘉" w:date="2026-04-12T19:27:00Z"/>
        </w:rPr>
      </w:pPr>
    </w:p>
    <w:bookmarkEnd w:id="2176"/>
    <w:p w14:paraId="62A2121B" w14:textId="222556CE" w:rsidR="002C14DF" w:rsidRPr="00805397" w:rsidRDefault="001777B9" w:rsidP="00E4328C">
      <w:pPr>
        <w:pStyle w:val="10BodySubsequentParagraph"/>
        <w:ind w:firstLine="0"/>
        <w:rPr>
          <w:ins w:id="2183" w:author="秦蓓嘉" w:date="2026-04-12T19:27:00Z"/>
        </w:rPr>
      </w:pPr>
      <w:ins w:id="2184" w:author="秦蓓嘉" w:date="2026-04-12T19:27:00Z">
        <w:r w:rsidRPr="00805397">
          <w:t xml:space="preserve">It can be seen in Figure </w:t>
        </w:r>
        <w:r w:rsidR="000C0377" w:rsidRPr="00805397">
          <w:t>10(a</w:t>
        </w:r>
        <w:r w:rsidR="00D57FFC" w:rsidRPr="00805397">
          <w:t>)</w:t>
        </w:r>
        <w:r w:rsidR="00D57FFC">
          <w:t>,</w:t>
        </w:r>
        <w:r w:rsidR="00D57FFC" w:rsidRPr="00805397">
          <w:t xml:space="preserve"> </w:t>
        </w:r>
        <w:r w:rsidRPr="00805397">
          <w:t xml:space="preserve">all the preferred </w:t>
        </w:r>
        <w:r w:rsidR="000C0377" w:rsidRPr="00805397">
          <w:t>colors</w:t>
        </w:r>
        <w:r w:rsidRPr="00805397">
          <w:t xml:space="preserve"> appear to be </w:t>
        </w:r>
        <w:r w:rsidR="00391EB9">
          <w:t xml:space="preserve">more reddish and have higher chroma </w:t>
        </w:r>
        <w:r w:rsidRPr="00805397">
          <w:t xml:space="preserve">than those really measured. </w:t>
        </w:r>
        <w:r w:rsidR="00391EB9">
          <w:t>As shown</w:t>
        </w:r>
        <w:r w:rsidRPr="00805397">
          <w:t xml:space="preserve"> Figure 10(b), </w:t>
        </w:r>
        <w:r w:rsidR="00D25C5F">
          <w:t>t</w:t>
        </w:r>
        <w:r w:rsidR="00391EB9">
          <w:t>he chroma increments of preferred skin colors compared with original ones for models with lighter skin colors are larger</w:t>
        </w:r>
        <w:r w:rsidR="00D25C5F">
          <w:t xml:space="preserve"> for the Asian and Caucasian groups</w:t>
        </w:r>
        <w:r w:rsidR="00391EB9">
          <w:t>, while for Africans, the darker skin colors has larger increments</w:t>
        </w:r>
        <w:r w:rsidR="00D25C5F">
          <w:t xml:space="preserve"> in chroma</w:t>
        </w:r>
        <w:r w:rsidR="00391EB9">
          <w:t>.</w:t>
        </w:r>
        <w:r w:rsidR="00D25C5F">
          <w:t xml:space="preserve"> </w:t>
        </w:r>
        <w:r w:rsidR="00D25C5F" w:rsidRPr="00D25C5F">
          <w:t>The South Asian models generally show an increase in chroma from the original skin colors to the preferred ones, but this increase is much less significant than that observed for the other ethnic groups</w:t>
        </w:r>
        <w:r w:rsidR="00D25C5F">
          <w:t>.</w:t>
        </w:r>
      </w:ins>
    </w:p>
    <w:p w14:paraId="012861E5" w14:textId="77777777" w:rsidR="00E4328C" w:rsidRPr="00805397" w:rsidRDefault="00E4328C" w:rsidP="00E4328C">
      <w:pPr>
        <w:pStyle w:val="10BodySubsequentParagraph"/>
        <w:ind w:firstLine="0"/>
        <w:rPr>
          <w:ins w:id="2185" w:author="秦蓓嘉" w:date="2026-04-12T19:27:00Z"/>
        </w:rPr>
      </w:pPr>
    </w:p>
    <w:p w14:paraId="1F087D38" w14:textId="115D8D61" w:rsidR="00954025" w:rsidRPr="00805397" w:rsidRDefault="00FD1EA3">
      <w:pPr>
        <w:pStyle w:val="08SectionHeader2"/>
        <w:outlineLvl w:val="1"/>
        <w:rPr>
          <w:spacing w:val="-2"/>
          <w:rPrChange w:id="2186" w:author="秦蓓嘉" w:date="2026-04-12T19:27:00Z">
            <w:rPr/>
          </w:rPrChange>
        </w:rPr>
      </w:pPr>
      <w:ins w:id="2187" w:author="秦蓓嘉" w:date="2026-04-12T19:27:00Z">
        <w:r w:rsidRPr="00805397">
          <w:t>4.2</w:t>
        </w:r>
      </w:ins>
      <w:r w:rsidR="00617501" w:rsidRPr="00805397">
        <w:rPr>
          <w:w w:val="90"/>
        </w:rPr>
        <w:t xml:space="preserve"> The</w:t>
      </w:r>
      <w:r w:rsidR="00617501" w:rsidRPr="00805397">
        <w:rPr>
          <w:spacing w:val="-9"/>
          <w:w w:val="90"/>
        </w:rPr>
        <w:t xml:space="preserve"> </w:t>
      </w:r>
      <w:r w:rsidR="00617501" w:rsidRPr="00805397">
        <w:rPr>
          <w:w w:val="90"/>
        </w:rPr>
        <w:t>Influence</w:t>
      </w:r>
      <w:r w:rsidR="00617501" w:rsidRPr="00805397">
        <w:rPr>
          <w:spacing w:val="-9"/>
          <w:w w:val="90"/>
        </w:rPr>
        <w:t xml:space="preserve"> </w:t>
      </w:r>
      <w:r w:rsidR="00617501" w:rsidRPr="00805397">
        <w:rPr>
          <w:w w:val="90"/>
        </w:rPr>
        <w:t>of</w:t>
      </w:r>
      <w:r w:rsidR="00617501" w:rsidRPr="00805397">
        <w:rPr>
          <w:spacing w:val="-8"/>
          <w:w w:val="90"/>
        </w:rPr>
        <w:t xml:space="preserve"> </w:t>
      </w:r>
      <w:r w:rsidR="00634A96" w:rsidRPr="00805397">
        <w:rPr>
          <w:spacing w:val="-8"/>
          <w:w w:val="90"/>
        </w:rPr>
        <w:t xml:space="preserve">Model </w:t>
      </w:r>
      <w:r w:rsidR="00617501" w:rsidRPr="00805397">
        <w:rPr>
          <w:w w:val="90"/>
        </w:rPr>
        <w:t>Ethnic</w:t>
      </w:r>
      <w:r w:rsidR="00634A96" w:rsidRPr="00805397">
        <w:rPr>
          <w:w w:val="90"/>
        </w:rPr>
        <w:t>ities</w:t>
      </w:r>
      <w:r w:rsidR="00617501" w:rsidRPr="00805397">
        <w:rPr>
          <w:spacing w:val="-9"/>
          <w:w w:val="90"/>
        </w:rPr>
        <w:t xml:space="preserve"> </w:t>
      </w:r>
      <w:r w:rsidR="00617501" w:rsidRPr="00805397">
        <w:rPr>
          <w:w w:val="90"/>
        </w:rPr>
        <w:t xml:space="preserve">on </w:t>
      </w:r>
      <w:r w:rsidR="00617501" w:rsidRPr="00805397">
        <w:rPr>
          <w:spacing w:val="-2"/>
        </w:rPr>
        <w:t>Skin</w:t>
      </w:r>
      <w:r w:rsidR="00617501" w:rsidRPr="00805397">
        <w:rPr>
          <w:spacing w:val="-13"/>
        </w:rPr>
        <w:t xml:space="preserve"> </w:t>
      </w:r>
      <w:del w:id="2188" w:author="秦蓓嘉" w:date="2026-04-12T19:27:00Z">
        <w:r w:rsidR="00E85AD3" w:rsidRPr="00794629">
          <w:rPr>
            <w:spacing w:val="-2"/>
          </w:rPr>
          <w:delText>Colour</w:delText>
        </w:r>
      </w:del>
      <w:ins w:id="2189" w:author="秦蓓嘉" w:date="2026-04-12T19:27:00Z">
        <w:r w:rsidR="00001EF1" w:rsidRPr="00805397">
          <w:rPr>
            <w:spacing w:val="-2"/>
          </w:rPr>
          <w:t>Color</w:t>
        </w:r>
      </w:ins>
      <w:r w:rsidR="00617501" w:rsidRPr="00805397">
        <w:rPr>
          <w:spacing w:val="-13"/>
        </w:rPr>
        <w:t xml:space="preserve"> </w:t>
      </w:r>
      <w:r w:rsidR="00617501" w:rsidRPr="00805397">
        <w:rPr>
          <w:spacing w:val="-2"/>
        </w:rPr>
        <w:t>Preference</w:t>
      </w:r>
    </w:p>
    <w:p w14:paraId="4D056C93" w14:textId="77777777" w:rsidR="00954025" w:rsidRPr="00794629" w:rsidRDefault="00A17A88">
      <w:pPr>
        <w:pStyle w:val="09BodyFirstParagraph"/>
        <w:rPr>
          <w:del w:id="2190" w:author="秦蓓嘉" w:date="2026-04-12T19:27:00Z"/>
        </w:rPr>
      </w:pPr>
      <w:del w:id="2191" w:author="秦蓓嘉" w:date="2026-04-12T19:27:00Z">
        <w:r w:rsidRPr="006F2F64">
          <w:fldChar w:fldCharType="begin"/>
        </w:r>
        <w:r w:rsidRPr="00794629">
          <w:delInstrText xml:space="preserve"> REF _Ref216967934 \h </w:delInstrText>
        </w:r>
        <w:r w:rsidR="00794629">
          <w:delInstrText xml:space="preserve"> \* MERGEFORMAT </w:delInstrText>
        </w:r>
        <w:r w:rsidRPr="006F2F64">
          <w:fldChar w:fldCharType="separate"/>
        </w:r>
        <w:r w:rsidR="00794629" w:rsidRPr="006F2F64">
          <w:rPr>
            <w:rFonts w:ascii="Tahoma" w:eastAsia="Tahoma" w:hAnsi="Tahoma" w:cs="Tahoma"/>
            <w:b/>
            <w:sz w:val="16"/>
            <w:szCs w:val="16"/>
          </w:rPr>
          <w:delText xml:space="preserve">Figure </w:delText>
        </w:r>
        <w:r w:rsidR="00794629" w:rsidRPr="00794629">
          <w:rPr>
            <w:rFonts w:ascii="Tahoma" w:eastAsia="Tahoma" w:hAnsi="Tahoma" w:cs="Tahoma"/>
            <w:b/>
            <w:noProof/>
            <w:sz w:val="16"/>
            <w:szCs w:val="16"/>
          </w:rPr>
          <w:delText>9</w:delText>
        </w:r>
        <w:r w:rsidRPr="006F2F64">
          <w:fldChar w:fldCharType="end"/>
        </w:r>
        <w:r w:rsidR="00617501" w:rsidRPr="00794629">
          <w:delText xml:space="preserve"> </w:delText>
        </w:r>
        <w:r w:rsidR="00170955" w:rsidRPr="00794629">
          <w:delText>shows</w:delText>
        </w:r>
        <w:r w:rsidR="00617501" w:rsidRPr="00794629">
          <w:delText xml:space="preserve"> the 50% acceptability ellipses for the four ethnic groups for the </w:delText>
        </w:r>
        <w:r w:rsidR="00E61E3B" w:rsidRPr="00794629">
          <w:delText>impression</w:delText>
        </w:r>
        <w:r w:rsidR="00170955" w:rsidRPr="00794629">
          <w:delText xml:space="preserve"> </w:delText>
        </w:r>
        <w:r w:rsidR="00E85AD3" w:rsidRPr="00794629">
          <w:delText xml:space="preserve">scale Preference </w:delText>
        </w:r>
        <w:r w:rsidR="00170955" w:rsidRPr="00794629">
          <w:delText>in the 6500K of in-lab</w:delText>
        </w:r>
        <w:r w:rsidR="00FB7DA8" w:rsidRPr="00794629">
          <w:delText xml:space="preserve"> </w:delText>
        </w:r>
        <w:r w:rsidR="00170955" w:rsidRPr="00794629">
          <w:delText>conditions</w:delText>
        </w:r>
        <w:r w:rsidR="00450AC9">
          <w:delText xml:space="preserve">, </w:delText>
        </w:r>
        <w:r w:rsidR="00A32D27" w:rsidRPr="00794629">
          <w:delText xml:space="preserve">and </w:delText>
        </w:r>
        <w:r w:rsidRPr="006F2F64">
          <w:fldChar w:fldCharType="begin"/>
        </w:r>
        <w:r w:rsidRPr="00794629">
          <w:delInstrText xml:space="preserve"> REF _Ref216967993 \h </w:delInstrText>
        </w:r>
        <w:r w:rsidR="00794629">
          <w:delInstrText xml:space="preserve"> \* MERGEFORMAT </w:delInstrText>
        </w:r>
        <w:r w:rsidRPr="006F2F64">
          <w:fldChar w:fldCharType="separate"/>
        </w:r>
        <w:r w:rsidR="00794629" w:rsidRPr="006F2F64">
          <w:rPr>
            <w:rFonts w:ascii="Tahoma" w:eastAsia="Tahoma" w:hAnsi="Tahoma" w:cs="Tahoma"/>
            <w:b/>
            <w:spacing w:val="-2"/>
            <w:sz w:val="16"/>
            <w:szCs w:val="16"/>
          </w:rPr>
          <w:delText xml:space="preserve">Figure </w:delText>
        </w:r>
        <w:r w:rsidR="00794629" w:rsidRPr="00794629">
          <w:rPr>
            <w:rFonts w:ascii="Tahoma" w:eastAsia="Tahoma" w:hAnsi="Tahoma" w:cs="Tahoma"/>
            <w:b/>
            <w:noProof/>
            <w:spacing w:val="-2"/>
            <w:sz w:val="16"/>
            <w:szCs w:val="16"/>
          </w:rPr>
          <w:delText>10</w:delText>
        </w:r>
        <w:r w:rsidRPr="006F2F64">
          <w:fldChar w:fldCharType="end"/>
        </w:r>
        <w:r w:rsidR="00A32D27" w:rsidRPr="00794629">
          <w:delText xml:space="preserve"> shows the 50% acceptability ellipses for the four ethnic groups for the impression scale Preference in different scene types. </w:delText>
        </w:r>
      </w:del>
    </w:p>
    <w:p w14:paraId="64230EEE" w14:textId="77777777" w:rsidR="00954025" w:rsidRPr="00794629" w:rsidRDefault="008919D9">
      <w:pPr>
        <w:pStyle w:val="a5"/>
        <w:spacing w:before="222"/>
        <w:rPr>
          <w:del w:id="2192" w:author="秦蓓嘉" w:date="2026-04-12T19:27:00Z"/>
          <w:sz w:val="20"/>
        </w:rPr>
      </w:pPr>
      <w:del w:id="2193" w:author="秦蓓嘉" w:date="2026-04-12T19:27:00Z">
        <w:r w:rsidRPr="00794629" w:rsidDel="008919D9">
          <w:rPr>
            <w:noProof/>
          </w:rPr>
          <w:delText xml:space="preserve"> </w:delText>
        </w:r>
        <w:r w:rsidR="004E16B8" w:rsidRPr="006F2F64">
          <w:rPr>
            <w:noProof/>
          </w:rPr>
          <w:drawing>
            <wp:inline distT="0" distB="0" distL="0" distR="0" wp14:anchorId="22B64770" wp14:editId="45DF6715">
              <wp:extent cx="4814570" cy="1674726"/>
              <wp:effectExtent l="0" t="0" r="508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14570" cy="1674726"/>
                      </a:xfrm>
                      <a:prstGeom prst="rect">
                        <a:avLst/>
                      </a:prstGeom>
                      <a:noFill/>
                      <a:ln>
                        <a:noFill/>
                      </a:ln>
                    </pic:spPr>
                  </pic:pic>
                </a:graphicData>
              </a:graphic>
            </wp:inline>
          </w:drawing>
        </w:r>
      </w:del>
    </w:p>
    <w:p w14:paraId="30009DE6" w14:textId="77777777" w:rsidR="00954025" w:rsidRPr="00794629" w:rsidRDefault="00954025">
      <w:pPr>
        <w:pStyle w:val="a5"/>
        <w:spacing w:line="271" w:lineRule="auto"/>
        <w:ind w:left="102" w:right="165"/>
        <w:rPr>
          <w:del w:id="2194" w:author="秦蓓嘉" w:date="2026-04-12T19:27:00Z"/>
          <w:b/>
        </w:rPr>
      </w:pPr>
    </w:p>
    <w:p w14:paraId="5625A1B0" w14:textId="7CB8D1D3" w:rsidR="00555B4B" w:rsidRPr="00805397" w:rsidRDefault="00555B4B" w:rsidP="00555B4B">
      <w:pPr>
        <w:pStyle w:val="09BodyFirstParagraph"/>
        <w:rPr>
          <w:ins w:id="2195" w:author="秦蓓嘉" w:date="2026-04-12T19:27:00Z"/>
        </w:rPr>
      </w:pPr>
    </w:p>
    <w:p w14:paraId="59568A48" w14:textId="64BDD89D" w:rsidR="00555B4B" w:rsidRPr="00805397" w:rsidRDefault="00555B4B" w:rsidP="00555B4B">
      <w:pPr>
        <w:pStyle w:val="10BodySubsequentParagraph"/>
        <w:rPr>
          <w:ins w:id="2196" w:author="秦蓓嘉" w:date="2026-04-12T19:27:00Z"/>
        </w:rPr>
      </w:pPr>
      <w:ins w:id="2197" w:author="秦蓓嘉" w:date="2026-04-12T19:27:00Z">
        <w:r w:rsidRPr="00805397">
          <w:rPr>
            <w:noProof/>
          </w:rPr>
          <w:drawing>
            <wp:inline distT="0" distB="0" distL="0" distR="0" wp14:anchorId="622BEF20" wp14:editId="26FC5A2B">
              <wp:extent cx="4814570" cy="2064385"/>
              <wp:effectExtent l="0" t="0" r="5080" b="0"/>
              <wp:docPr id="4" name="图片 4"/>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rotWithShape="1">
                      <a:blip r:embed="rId30" cstate="print">
                        <a:extLst>
                          <a:ext uri="{28A0092B-C50C-407E-A947-70E740481C1C}">
                            <a14:useLocalDpi xmlns:a14="http://schemas.microsoft.com/office/drawing/2010/main" val="0"/>
                          </a:ext>
                        </a:extLst>
                      </a:blip>
                      <a:srcRect l="19080" t="27742" r="25119" b="14795"/>
                      <a:stretch/>
                    </pic:blipFill>
                    <pic:spPr bwMode="auto">
                      <a:xfrm>
                        <a:off x="0" y="0"/>
                        <a:ext cx="4814570" cy="2064385"/>
                      </a:xfrm>
                      <a:prstGeom prst="rect">
                        <a:avLst/>
                      </a:prstGeom>
                      <a:ln>
                        <a:noFill/>
                      </a:ln>
                      <a:extLst>
                        <a:ext uri="{53640926-AAD7-44D8-BBD7-CCE9431645EC}">
                          <a14:shadowObscured xmlns:a14="http://schemas.microsoft.com/office/drawing/2010/main"/>
                        </a:ext>
                      </a:extLst>
                    </pic:spPr>
                  </pic:pic>
                </a:graphicData>
              </a:graphic>
            </wp:inline>
          </w:drawing>
        </w:r>
      </w:ins>
    </w:p>
    <w:p w14:paraId="7C2C42D2" w14:textId="69DA6CED" w:rsidR="00555B4B" w:rsidRPr="00805397" w:rsidRDefault="00555B4B" w:rsidP="00555B4B">
      <w:pPr>
        <w:spacing w:before="120" w:after="120"/>
        <w:ind w:left="851" w:right="720" w:hanging="709"/>
        <w:rPr>
          <w:b/>
          <w:sz w:val="16"/>
          <w:rPrChange w:id="2198" w:author="秦蓓嘉" w:date="2026-04-12T19:27:00Z">
            <w:rPr/>
          </w:rPrChange>
        </w:rPr>
        <w:pPrChange w:id="2199" w:author="秦蓓嘉" w:date="2026-04-12T19:27:00Z">
          <w:pPr>
            <w:pStyle w:val="af7"/>
          </w:pPr>
        </w:pPrChange>
      </w:pPr>
      <w:bookmarkStart w:id="2200" w:name="_Ref216967934"/>
      <w:r w:rsidRPr="00805397">
        <w:rPr>
          <w:rFonts w:asciiTheme="majorHAnsi" w:hAnsiTheme="majorHAnsi"/>
          <w:sz w:val="16"/>
          <w:rPrChange w:id="2201" w:author="秦蓓嘉" w:date="2026-04-12T19:27:00Z">
            <w:rPr>
              <w:rFonts w:ascii="Tahoma" w:hAnsi="Tahoma"/>
              <w:b/>
              <w:sz w:val="16"/>
            </w:rPr>
          </w:rPrChange>
        </w:rPr>
        <w:t xml:space="preserve">Figure </w:t>
      </w:r>
      <w:r w:rsidRPr="00805397">
        <w:rPr>
          <w:rPrChange w:id="2202" w:author="秦蓓嘉" w:date="2026-04-12T19:27:00Z">
            <w:rPr>
              <w:rFonts w:ascii="Tahoma" w:hAnsi="Tahoma"/>
              <w:b/>
              <w:sz w:val="16"/>
            </w:rPr>
          </w:rPrChange>
        </w:rPr>
        <w:fldChar w:fldCharType="begin"/>
      </w:r>
      <w:r w:rsidRPr="00805397">
        <w:rPr>
          <w:rFonts w:asciiTheme="majorHAnsi" w:hAnsiTheme="majorHAnsi"/>
          <w:sz w:val="16"/>
          <w:szCs w:val="16"/>
        </w:rPr>
        <w:instrText xml:space="preserve"> SEQ Figure \* ARABIC </w:instrText>
      </w:r>
      <w:r w:rsidRPr="00805397">
        <w:rPr>
          <w:rPrChange w:id="2203" w:author="秦蓓嘉" w:date="2026-04-12T19:27:00Z">
            <w:rPr>
              <w:rFonts w:ascii="Tahoma" w:hAnsi="Tahoma"/>
              <w:b/>
              <w:sz w:val="16"/>
            </w:rPr>
          </w:rPrChange>
        </w:rPr>
        <w:fldChar w:fldCharType="separate"/>
      </w:r>
      <w:del w:id="2204" w:author="秦蓓嘉" w:date="2026-04-12T19:27:00Z">
        <w:r w:rsidR="00794629" w:rsidRPr="00794629">
          <w:rPr>
            <w:rFonts w:ascii="Tahoma" w:eastAsia="Tahoma" w:hAnsi="Tahoma" w:cs="Tahoma"/>
            <w:b/>
            <w:noProof/>
            <w:sz w:val="16"/>
            <w:szCs w:val="16"/>
          </w:rPr>
          <w:delText>9</w:delText>
        </w:r>
      </w:del>
      <w:ins w:id="2205" w:author="秦蓓嘉" w:date="2026-04-12T19:27:00Z">
        <w:r w:rsidR="000F0DF1">
          <w:rPr>
            <w:rFonts w:asciiTheme="majorHAnsi" w:hAnsiTheme="majorHAnsi"/>
            <w:noProof/>
            <w:sz w:val="16"/>
            <w:szCs w:val="16"/>
          </w:rPr>
          <w:t>11</w:t>
        </w:r>
      </w:ins>
      <w:r w:rsidRPr="00805397">
        <w:rPr>
          <w:rPrChange w:id="2206" w:author="秦蓓嘉" w:date="2026-04-12T19:27:00Z">
            <w:rPr>
              <w:rFonts w:ascii="Tahoma" w:hAnsi="Tahoma"/>
              <w:b/>
              <w:sz w:val="16"/>
            </w:rPr>
          </w:rPrChange>
        </w:rPr>
        <w:fldChar w:fldCharType="end"/>
      </w:r>
      <w:bookmarkEnd w:id="2200"/>
      <w:ins w:id="2207" w:author="秦蓓嘉" w:date="2026-04-12T19:27:00Z">
        <w:r w:rsidRPr="00805397">
          <w:rPr>
            <w:rFonts w:asciiTheme="majorHAnsi" w:hAnsiTheme="majorHAnsi"/>
            <w:sz w:val="16"/>
            <w:szCs w:val="16"/>
          </w:rPr>
          <w:t>.</w:t>
        </w:r>
      </w:ins>
      <w:r w:rsidRPr="00805397">
        <w:rPr>
          <w:rFonts w:asciiTheme="majorHAnsi" w:hAnsiTheme="majorHAnsi"/>
          <w:sz w:val="16"/>
          <w:rPrChange w:id="2208" w:author="秦蓓嘉" w:date="2026-04-12T19:27:00Z">
            <w:rPr>
              <w:b/>
              <w:spacing w:val="63"/>
            </w:rPr>
          </w:rPrChange>
        </w:rPr>
        <w:t xml:space="preserve"> </w:t>
      </w:r>
      <w:r w:rsidRPr="00805397">
        <w:rPr>
          <w:rFonts w:asciiTheme="majorHAnsi" w:hAnsiTheme="majorHAnsi"/>
          <w:sz w:val="16"/>
          <w:rPrChange w:id="2209" w:author="秦蓓嘉" w:date="2026-04-12T19:27:00Z">
            <w:rPr/>
          </w:rPrChange>
        </w:rPr>
        <w:t xml:space="preserve">Plots of </w:t>
      </w:r>
      <w:ins w:id="2210" w:author="秦蓓嘉" w:date="2026-04-12T19:27:00Z">
        <w:r w:rsidRPr="00805397">
          <w:rPr>
            <w:rFonts w:asciiTheme="majorHAnsi" w:hAnsiTheme="majorHAnsi"/>
            <w:sz w:val="16"/>
            <w:szCs w:val="16"/>
          </w:rPr>
          <w:t xml:space="preserve">the preferred </w:t>
        </w:r>
      </w:ins>
      <w:r w:rsidRPr="00805397">
        <w:rPr>
          <w:rFonts w:asciiTheme="majorHAnsi" w:hAnsiTheme="majorHAnsi"/>
          <w:sz w:val="16"/>
          <w:rPrChange w:id="2211" w:author="秦蓓嘉" w:date="2026-04-12T19:27:00Z">
            <w:rPr/>
          </w:rPrChange>
        </w:rPr>
        <w:t>skin</w:t>
      </w:r>
      <w:r w:rsidRPr="00805397">
        <w:rPr>
          <w:rFonts w:asciiTheme="majorHAnsi" w:hAnsiTheme="majorHAnsi"/>
          <w:sz w:val="16"/>
          <w:rPrChange w:id="2212" w:author="秦蓓嘉" w:date="2026-04-12T19:27:00Z">
            <w:rPr>
              <w:spacing w:val="-12"/>
            </w:rPr>
          </w:rPrChange>
        </w:rPr>
        <w:t xml:space="preserve"> </w:t>
      </w:r>
      <w:del w:id="2213" w:author="秦蓓嘉" w:date="2026-04-12T19:27:00Z">
        <w:r w:rsidR="00E85AD3" w:rsidRPr="006F2F64">
          <w:delText>colour</w:delText>
        </w:r>
        <w:r w:rsidR="00617501" w:rsidRPr="006F2F64">
          <w:rPr>
            <w:spacing w:val="-13"/>
          </w:rPr>
          <w:delText xml:space="preserve"> </w:delText>
        </w:r>
        <w:r w:rsidR="00617501" w:rsidRPr="006F2F64">
          <w:delText>preference</w:delText>
        </w:r>
        <w:r w:rsidR="00617501" w:rsidRPr="006F2F64">
          <w:rPr>
            <w:spacing w:val="-12"/>
          </w:rPr>
          <w:delText xml:space="preserve"> </w:delText>
        </w:r>
        <w:r w:rsidR="00617501" w:rsidRPr="006F2F64">
          <w:delText>centers</w:delText>
        </w:r>
      </w:del>
      <w:ins w:id="2214" w:author="秦蓓嘉" w:date="2026-04-12T19:27:00Z">
        <w:r w:rsidRPr="00805397">
          <w:rPr>
            <w:rFonts w:asciiTheme="majorHAnsi" w:hAnsiTheme="majorHAnsi"/>
            <w:sz w:val="16"/>
            <w:szCs w:val="16"/>
          </w:rPr>
          <w:t xml:space="preserve">color </w:t>
        </w:r>
        <w:r w:rsidR="00965EFC" w:rsidRPr="00805397">
          <w:rPr>
            <w:rFonts w:asciiTheme="majorHAnsi" w:hAnsiTheme="majorHAnsi"/>
            <w:sz w:val="16"/>
            <w:szCs w:val="16"/>
          </w:rPr>
          <w:t>ellipses</w:t>
        </w:r>
      </w:ins>
      <w:r w:rsidRPr="00805397">
        <w:rPr>
          <w:rFonts w:asciiTheme="majorHAnsi" w:hAnsiTheme="majorHAnsi"/>
          <w:sz w:val="16"/>
          <w:rPrChange w:id="2215" w:author="秦蓓嘉" w:date="2026-04-12T19:27:00Z">
            <w:rPr>
              <w:spacing w:val="-13"/>
            </w:rPr>
          </w:rPrChange>
        </w:rPr>
        <w:t xml:space="preserve"> </w:t>
      </w:r>
      <w:r w:rsidRPr="00805397">
        <w:rPr>
          <w:rFonts w:asciiTheme="majorHAnsi" w:hAnsiTheme="majorHAnsi"/>
          <w:sz w:val="16"/>
          <w:rPrChange w:id="2216" w:author="秦蓓嘉" w:date="2026-04-12T19:27:00Z">
            <w:rPr/>
          </w:rPrChange>
        </w:rPr>
        <w:t>of</w:t>
      </w:r>
      <w:r w:rsidRPr="00805397">
        <w:rPr>
          <w:rFonts w:asciiTheme="majorHAnsi" w:hAnsiTheme="majorHAnsi"/>
          <w:sz w:val="16"/>
          <w:rPrChange w:id="2217" w:author="秦蓓嘉" w:date="2026-04-12T19:27:00Z">
            <w:rPr>
              <w:spacing w:val="-12"/>
            </w:rPr>
          </w:rPrChange>
        </w:rPr>
        <w:t xml:space="preserve"> </w:t>
      </w:r>
      <w:del w:id="2218" w:author="秦蓓嘉" w:date="2026-04-12T19:27:00Z">
        <w:r w:rsidR="00617501" w:rsidRPr="006F2F64">
          <w:delText>different</w:delText>
        </w:r>
        <w:r w:rsidR="00617501" w:rsidRPr="006F2F64">
          <w:rPr>
            <w:spacing w:val="-13"/>
          </w:rPr>
          <w:delText xml:space="preserve"> </w:delText>
        </w:r>
        <w:r w:rsidR="00617501" w:rsidRPr="006F2F64">
          <w:delText>ethnic</w:delText>
        </w:r>
        <w:r w:rsidR="00617501" w:rsidRPr="006F2F64">
          <w:rPr>
            <w:spacing w:val="-12"/>
          </w:rPr>
          <w:delText xml:space="preserve"> </w:delText>
        </w:r>
        <w:r w:rsidR="00617501" w:rsidRPr="006F2F64">
          <w:delText>groups</w:delText>
        </w:r>
      </w:del>
      <w:ins w:id="2219" w:author="秦蓓嘉" w:date="2026-04-12T19:27:00Z">
        <w:r w:rsidRPr="00805397">
          <w:rPr>
            <w:rFonts w:asciiTheme="majorHAnsi" w:hAnsiTheme="majorHAnsi"/>
            <w:sz w:val="16"/>
            <w:szCs w:val="16"/>
          </w:rPr>
          <w:t>the 4 ethnicities</w:t>
        </w:r>
      </w:ins>
      <w:r w:rsidRPr="00805397">
        <w:rPr>
          <w:rFonts w:asciiTheme="majorHAnsi" w:hAnsiTheme="majorHAnsi"/>
          <w:sz w:val="16"/>
          <w:rPrChange w:id="2220" w:author="秦蓓嘉" w:date="2026-04-12T19:27:00Z">
            <w:rPr/>
          </w:rPrChange>
        </w:rPr>
        <w:t xml:space="preserve"> (colored circles) a</w:t>
      </w:r>
      <w:r w:rsidRPr="00805397">
        <w:rPr>
          <w:rFonts w:asciiTheme="majorHAnsi" w:hAnsiTheme="majorHAnsi"/>
          <w:sz w:val="16"/>
          <w:rPrChange w:id="2221" w:author="秦蓓嘉" w:date="2026-04-12T19:27:00Z">
            <w:rPr>
              <w:spacing w:val="-13"/>
            </w:rPr>
          </w:rPrChange>
        </w:rPr>
        <w:t>t</w:t>
      </w:r>
      <w:r w:rsidRPr="00805397">
        <w:rPr>
          <w:rFonts w:asciiTheme="majorHAnsi" w:hAnsiTheme="majorHAnsi"/>
          <w:sz w:val="16"/>
          <w:rPrChange w:id="2222" w:author="秦蓓嘉" w:date="2026-04-12T19:27:00Z">
            <w:rPr>
              <w:spacing w:val="-2"/>
            </w:rPr>
          </w:rPrChange>
        </w:rPr>
        <w:t xml:space="preserve"> </w:t>
      </w:r>
      <w:r w:rsidRPr="00805397">
        <w:rPr>
          <w:rFonts w:asciiTheme="majorHAnsi" w:hAnsiTheme="majorHAnsi"/>
          <w:sz w:val="16"/>
          <w:rPrChange w:id="2223" w:author="秦蓓嘉" w:date="2026-04-12T19:27:00Z">
            <w:rPr/>
          </w:rPrChange>
        </w:rPr>
        <w:t xml:space="preserve">(a) </w:t>
      </w:r>
      <w:del w:id="2224" w:author="秦蓓嘉" w:date="2026-04-12T19:27:00Z">
        <w:r w:rsidR="00617501" w:rsidRPr="006F2F64">
          <w:delText>High</w:delText>
        </w:r>
      </w:del>
      <w:ins w:id="2225" w:author="秦蓓嘉" w:date="2026-04-12T19:27:00Z">
        <w:r w:rsidRPr="00805397">
          <w:rPr>
            <w:rFonts w:asciiTheme="majorHAnsi" w:hAnsiTheme="majorHAnsi"/>
            <w:sz w:val="16"/>
            <w:szCs w:val="16"/>
          </w:rPr>
          <w:t>high</w:t>
        </w:r>
      </w:ins>
      <w:r w:rsidRPr="00805397">
        <w:rPr>
          <w:rFonts w:asciiTheme="majorHAnsi" w:hAnsiTheme="majorHAnsi"/>
          <w:sz w:val="16"/>
          <w:rPrChange w:id="2226" w:author="秦蓓嘉" w:date="2026-04-12T19:27:00Z">
            <w:rPr>
              <w:spacing w:val="-3"/>
            </w:rPr>
          </w:rPrChange>
        </w:rPr>
        <w:t xml:space="preserve"> </w:t>
      </w:r>
      <w:r w:rsidRPr="00805397">
        <w:rPr>
          <w:rFonts w:asciiTheme="majorHAnsi" w:hAnsiTheme="majorHAnsi"/>
          <w:sz w:val="16"/>
          <w:rPrChange w:id="2227" w:author="秦蓓嘉" w:date="2026-04-12T19:27:00Z">
            <w:rPr/>
          </w:rPrChange>
        </w:rPr>
        <w:t>illuminance. (b)</w:t>
      </w:r>
      <w:r w:rsidRPr="00805397">
        <w:rPr>
          <w:rFonts w:asciiTheme="majorHAnsi" w:hAnsiTheme="majorHAnsi"/>
          <w:sz w:val="16"/>
          <w:rPrChange w:id="2228" w:author="秦蓓嘉" w:date="2026-04-12T19:27:00Z">
            <w:rPr>
              <w:spacing w:val="-3"/>
            </w:rPr>
          </w:rPrChange>
        </w:rPr>
        <w:t xml:space="preserve"> </w:t>
      </w:r>
      <w:del w:id="2229" w:author="秦蓓嘉" w:date="2026-04-12T19:27:00Z">
        <w:r w:rsidR="00617501" w:rsidRPr="006F2F64">
          <w:delText>Medium</w:delText>
        </w:r>
      </w:del>
      <w:ins w:id="2230" w:author="秦蓓嘉" w:date="2026-04-12T19:27:00Z">
        <w:r w:rsidRPr="00805397">
          <w:rPr>
            <w:rFonts w:asciiTheme="majorHAnsi" w:hAnsiTheme="majorHAnsi"/>
            <w:sz w:val="16"/>
            <w:szCs w:val="16"/>
          </w:rPr>
          <w:t>medium</w:t>
        </w:r>
      </w:ins>
      <w:r w:rsidRPr="00805397">
        <w:rPr>
          <w:rFonts w:asciiTheme="majorHAnsi" w:hAnsiTheme="majorHAnsi"/>
          <w:sz w:val="16"/>
          <w:rPrChange w:id="2231" w:author="秦蓓嘉" w:date="2026-04-12T19:27:00Z">
            <w:rPr>
              <w:spacing w:val="-3"/>
            </w:rPr>
          </w:rPrChange>
        </w:rPr>
        <w:t xml:space="preserve"> </w:t>
      </w:r>
      <w:r w:rsidRPr="00805397">
        <w:rPr>
          <w:rFonts w:asciiTheme="majorHAnsi" w:hAnsiTheme="majorHAnsi"/>
          <w:sz w:val="16"/>
          <w:rPrChange w:id="2232" w:author="秦蓓嘉" w:date="2026-04-12T19:27:00Z">
            <w:rPr/>
          </w:rPrChange>
        </w:rPr>
        <w:t>illuminance. (c)</w:t>
      </w:r>
      <w:r w:rsidRPr="00805397">
        <w:rPr>
          <w:rFonts w:asciiTheme="majorHAnsi" w:hAnsiTheme="majorHAnsi"/>
          <w:sz w:val="16"/>
          <w:rPrChange w:id="2233" w:author="秦蓓嘉" w:date="2026-04-12T19:27:00Z">
            <w:rPr>
              <w:spacing w:val="-3"/>
            </w:rPr>
          </w:rPrChange>
        </w:rPr>
        <w:t xml:space="preserve"> </w:t>
      </w:r>
      <w:del w:id="2234" w:author="秦蓓嘉" w:date="2026-04-12T19:27:00Z">
        <w:r w:rsidR="00617501" w:rsidRPr="006F2F64">
          <w:delText>Low</w:delText>
        </w:r>
      </w:del>
      <w:ins w:id="2235" w:author="秦蓓嘉" w:date="2026-04-12T19:27:00Z">
        <w:r w:rsidRPr="00805397">
          <w:rPr>
            <w:rFonts w:asciiTheme="majorHAnsi" w:hAnsiTheme="majorHAnsi"/>
            <w:sz w:val="16"/>
            <w:szCs w:val="16"/>
          </w:rPr>
          <w:t>low</w:t>
        </w:r>
      </w:ins>
      <w:r w:rsidRPr="00805397">
        <w:rPr>
          <w:rFonts w:asciiTheme="majorHAnsi" w:hAnsiTheme="majorHAnsi"/>
          <w:sz w:val="16"/>
          <w:rPrChange w:id="2236" w:author="秦蓓嘉" w:date="2026-04-12T19:27:00Z">
            <w:rPr>
              <w:spacing w:val="-3"/>
            </w:rPr>
          </w:rPrChange>
        </w:rPr>
        <w:t xml:space="preserve"> </w:t>
      </w:r>
      <w:r w:rsidRPr="00805397">
        <w:rPr>
          <w:rFonts w:asciiTheme="majorHAnsi" w:hAnsiTheme="majorHAnsi"/>
          <w:sz w:val="16"/>
          <w:rPrChange w:id="2237" w:author="秦蓓嘉" w:date="2026-04-12T19:27:00Z">
            <w:rPr/>
          </w:rPrChange>
        </w:rPr>
        <w:t xml:space="preserve">illuminance, under 6500K </w:t>
      </w:r>
      <w:del w:id="2238" w:author="秦蓓嘉" w:date="2026-04-12T19:27:00Z">
        <w:r w:rsidR="00617501" w:rsidRPr="006F2F64">
          <w:delText>light source for</w:delText>
        </w:r>
      </w:del>
      <w:ins w:id="2239" w:author="秦蓓嘉" w:date="2026-04-12T19:27:00Z">
        <w:r w:rsidRPr="00805397">
          <w:rPr>
            <w:rFonts w:asciiTheme="majorHAnsi" w:hAnsiTheme="majorHAnsi"/>
            <w:sz w:val="16"/>
            <w:szCs w:val="16"/>
          </w:rPr>
          <w:t>of the</w:t>
        </w:r>
      </w:ins>
      <w:r w:rsidRPr="00805397">
        <w:rPr>
          <w:rFonts w:asciiTheme="majorHAnsi" w:hAnsiTheme="majorHAnsi"/>
          <w:sz w:val="16"/>
          <w:rPrChange w:id="2240" w:author="秦蓓嘉" w:date="2026-04-12T19:27:00Z">
            <w:rPr/>
          </w:rPrChange>
        </w:rPr>
        <w:t xml:space="preserve"> in-lab </w:t>
      </w:r>
      <w:del w:id="2241" w:author="秦蓓嘉" w:date="2026-04-12T19:27:00Z">
        <w:r w:rsidR="005F3FBA" w:rsidRPr="006F2F64">
          <w:delText>conditions</w:delText>
        </w:r>
      </w:del>
      <w:ins w:id="2242" w:author="秦蓓嘉" w:date="2026-04-12T19:27:00Z">
        <w:r w:rsidRPr="00805397">
          <w:rPr>
            <w:rFonts w:asciiTheme="majorHAnsi" w:hAnsiTheme="majorHAnsi"/>
            <w:sz w:val="16"/>
            <w:szCs w:val="16"/>
          </w:rPr>
          <w:t>condition</w:t>
        </w:r>
      </w:ins>
      <w:r w:rsidRPr="00805397">
        <w:rPr>
          <w:rFonts w:asciiTheme="majorHAnsi" w:hAnsiTheme="majorHAnsi"/>
          <w:sz w:val="16"/>
          <w:rPrChange w:id="2243" w:author="秦蓓嘉" w:date="2026-04-12T19:27:00Z">
            <w:rPr/>
          </w:rPrChange>
        </w:rPr>
        <w:t>. The 4 skin colors in the PMC chart are plotted in square.</w:t>
      </w:r>
      <w:del w:id="2244" w:author="秦蓓嘉" w:date="2026-04-12T19:27:00Z">
        <w:r w:rsidR="00787A35" w:rsidRPr="006F2F64">
          <w:delText xml:space="preserve"> </w:delText>
        </w:r>
      </w:del>
    </w:p>
    <w:p w14:paraId="7B91A4B9" w14:textId="77777777" w:rsidR="00954025" w:rsidRPr="00794629" w:rsidRDefault="00954025">
      <w:pPr>
        <w:pStyle w:val="a5"/>
        <w:rPr>
          <w:del w:id="2245" w:author="秦蓓嘉" w:date="2026-04-12T19:27:00Z"/>
          <w:sz w:val="20"/>
        </w:rPr>
      </w:pPr>
    </w:p>
    <w:p w14:paraId="1D694B3D" w14:textId="77777777" w:rsidR="00954025" w:rsidRPr="00794629" w:rsidRDefault="008919D9">
      <w:pPr>
        <w:pStyle w:val="a5"/>
        <w:spacing w:before="159"/>
        <w:rPr>
          <w:del w:id="2246" w:author="秦蓓嘉" w:date="2026-04-12T19:27:00Z"/>
          <w:sz w:val="20"/>
        </w:rPr>
      </w:pPr>
      <w:del w:id="2247" w:author="秦蓓嘉" w:date="2026-04-12T19:27:00Z">
        <w:r w:rsidRPr="00794629" w:rsidDel="008919D9">
          <w:rPr>
            <w:noProof/>
          </w:rPr>
          <w:delText xml:space="preserve"> </w:delText>
        </w:r>
        <w:r w:rsidR="004C4CF0" w:rsidRPr="006F2F64">
          <w:rPr>
            <w:noProof/>
          </w:rPr>
          <w:drawing>
            <wp:inline distT="0" distB="0" distL="0" distR="0" wp14:anchorId="7C0B9A39" wp14:editId="642884B3">
              <wp:extent cx="4814570" cy="1272169"/>
              <wp:effectExtent l="0" t="0" r="508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14570" cy="1272169"/>
                      </a:xfrm>
                      <a:prstGeom prst="rect">
                        <a:avLst/>
                      </a:prstGeom>
                      <a:noFill/>
                      <a:ln>
                        <a:noFill/>
                      </a:ln>
                    </pic:spPr>
                  </pic:pic>
                </a:graphicData>
              </a:graphic>
            </wp:inline>
          </w:drawing>
        </w:r>
      </w:del>
    </w:p>
    <w:p w14:paraId="6B782AB7" w14:textId="77777777" w:rsidR="00954025" w:rsidRPr="00794629" w:rsidRDefault="00954025" w:rsidP="00D53E9A">
      <w:pPr>
        <w:pStyle w:val="a5"/>
        <w:spacing w:before="157"/>
        <w:rPr>
          <w:del w:id="2248" w:author="秦蓓嘉" w:date="2026-04-12T19:27:00Z"/>
          <w:rFonts w:eastAsiaTheme="minorEastAsia"/>
          <w:lang w:eastAsia="zh-CN"/>
        </w:rPr>
      </w:pPr>
    </w:p>
    <w:p w14:paraId="29C5DA3D" w14:textId="7ECD4F4A" w:rsidR="0027685B" w:rsidRPr="00805397" w:rsidRDefault="008919D9" w:rsidP="00555B4B">
      <w:pPr>
        <w:pStyle w:val="a5"/>
        <w:spacing w:before="222"/>
        <w:rPr>
          <w:ins w:id="2249" w:author="秦蓓嘉" w:date="2026-04-12T19:27:00Z"/>
          <w:sz w:val="20"/>
        </w:rPr>
      </w:pPr>
      <w:ins w:id="2250" w:author="秦蓓嘉" w:date="2026-04-12T19:27:00Z">
        <w:r w:rsidRPr="00805397" w:rsidDel="008919D9">
          <w:rPr>
            <w:noProof/>
            <w:sz w:val="20"/>
            <w:szCs w:val="20"/>
          </w:rPr>
          <w:t xml:space="preserve"> </w:t>
        </w:r>
        <w:bookmarkStart w:id="2251" w:name="_Hlk225241278"/>
        <w:bookmarkStart w:id="2252" w:name="_Hlk225144656"/>
        <w:r w:rsidR="00433C49" w:rsidRPr="00805397">
          <w:rPr>
            <w:noProof/>
            <w:sz w:val="20"/>
          </w:rPr>
          <w:drawing>
            <wp:inline distT="0" distB="0" distL="0" distR="0" wp14:anchorId="19CBDAB6" wp14:editId="37AA8B64">
              <wp:extent cx="5229726" cy="1901773"/>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mbined_legend1.png"/>
                      <pic:cNvPicPr/>
                    </pic:nvPicPr>
                    <pic:blipFill rotWithShape="1">
                      <a:blip r:embed="rId32" cstate="print">
                        <a:extLst>
                          <a:ext uri="{28A0092B-C50C-407E-A947-70E740481C1C}">
                            <a14:useLocalDpi xmlns:a14="http://schemas.microsoft.com/office/drawing/2010/main" val="0"/>
                          </a:ext>
                        </a:extLst>
                      </a:blip>
                      <a:srcRect l="9428" t="30116" r="32717" b="19356"/>
                      <a:stretch/>
                    </pic:blipFill>
                    <pic:spPr bwMode="auto">
                      <a:xfrm>
                        <a:off x="0" y="0"/>
                        <a:ext cx="5255734" cy="1911231"/>
                      </a:xfrm>
                      <a:prstGeom prst="rect">
                        <a:avLst/>
                      </a:prstGeom>
                      <a:ln>
                        <a:noFill/>
                      </a:ln>
                      <a:extLst>
                        <a:ext uri="{53640926-AAD7-44D8-BBD7-CCE9431645EC}">
                          <a14:shadowObscured xmlns:a14="http://schemas.microsoft.com/office/drawing/2010/main"/>
                        </a:ext>
                      </a:extLst>
                    </pic:spPr>
                  </pic:pic>
                </a:graphicData>
              </a:graphic>
            </wp:inline>
          </w:drawing>
        </w:r>
      </w:ins>
    </w:p>
    <w:p w14:paraId="26522BA8" w14:textId="5FD4AA50" w:rsidR="0027685B" w:rsidRPr="00805397" w:rsidRDefault="0027685B" w:rsidP="00BF2848">
      <w:pPr>
        <w:spacing w:before="120" w:after="120"/>
        <w:ind w:left="567" w:right="720" w:hanging="567"/>
        <w:rPr>
          <w:sz w:val="16"/>
          <w:rPrChange w:id="2253" w:author="秦蓓嘉" w:date="2026-04-12T19:27:00Z">
            <w:rPr>
              <w:b/>
              <w:spacing w:val="-2"/>
            </w:rPr>
          </w:rPrChange>
        </w:rPr>
        <w:pPrChange w:id="2254" w:author="秦蓓嘉" w:date="2026-04-12T19:27:00Z">
          <w:pPr>
            <w:pStyle w:val="af7"/>
          </w:pPr>
        </w:pPrChange>
      </w:pPr>
      <w:bookmarkStart w:id="2255" w:name="_Ref225256939"/>
      <w:bookmarkStart w:id="2256" w:name="_Ref216967993"/>
      <w:r w:rsidRPr="00805397">
        <w:rPr>
          <w:rFonts w:asciiTheme="majorHAnsi" w:hAnsiTheme="majorHAnsi"/>
          <w:sz w:val="16"/>
          <w:rPrChange w:id="2257" w:author="秦蓓嘉" w:date="2026-04-12T19:27:00Z">
            <w:rPr>
              <w:rFonts w:ascii="Tahoma" w:hAnsi="Tahoma"/>
              <w:b/>
              <w:spacing w:val="-2"/>
              <w:sz w:val="16"/>
            </w:rPr>
          </w:rPrChange>
        </w:rPr>
        <w:t xml:space="preserve">Figure </w:t>
      </w:r>
      <w:r w:rsidRPr="00805397">
        <w:rPr>
          <w:rFonts w:asciiTheme="majorHAnsi" w:hAnsiTheme="majorHAnsi"/>
          <w:sz w:val="16"/>
          <w:rPrChange w:id="2258" w:author="秦蓓嘉" w:date="2026-04-12T19:27:00Z">
            <w:rPr>
              <w:rFonts w:ascii="Tahoma" w:hAnsi="Tahoma"/>
              <w:b/>
              <w:spacing w:val="-2"/>
              <w:sz w:val="16"/>
            </w:rPr>
          </w:rPrChange>
        </w:rPr>
        <w:fldChar w:fldCharType="begin"/>
      </w:r>
      <w:r w:rsidRPr="00805397">
        <w:rPr>
          <w:rFonts w:asciiTheme="majorHAnsi" w:hAnsiTheme="majorHAnsi"/>
          <w:sz w:val="16"/>
          <w:szCs w:val="16"/>
        </w:rPr>
        <w:instrText xml:space="preserve"> SEQ Figure \* ARABIC </w:instrText>
      </w:r>
      <w:r w:rsidRPr="00805397">
        <w:rPr>
          <w:rFonts w:asciiTheme="majorHAnsi" w:hAnsiTheme="majorHAnsi"/>
          <w:sz w:val="16"/>
          <w:rPrChange w:id="2259" w:author="秦蓓嘉" w:date="2026-04-12T19:27:00Z">
            <w:rPr>
              <w:rFonts w:ascii="Tahoma" w:hAnsi="Tahoma"/>
              <w:b/>
              <w:spacing w:val="-2"/>
              <w:sz w:val="16"/>
            </w:rPr>
          </w:rPrChange>
        </w:rPr>
        <w:fldChar w:fldCharType="separate"/>
      </w:r>
      <w:del w:id="2260" w:author="秦蓓嘉" w:date="2026-04-12T19:27:00Z">
        <w:r w:rsidR="00794629" w:rsidRPr="00794629">
          <w:rPr>
            <w:rFonts w:ascii="Tahoma" w:eastAsia="Tahoma" w:hAnsi="Tahoma" w:cs="Tahoma"/>
            <w:b/>
            <w:noProof/>
            <w:spacing w:val="-2"/>
            <w:sz w:val="16"/>
            <w:szCs w:val="16"/>
          </w:rPr>
          <w:delText>10</w:delText>
        </w:r>
      </w:del>
      <w:ins w:id="2261" w:author="秦蓓嘉" w:date="2026-04-12T19:27:00Z">
        <w:r w:rsidR="000F0DF1">
          <w:rPr>
            <w:rFonts w:asciiTheme="majorHAnsi" w:hAnsiTheme="majorHAnsi"/>
            <w:noProof/>
            <w:sz w:val="16"/>
            <w:szCs w:val="16"/>
          </w:rPr>
          <w:t>12</w:t>
        </w:r>
      </w:ins>
      <w:r w:rsidRPr="00805397">
        <w:rPr>
          <w:rFonts w:asciiTheme="majorHAnsi" w:hAnsiTheme="majorHAnsi"/>
          <w:sz w:val="16"/>
          <w:rPrChange w:id="2262" w:author="秦蓓嘉" w:date="2026-04-12T19:27:00Z">
            <w:rPr>
              <w:rFonts w:ascii="Tahoma" w:hAnsi="Tahoma"/>
              <w:b/>
              <w:spacing w:val="-2"/>
              <w:sz w:val="16"/>
            </w:rPr>
          </w:rPrChange>
        </w:rPr>
        <w:fldChar w:fldCharType="end"/>
      </w:r>
      <w:bookmarkEnd w:id="2255"/>
      <w:bookmarkEnd w:id="2256"/>
      <w:ins w:id="2263" w:author="秦蓓嘉" w:date="2026-04-12T19:27:00Z">
        <w:r w:rsidRPr="00805397">
          <w:rPr>
            <w:rFonts w:asciiTheme="majorHAnsi" w:hAnsiTheme="majorHAnsi"/>
            <w:sz w:val="16"/>
            <w:szCs w:val="16"/>
          </w:rPr>
          <w:t>.</w:t>
        </w:r>
      </w:ins>
      <w:r w:rsidRPr="00805397">
        <w:rPr>
          <w:rFonts w:asciiTheme="majorHAnsi" w:hAnsiTheme="majorHAnsi"/>
          <w:sz w:val="16"/>
          <w:rPrChange w:id="2264" w:author="秦蓓嘉" w:date="2026-04-12T19:27:00Z">
            <w:rPr>
              <w:b/>
              <w:spacing w:val="80"/>
              <w:w w:val="150"/>
            </w:rPr>
          </w:rPrChange>
        </w:rPr>
        <w:t xml:space="preserve"> </w:t>
      </w:r>
      <w:r w:rsidRPr="00805397">
        <w:rPr>
          <w:rFonts w:asciiTheme="majorHAnsi" w:hAnsiTheme="majorHAnsi"/>
          <w:sz w:val="16"/>
          <w:rPrChange w:id="2265" w:author="秦蓓嘉" w:date="2026-04-12T19:27:00Z">
            <w:rPr>
              <w:spacing w:val="-2"/>
            </w:rPr>
          </w:rPrChange>
        </w:rPr>
        <w:t xml:space="preserve">Plots of </w:t>
      </w:r>
      <w:ins w:id="2266" w:author="秦蓓嘉" w:date="2026-04-12T19:27:00Z">
        <w:r w:rsidRPr="00805397">
          <w:rPr>
            <w:rFonts w:asciiTheme="majorHAnsi" w:hAnsiTheme="majorHAnsi"/>
            <w:sz w:val="16"/>
            <w:szCs w:val="16"/>
          </w:rPr>
          <w:t xml:space="preserve">preferred </w:t>
        </w:r>
      </w:ins>
      <w:r w:rsidRPr="00805397">
        <w:rPr>
          <w:rFonts w:asciiTheme="majorHAnsi" w:hAnsiTheme="majorHAnsi"/>
          <w:sz w:val="16"/>
          <w:rPrChange w:id="2267" w:author="秦蓓嘉" w:date="2026-04-12T19:27:00Z">
            <w:rPr>
              <w:spacing w:val="-2"/>
            </w:rPr>
          </w:rPrChange>
        </w:rPr>
        <w:t xml:space="preserve">skin </w:t>
      </w:r>
      <w:del w:id="2268" w:author="秦蓓嘉" w:date="2026-04-12T19:27:00Z">
        <w:r w:rsidR="00E85AD3" w:rsidRPr="006F2F64">
          <w:rPr>
            <w:spacing w:val="-2"/>
          </w:rPr>
          <w:delText>colour</w:delText>
        </w:r>
        <w:r w:rsidR="00617501" w:rsidRPr="006F2F64">
          <w:rPr>
            <w:spacing w:val="-10"/>
          </w:rPr>
          <w:delText xml:space="preserve"> </w:delText>
        </w:r>
        <w:r w:rsidR="00617501" w:rsidRPr="006F2F64">
          <w:rPr>
            <w:spacing w:val="-2"/>
          </w:rPr>
          <w:delText>preference</w:delText>
        </w:r>
      </w:del>
      <w:ins w:id="2269" w:author="秦蓓嘉" w:date="2026-04-12T19:27:00Z">
        <w:r w:rsidR="00001EF1" w:rsidRPr="00805397">
          <w:rPr>
            <w:rFonts w:asciiTheme="majorHAnsi" w:hAnsiTheme="majorHAnsi"/>
            <w:sz w:val="16"/>
            <w:szCs w:val="16"/>
          </w:rPr>
          <w:t>color</w:t>
        </w:r>
      </w:ins>
      <w:r w:rsidRPr="00805397">
        <w:rPr>
          <w:rFonts w:asciiTheme="majorHAnsi" w:hAnsiTheme="majorHAnsi"/>
          <w:sz w:val="16"/>
          <w:rPrChange w:id="2270" w:author="秦蓓嘉" w:date="2026-04-12T19:27:00Z">
            <w:rPr>
              <w:spacing w:val="-11"/>
            </w:rPr>
          </w:rPrChange>
        </w:rPr>
        <w:t xml:space="preserve"> </w:t>
      </w:r>
      <w:r w:rsidRPr="00805397">
        <w:rPr>
          <w:rFonts w:asciiTheme="majorHAnsi" w:hAnsiTheme="majorHAnsi"/>
          <w:sz w:val="16"/>
          <w:rPrChange w:id="2271" w:author="秦蓓嘉" w:date="2026-04-12T19:27:00Z">
            <w:rPr>
              <w:spacing w:val="-2"/>
            </w:rPr>
          </w:rPrChange>
        </w:rPr>
        <w:t>ellipses of</w:t>
      </w:r>
      <w:r w:rsidRPr="00805397">
        <w:rPr>
          <w:rFonts w:asciiTheme="majorHAnsi" w:hAnsiTheme="majorHAnsi"/>
          <w:sz w:val="16"/>
          <w:rPrChange w:id="2272" w:author="秦蓓嘉" w:date="2026-04-12T19:27:00Z">
            <w:rPr>
              <w:spacing w:val="-11"/>
            </w:rPr>
          </w:rPrChange>
        </w:rPr>
        <w:t xml:space="preserve"> </w:t>
      </w:r>
      <w:r w:rsidRPr="00805397">
        <w:rPr>
          <w:rFonts w:asciiTheme="majorHAnsi" w:hAnsiTheme="majorHAnsi"/>
          <w:sz w:val="16"/>
          <w:rPrChange w:id="2273" w:author="秦蓓嘉" w:date="2026-04-12T19:27:00Z">
            <w:rPr>
              <w:spacing w:val="-2"/>
            </w:rPr>
          </w:rPrChange>
        </w:rPr>
        <w:t>the 4</w:t>
      </w:r>
      <w:r w:rsidRPr="00805397">
        <w:rPr>
          <w:rFonts w:asciiTheme="majorHAnsi" w:hAnsiTheme="majorHAnsi"/>
          <w:sz w:val="16"/>
          <w:rPrChange w:id="2274" w:author="秦蓓嘉" w:date="2026-04-12T19:27:00Z">
            <w:rPr>
              <w:spacing w:val="-10"/>
            </w:rPr>
          </w:rPrChange>
        </w:rPr>
        <w:t xml:space="preserve"> </w:t>
      </w:r>
      <w:r w:rsidRPr="00805397">
        <w:rPr>
          <w:rFonts w:asciiTheme="majorHAnsi" w:hAnsiTheme="majorHAnsi"/>
          <w:sz w:val="16"/>
          <w:rPrChange w:id="2275" w:author="秦蓓嘉" w:date="2026-04-12T19:27:00Z">
            <w:rPr>
              <w:spacing w:val="-2"/>
            </w:rPr>
          </w:rPrChange>
        </w:rPr>
        <w:t>model ethnicities</w:t>
      </w:r>
      <w:r w:rsidRPr="00805397">
        <w:rPr>
          <w:rFonts w:asciiTheme="majorHAnsi" w:hAnsiTheme="majorHAnsi"/>
          <w:sz w:val="16"/>
          <w:rPrChange w:id="2276" w:author="秦蓓嘉" w:date="2026-04-12T19:27:00Z">
            <w:rPr>
              <w:spacing w:val="-10"/>
            </w:rPr>
          </w:rPrChange>
        </w:rPr>
        <w:t xml:space="preserve"> </w:t>
      </w:r>
      <w:r w:rsidRPr="00805397">
        <w:rPr>
          <w:rFonts w:asciiTheme="majorHAnsi" w:hAnsiTheme="majorHAnsi"/>
          <w:sz w:val="16"/>
          <w:rPrChange w:id="2277" w:author="秦蓓嘉" w:date="2026-04-12T19:27:00Z">
            <w:rPr>
              <w:spacing w:val="-2"/>
            </w:rPr>
          </w:rPrChange>
        </w:rPr>
        <w:t>in</w:t>
      </w:r>
      <w:r w:rsidRPr="00805397">
        <w:rPr>
          <w:rFonts w:asciiTheme="majorHAnsi" w:hAnsiTheme="majorHAnsi"/>
          <w:sz w:val="16"/>
          <w:rPrChange w:id="2278" w:author="秦蓓嘉" w:date="2026-04-12T19:27:00Z">
            <w:rPr>
              <w:spacing w:val="-11"/>
            </w:rPr>
          </w:rPrChange>
        </w:rPr>
        <w:t xml:space="preserve"> </w:t>
      </w:r>
      <w:del w:id="2279" w:author="秦蓓嘉" w:date="2026-04-12T19:27:00Z">
        <w:r w:rsidR="00617501" w:rsidRPr="006F2F64">
          <w:rPr>
            <w:spacing w:val="-2"/>
          </w:rPr>
          <w:delText>different</w:delText>
        </w:r>
      </w:del>
      <w:ins w:id="2280" w:author="秦蓓嘉" w:date="2026-04-12T19:27:00Z">
        <w:r w:rsidRPr="00805397">
          <w:rPr>
            <w:rFonts w:asciiTheme="majorHAnsi" w:hAnsiTheme="majorHAnsi"/>
            <w:sz w:val="16"/>
            <w:szCs w:val="16"/>
          </w:rPr>
          <w:t>the</w:t>
        </w:r>
      </w:ins>
      <w:r w:rsidRPr="00805397">
        <w:rPr>
          <w:rFonts w:asciiTheme="majorHAnsi" w:hAnsiTheme="majorHAnsi"/>
          <w:sz w:val="16"/>
          <w:rPrChange w:id="2281" w:author="秦蓓嘉" w:date="2026-04-12T19:27:00Z">
            <w:rPr>
              <w:spacing w:val="-11"/>
            </w:rPr>
          </w:rPrChange>
        </w:rPr>
        <w:t xml:space="preserve"> </w:t>
      </w:r>
      <w:r w:rsidRPr="00805397">
        <w:rPr>
          <w:rFonts w:asciiTheme="majorHAnsi" w:hAnsiTheme="majorHAnsi"/>
          <w:sz w:val="16"/>
          <w:rPrChange w:id="2282" w:author="秦蓓嘉" w:date="2026-04-12T19:27:00Z">
            <w:rPr>
              <w:spacing w:val="-2"/>
            </w:rPr>
          </w:rPrChange>
        </w:rPr>
        <w:t>scene</w:t>
      </w:r>
      <w:r w:rsidRPr="00805397">
        <w:rPr>
          <w:rFonts w:asciiTheme="majorHAnsi" w:hAnsiTheme="majorHAnsi"/>
          <w:sz w:val="16"/>
          <w:rPrChange w:id="2283" w:author="秦蓓嘉" w:date="2026-04-12T19:27:00Z">
            <w:rPr>
              <w:spacing w:val="-10"/>
            </w:rPr>
          </w:rPrChange>
        </w:rPr>
        <w:t xml:space="preserve"> </w:t>
      </w:r>
      <w:r w:rsidRPr="00805397">
        <w:rPr>
          <w:rFonts w:asciiTheme="majorHAnsi" w:hAnsiTheme="majorHAnsi"/>
          <w:sz w:val="16"/>
          <w:rPrChange w:id="2284" w:author="秦蓓嘉" w:date="2026-04-12T19:27:00Z">
            <w:rPr>
              <w:spacing w:val="-2"/>
            </w:rPr>
          </w:rPrChange>
        </w:rPr>
        <w:t>types</w:t>
      </w:r>
      <w:del w:id="2285" w:author="秦蓓嘉" w:date="2026-04-12T19:27:00Z">
        <w:r w:rsidR="00617501" w:rsidRPr="006F2F64">
          <w:rPr>
            <w:spacing w:val="-2"/>
          </w:rPr>
          <w:delText>:</w:delText>
        </w:r>
      </w:del>
      <w:ins w:id="2286" w:author="秦蓓嘉" w:date="2026-04-12T19:27:00Z">
        <w:r w:rsidRPr="00805397">
          <w:rPr>
            <w:rFonts w:asciiTheme="majorHAnsi" w:hAnsiTheme="majorHAnsi"/>
            <w:sz w:val="16"/>
            <w:szCs w:val="16"/>
          </w:rPr>
          <w:t xml:space="preserve"> of</w:t>
        </w:r>
      </w:ins>
      <w:r w:rsidRPr="00805397">
        <w:rPr>
          <w:rFonts w:asciiTheme="majorHAnsi" w:hAnsiTheme="majorHAnsi"/>
          <w:sz w:val="16"/>
          <w:rPrChange w:id="2287" w:author="秦蓓嘉" w:date="2026-04-12T19:27:00Z">
            <w:rPr>
              <w:spacing w:val="-2"/>
            </w:rPr>
          </w:rPrChange>
        </w:rPr>
        <w:t xml:space="preserve"> (a)</w:t>
      </w:r>
      <w:r w:rsidRPr="00805397">
        <w:rPr>
          <w:rFonts w:asciiTheme="majorHAnsi" w:hAnsiTheme="majorHAnsi"/>
          <w:sz w:val="16"/>
          <w:rPrChange w:id="2288" w:author="秦蓓嘉" w:date="2026-04-12T19:27:00Z">
            <w:rPr>
              <w:spacing w:val="-11"/>
            </w:rPr>
          </w:rPrChange>
        </w:rPr>
        <w:t xml:space="preserve"> </w:t>
      </w:r>
      <w:del w:id="2289" w:author="秦蓓嘉" w:date="2026-04-12T19:27:00Z">
        <w:r w:rsidR="00617501" w:rsidRPr="006F2F64">
          <w:rPr>
            <w:spacing w:val="-2"/>
          </w:rPr>
          <w:delText>Indoor.</w:delText>
        </w:r>
      </w:del>
      <w:ins w:id="2290" w:author="秦蓓嘉" w:date="2026-04-12T19:27:00Z">
        <w:r w:rsidR="00EF5F07" w:rsidRPr="00805397">
          <w:rPr>
            <w:rFonts w:asciiTheme="majorHAnsi" w:hAnsiTheme="majorHAnsi"/>
            <w:sz w:val="16"/>
            <w:szCs w:val="16"/>
          </w:rPr>
          <w:t>indoor</w:t>
        </w:r>
        <w:r w:rsidR="00250DB8" w:rsidRPr="00805397">
          <w:rPr>
            <w:rFonts w:asciiTheme="majorHAnsi" w:hAnsiTheme="majorHAnsi"/>
            <w:sz w:val="16"/>
            <w:szCs w:val="16"/>
          </w:rPr>
          <w:t>,</w:t>
        </w:r>
      </w:ins>
      <w:r w:rsidRPr="00805397">
        <w:rPr>
          <w:rFonts w:asciiTheme="majorHAnsi" w:hAnsiTheme="majorHAnsi"/>
          <w:sz w:val="16"/>
          <w:rPrChange w:id="2291" w:author="秦蓓嘉" w:date="2026-04-12T19:27:00Z">
            <w:rPr/>
          </w:rPrChange>
        </w:rPr>
        <w:t xml:space="preserve"> </w:t>
      </w:r>
      <w:r w:rsidRPr="00805397">
        <w:rPr>
          <w:rFonts w:asciiTheme="majorHAnsi" w:hAnsiTheme="majorHAnsi"/>
          <w:sz w:val="16"/>
          <w:rPrChange w:id="2292" w:author="秦蓓嘉" w:date="2026-04-12T19:27:00Z">
            <w:rPr>
              <w:spacing w:val="-2"/>
            </w:rPr>
          </w:rPrChange>
        </w:rPr>
        <w:t xml:space="preserve">(b) </w:t>
      </w:r>
      <w:del w:id="2293" w:author="秦蓓嘉" w:date="2026-04-12T19:27:00Z">
        <w:r w:rsidR="00617501" w:rsidRPr="006F2F64">
          <w:delText>Outdoor.</w:delText>
        </w:r>
      </w:del>
      <w:ins w:id="2294" w:author="秦蓓嘉" w:date="2026-04-12T19:27:00Z">
        <w:r w:rsidRPr="00805397">
          <w:rPr>
            <w:rFonts w:asciiTheme="majorHAnsi" w:hAnsiTheme="majorHAnsi"/>
            <w:sz w:val="16"/>
            <w:szCs w:val="16"/>
          </w:rPr>
          <w:t>outdoor</w:t>
        </w:r>
        <w:r w:rsidR="00250DB8" w:rsidRPr="00805397">
          <w:rPr>
            <w:rFonts w:asciiTheme="majorHAnsi" w:hAnsiTheme="majorHAnsi"/>
            <w:sz w:val="16"/>
            <w:szCs w:val="16"/>
          </w:rPr>
          <w:t>,</w:t>
        </w:r>
      </w:ins>
      <w:r w:rsidRPr="00805397">
        <w:rPr>
          <w:rFonts w:asciiTheme="majorHAnsi" w:hAnsiTheme="majorHAnsi"/>
          <w:sz w:val="16"/>
          <w:rPrChange w:id="2295" w:author="秦蓓嘉" w:date="2026-04-12T19:27:00Z">
            <w:rPr/>
          </w:rPrChange>
        </w:rPr>
        <w:t xml:space="preserve"> (c) </w:t>
      </w:r>
      <w:del w:id="2296" w:author="秦蓓嘉" w:date="2026-04-12T19:27:00Z">
        <w:r w:rsidR="00617501" w:rsidRPr="006F2F64">
          <w:delText>Sunset.</w:delText>
        </w:r>
      </w:del>
      <w:ins w:id="2297" w:author="秦蓓嘉" w:date="2026-04-12T19:27:00Z">
        <w:r w:rsidRPr="00805397">
          <w:rPr>
            <w:rFonts w:asciiTheme="majorHAnsi" w:hAnsiTheme="majorHAnsi"/>
            <w:sz w:val="16"/>
            <w:szCs w:val="16"/>
          </w:rPr>
          <w:t>sunset</w:t>
        </w:r>
        <w:r w:rsidR="00250DB8" w:rsidRPr="00805397">
          <w:rPr>
            <w:rFonts w:asciiTheme="majorHAnsi" w:hAnsiTheme="majorHAnsi"/>
            <w:sz w:val="16"/>
            <w:szCs w:val="16"/>
          </w:rPr>
          <w:t>,</w:t>
        </w:r>
      </w:ins>
      <w:r w:rsidR="00250DB8" w:rsidRPr="00805397">
        <w:rPr>
          <w:rFonts w:asciiTheme="majorHAnsi" w:hAnsiTheme="majorHAnsi"/>
          <w:sz w:val="16"/>
          <w:rPrChange w:id="2298" w:author="秦蓓嘉" w:date="2026-04-12T19:27:00Z">
            <w:rPr/>
          </w:rPrChange>
        </w:rPr>
        <w:t xml:space="preserve"> </w:t>
      </w:r>
      <w:r w:rsidRPr="00805397">
        <w:rPr>
          <w:rFonts w:asciiTheme="majorHAnsi" w:hAnsiTheme="majorHAnsi"/>
          <w:sz w:val="16"/>
          <w:rPrChange w:id="2299" w:author="秦蓓嘉" w:date="2026-04-12T19:27:00Z">
            <w:rPr/>
          </w:rPrChange>
        </w:rPr>
        <w:t xml:space="preserve">(d) </w:t>
      </w:r>
      <w:del w:id="2300" w:author="秦蓓嘉" w:date="2026-04-12T19:27:00Z">
        <w:r w:rsidR="00617501" w:rsidRPr="006F2F64">
          <w:delText>Night</w:delText>
        </w:r>
      </w:del>
      <w:ins w:id="2301" w:author="秦蓓嘉" w:date="2026-04-12T19:27:00Z">
        <w:r w:rsidRPr="00805397">
          <w:rPr>
            <w:rFonts w:asciiTheme="majorHAnsi" w:hAnsiTheme="majorHAnsi"/>
            <w:sz w:val="16"/>
            <w:szCs w:val="16"/>
          </w:rPr>
          <w:t>night</w:t>
        </w:r>
      </w:ins>
      <w:r w:rsidRPr="00805397">
        <w:rPr>
          <w:rFonts w:asciiTheme="majorHAnsi" w:hAnsiTheme="majorHAnsi"/>
          <w:sz w:val="16"/>
          <w:rPrChange w:id="2302" w:author="秦蓓嘉" w:date="2026-04-12T19:27:00Z">
            <w:rPr/>
          </w:rPrChange>
        </w:rPr>
        <w:t xml:space="preserve">. The 4 skin colors in the PMC chart are </w:t>
      </w:r>
      <w:ins w:id="2303" w:author="秦蓓嘉" w:date="2026-04-12T19:27:00Z">
        <w:r w:rsidRPr="00805397">
          <w:rPr>
            <w:rFonts w:asciiTheme="majorHAnsi" w:hAnsiTheme="majorHAnsi"/>
            <w:sz w:val="16"/>
            <w:szCs w:val="16"/>
          </w:rPr>
          <w:t xml:space="preserve">also </w:t>
        </w:r>
      </w:ins>
      <w:r w:rsidRPr="00805397">
        <w:rPr>
          <w:rFonts w:asciiTheme="majorHAnsi" w:hAnsiTheme="majorHAnsi"/>
          <w:sz w:val="16"/>
          <w:rPrChange w:id="2304" w:author="秦蓓嘉" w:date="2026-04-12T19:27:00Z">
            <w:rPr/>
          </w:rPrChange>
        </w:rPr>
        <w:t xml:space="preserve">plotted in square. </w:t>
      </w:r>
    </w:p>
    <w:p w14:paraId="1A0F1F85" w14:textId="39467E26" w:rsidR="00C73146" w:rsidRPr="00805397" w:rsidRDefault="00C73146" w:rsidP="00EC36CB">
      <w:pPr>
        <w:pStyle w:val="09BodyFirstParagraph"/>
      </w:pPr>
      <w:bookmarkStart w:id="2305" w:name="_bookmark18"/>
      <w:bookmarkStart w:id="2306" w:name="_bookmark19"/>
      <w:bookmarkEnd w:id="2251"/>
      <w:bookmarkEnd w:id="2252"/>
      <w:bookmarkEnd w:id="2305"/>
      <w:bookmarkEnd w:id="2306"/>
      <w:r w:rsidRPr="00805397">
        <w:t xml:space="preserve">From </w:t>
      </w:r>
      <w:del w:id="2307" w:author="秦蓓嘉" w:date="2026-04-12T19:27:00Z">
        <w:r w:rsidRPr="00794629">
          <w:delText>the figure</w:delText>
        </w:r>
      </w:del>
      <w:ins w:id="2308" w:author="秦蓓嘉" w:date="2026-04-12T19:27:00Z">
        <w:r w:rsidR="00C80A46" w:rsidRPr="00805397">
          <w:rPr>
            <w:rFonts w:hint="eastAsia"/>
            <w:lang w:eastAsia="zh-CN"/>
          </w:rPr>
          <w:t>F</w:t>
        </w:r>
        <w:r w:rsidRPr="00805397">
          <w:t>igure</w:t>
        </w:r>
        <w:r w:rsidR="00EF5F07" w:rsidRPr="00805397">
          <w:t xml:space="preserve"> 11</w:t>
        </w:r>
      </w:ins>
      <w:r w:rsidRPr="00805397">
        <w:t xml:space="preserve">, it can </w:t>
      </w:r>
      <w:r w:rsidR="00571D80" w:rsidRPr="00805397">
        <w:t xml:space="preserve">be </w:t>
      </w:r>
      <w:del w:id="2309" w:author="秦蓓嘉" w:date="2026-04-12T19:27:00Z">
        <w:r w:rsidRPr="00794629">
          <w:delText>concluded</w:delText>
        </w:r>
      </w:del>
      <w:ins w:id="2310" w:author="秦蓓嘉" w:date="2026-04-12T19:27:00Z">
        <w:r w:rsidR="000C0377" w:rsidRPr="00805397">
          <w:t>summarized</w:t>
        </w:r>
      </w:ins>
      <w:r w:rsidRPr="00805397">
        <w:t xml:space="preserve"> that the ellipses for the Asian, Caucasian, and South Asian groups are similar in both center and size, while the ellipse for the African group differs, </w:t>
      </w:r>
      <w:r w:rsidR="00724307">
        <w:t>being</w:t>
      </w:r>
      <w:r w:rsidRPr="00805397">
        <w:t xml:space="preserve"> </w:t>
      </w:r>
      <w:ins w:id="2311" w:author="秦蓓嘉" w:date="2026-04-12T19:27:00Z">
        <w:r w:rsidR="000C7DC3" w:rsidRPr="00805397">
          <w:t xml:space="preserve">much </w:t>
        </w:r>
      </w:ins>
      <w:r w:rsidRPr="00805397">
        <w:t>smaller in size</w:t>
      </w:r>
      <w:ins w:id="2312" w:author="秦蓓嘉" w:date="2026-04-12T19:27:00Z">
        <w:r w:rsidR="00571D80" w:rsidRPr="00805397">
          <w:t xml:space="preserve"> and lower chroma</w:t>
        </w:r>
        <w:r w:rsidR="00EF5F07" w:rsidRPr="00805397">
          <w:t xml:space="preserve"> for color center</w:t>
        </w:r>
      </w:ins>
      <w:r w:rsidRPr="00805397">
        <w:t>.</w:t>
      </w:r>
    </w:p>
    <w:p w14:paraId="1314DEBA" w14:textId="60625756" w:rsidR="00C73146" w:rsidRPr="00805397" w:rsidRDefault="00C73146" w:rsidP="00C73146">
      <w:pPr>
        <w:pStyle w:val="09BodyFirstParagraph"/>
      </w:pPr>
      <w:r w:rsidRPr="00805397">
        <w:t xml:space="preserve">The preference centers for the Caucasian and Asian groups exhibit the smallest and largest hue angles, respectively, indicating that </w:t>
      </w:r>
      <w:del w:id="2313" w:author="秦蓓嘉" w:date="2026-04-12T19:27:00Z">
        <w:r w:rsidRPr="00794629">
          <w:delText>Chinese</w:delText>
        </w:r>
      </w:del>
      <w:ins w:id="2314" w:author="秦蓓嘉" w:date="2026-04-12T19:27:00Z">
        <w:r w:rsidR="00C80A46" w:rsidRPr="00805397">
          <w:rPr>
            <w:rFonts w:hint="eastAsia"/>
            <w:lang w:eastAsia="zh-CN"/>
          </w:rPr>
          <w:t>Asian</w:t>
        </w:r>
      </w:ins>
      <w:r w:rsidRPr="00805397">
        <w:t xml:space="preserve"> observers prefer more reddish skin tones for Caucasian models and more yellowish skin tones for Asian models.</w:t>
      </w:r>
      <w:ins w:id="2315" w:author="秦蓓嘉" w:date="2026-04-12T19:27:00Z">
        <w:r w:rsidR="00571D80" w:rsidRPr="00805397">
          <w:t xml:space="preserve"> </w:t>
        </w:r>
      </w:ins>
    </w:p>
    <w:p w14:paraId="03341B0E" w14:textId="569CA1A6" w:rsidR="00C73146" w:rsidRPr="00805397" w:rsidRDefault="00C73146" w:rsidP="00C73146">
      <w:pPr>
        <w:pStyle w:val="09BodyFirstParagraph"/>
      </w:pPr>
      <w:r w:rsidRPr="00805397">
        <w:t>The chroma values for the Asian, Caucasian, and South Asian groups are generally similar, while the African group has relatively lower chroma, due to its lower skin lightness.</w:t>
      </w:r>
      <w:ins w:id="2316" w:author="秦蓓嘉" w:date="2026-04-12T19:27:00Z">
        <w:r w:rsidR="00571D80" w:rsidRPr="00805397">
          <w:t xml:space="preserve"> The PMC skin </w:t>
        </w:r>
        <w:r w:rsidR="00001EF1" w:rsidRPr="00805397">
          <w:t>color</w:t>
        </w:r>
        <w:r w:rsidR="00571D80" w:rsidRPr="00805397">
          <w:t xml:space="preserve">s give good agreement for all ethnicities except </w:t>
        </w:r>
        <w:r w:rsidR="00EA480D" w:rsidRPr="00805397">
          <w:t xml:space="preserve">that of </w:t>
        </w:r>
        <w:r w:rsidR="00571D80" w:rsidRPr="00805397">
          <w:t xml:space="preserve">African. </w:t>
        </w:r>
      </w:ins>
    </w:p>
    <w:p w14:paraId="39076380" w14:textId="794FE81D" w:rsidR="00C73146" w:rsidRPr="00805397" w:rsidRDefault="00C73146" w:rsidP="00C73146">
      <w:pPr>
        <w:pStyle w:val="09BodyFirstParagraph"/>
      </w:pPr>
      <w:del w:id="2317" w:author="秦蓓嘉" w:date="2026-04-12T19:27:00Z">
        <w:r w:rsidRPr="00794629">
          <w:delText>Additionally,</w:delText>
        </w:r>
      </w:del>
      <w:ins w:id="2318" w:author="秦蓓嘉" w:date="2026-04-12T19:27:00Z">
        <w:r w:rsidR="005B6545" w:rsidRPr="00805397">
          <w:t>Figure 12 shows that</w:t>
        </w:r>
      </w:ins>
      <w:r w:rsidRPr="00805397">
        <w:t xml:space="preserve"> the chroma values for all skin tones are higher in indoor and night scenes, </w:t>
      </w:r>
      <w:del w:id="2319" w:author="秦蓓嘉" w:date="2026-04-12T19:27:00Z">
        <w:r w:rsidRPr="00794629">
          <w:delText>and lower</w:delText>
        </w:r>
      </w:del>
      <w:ins w:id="2320" w:author="秦蓓嘉" w:date="2026-04-12T19:27:00Z">
        <w:r w:rsidR="000C7DC3" w:rsidRPr="00805397">
          <w:rPr>
            <w:rFonts w:hint="eastAsia"/>
            <w:lang w:eastAsia="zh-CN"/>
          </w:rPr>
          <w:t>t</w:t>
        </w:r>
        <w:r w:rsidR="000C7DC3" w:rsidRPr="00805397">
          <w:rPr>
            <w:lang w:eastAsia="zh-CN"/>
          </w:rPr>
          <w:t>han those</w:t>
        </w:r>
      </w:ins>
      <w:r w:rsidRPr="00805397">
        <w:t xml:space="preserve"> in outdoor and sunset scenes.</w:t>
      </w:r>
    </w:p>
    <w:p w14:paraId="18CB6183" w14:textId="77777777" w:rsidR="00954025" w:rsidRPr="00805397" w:rsidRDefault="00954025">
      <w:pPr>
        <w:pStyle w:val="09BodyFirstParagraph"/>
      </w:pPr>
    </w:p>
    <w:p w14:paraId="6A903DAE" w14:textId="2DD893A6" w:rsidR="00954025" w:rsidRPr="00805397" w:rsidRDefault="00617501">
      <w:pPr>
        <w:pStyle w:val="08SectionHeader2"/>
        <w:outlineLvl w:val="1"/>
        <w:rPr>
          <w:w w:val="95"/>
        </w:rPr>
      </w:pPr>
      <w:del w:id="2321" w:author="秦蓓嘉" w:date="2026-04-12T19:27:00Z">
        <w:r w:rsidRPr="00794629">
          <w:delText>3.</w:delText>
        </w:r>
      </w:del>
      <w:r w:rsidR="00416761" w:rsidRPr="00805397">
        <w:t>4.</w:t>
      </w:r>
      <w:del w:id="2322" w:author="秦蓓嘉" w:date="2026-04-12T19:27:00Z">
        <w:r w:rsidR="00634A96" w:rsidRPr="00794629">
          <w:delText>2</w:delText>
        </w:r>
      </w:del>
      <w:ins w:id="2323" w:author="秦蓓嘉" w:date="2026-04-12T19:27:00Z">
        <w:r w:rsidR="00416761" w:rsidRPr="00805397">
          <w:t>3</w:t>
        </w:r>
      </w:ins>
      <w:r w:rsidR="00634A96" w:rsidRPr="00805397">
        <w:t xml:space="preserve"> </w:t>
      </w:r>
      <w:r w:rsidRPr="00805397">
        <w:t xml:space="preserve">The Influence of </w:t>
      </w:r>
      <w:r w:rsidR="00787A35" w:rsidRPr="00805397">
        <w:t>Impression</w:t>
      </w:r>
      <w:r w:rsidR="00634A96" w:rsidRPr="00805397">
        <w:t xml:space="preserve"> Scales</w:t>
      </w:r>
      <w:r w:rsidRPr="00805397">
        <w:t xml:space="preserve"> on Skin </w:t>
      </w:r>
      <w:del w:id="2324" w:author="秦蓓嘉" w:date="2026-04-12T19:27:00Z">
        <w:r w:rsidR="00E85AD3" w:rsidRPr="00794629">
          <w:delText>Colour</w:delText>
        </w:r>
      </w:del>
      <w:ins w:id="2325" w:author="秦蓓嘉" w:date="2026-04-12T19:27:00Z">
        <w:r w:rsidR="00001EF1" w:rsidRPr="00805397">
          <w:t>Color</w:t>
        </w:r>
      </w:ins>
      <w:r w:rsidRPr="00805397">
        <w:t xml:space="preserve"> Preference</w:t>
      </w:r>
    </w:p>
    <w:p w14:paraId="75DE72CB" w14:textId="215A2119" w:rsidR="00954025" w:rsidRPr="00805397" w:rsidRDefault="00A17A88">
      <w:pPr>
        <w:pStyle w:val="09BodyFirstParagraph"/>
      </w:pPr>
      <w:del w:id="2326" w:author="秦蓓嘉" w:date="2026-04-12T19:27:00Z">
        <w:r w:rsidRPr="006F2F64">
          <w:fldChar w:fldCharType="begin"/>
        </w:r>
        <w:r w:rsidRPr="00794629">
          <w:delInstrText xml:space="preserve"> REF _Ref216969311 \h </w:delInstrText>
        </w:r>
        <w:r w:rsidR="00794629">
          <w:delInstrText xml:space="preserve"> \* MERGEFORMAT </w:delInstrText>
        </w:r>
        <w:r w:rsidRPr="006F2F64">
          <w:fldChar w:fldCharType="separate"/>
        </w:r>
        <w:r w:rsidR="00794629" w:rsidRPr="006F2F64">
          <w:rPr>
            <w:rFonts w:ascii="Tahoma" w:eastAsia="Tahoma" w:hAnsi="Tahoma" w:cs="Tahoma"/>
            <w:b/>
            <w:sz w:val="16"/>
            <w:szCs w:val="16"/>
          </w:rPr>
          <w:delText xml:space="preserve">Figure </w:delText>
        </w:r>
        <w:r w:rsidR="00794629" w:rsidRPr="00794629">
          <w:rPr>
            <w:rFonts w:ascii="Tahoma" w:eastAsia="Tahoma" w:hAnsi="Tahoma" w:cs="Tahoma"/>
            <w:b/>
            <w:noProof/>
            <w:sz w:val="16"/>
            <w:szCs w:val="16"/>
          </w:rPr>
          <w:delText>11</w:delText>
        </w:r>
        <w:r w:rsidRPr="006F2F64">
          <w:fldChar w:fldCharType="end"/>
        </w:r>
        <w:r w:rsidR="00617501" w:rsidRPr="00794629">
          <w:delText xml:space="preserve"> illustrates</w:delText>
        </w:r>
      </w:del>
      <w:ins w:id="2327" w:author="秦蓓嘉" w:date="2026-04-12T19:27:00Z">
        <w:r w:rsidR="00A61CB1" w:rsidRPr="0092682B">
          <w:fldChar w:fldCharType="begin"/>
        </w:r>
        <w:r w:rsidR="00A61CB1" w:rsidRPr="0092682B">
          <w:instrText xml:space="preserve"> REF _Ref225256988 \h </w:instrText>
        </w:r>
        <w:r w:rsidR="00BF2848" w:rsidRPr="0092682B">
          <w:instrText xml:space="preserve"> \* MERGEFORMAT </w:instrText>
        </w:r>
        <w:r w:rsidR="00A61CB1" w:rsidRPr="0092682B">
          <w:fldChar w:fldCharType="separate"/>
        </w:r>
        <w:r w:rsidR="00355FDE" w:rsidRPr="0092682B">
          <w:t>Figure 13</w:t>
        </w:r>
        <w:r w:rsidR="00A61CB1" w:rsidRPr="0092682B">
          <w:fldChar w:fldCharType="end"/>
        </w:r>
        <w:r w:rsidR="00617501" w:rsidRPr="0092682B">
          <w:t xml:space="preserve"> </w:t>
        </w:r>
        <w:r w:rsidR="00D83003">
          <w:rPr>
            <w:sz w:val="22"/>
          </w:rPr>
          <w:t>shows</w:t>
        </w:r>
      </w:ins>
      <w:r w:rsidR="00617501" w:rsidRPr="00805397">
        <w:rPr>
          <w:sz w:val="22"/>
          <w:rPrChange w:id="2328" w:author="秦蓓嘉" w:date="2026-04-12T19:27:00Z">
            <w:rPr/>
          </w:rPrChange>
        </w:rPr>
        <w:t xml:space="preserve"> </w:t>
      </w:r>
      <w:r w:rsidR="00617501" w:rsidRPr="00805397">
        <w:t xml:space="preserve">the </w:t>
      </w:r>
      <w:del w:id="2329" w:author="秦蓓嘉" w:date="2026-04-12T19:27:00Z">
        <w:r w:rsidR="00E85AD3" w:rsidRPr="00794629">
          <w:delText>colour</w:delText>
        </w:r>
        <w:r w:rsidR="00617501" w:rsidRPr="00794629">
          <w:delText xml:space="preserve"> </w:delText>
        </w:r>
        <w:r w:rsidR="00DA374F" w:rsidRPr="00794629">
          <w:delText>impression</w:delText>
        </w:r>
      </w:del>
      <w:ins w:id="2330" w:author="秦蓓嘉" w:date="2026-04-12T19:27:00Z">
        <w:r w:rsidR="00001EF1" w:rsidRPr="00805397">
          <w:t>color</w:t>
        </w:r>
      </w:ins>
      <w:r w:rsidR="00617501" w:rsidRPr="00805397">
        <w:t xml:space="preserve"> centers</w:t>
      </w:r>
      <w:r w:rsidR="004A1ED8" w:rsidRPr="00805397">
        <w:t xml:space="preserve"> for different impression scales</w:t>
      </w:r>
      <w:r w:rsidR="00617501" w:rsidRPr="00805397">
        <w:t xml:space="preserve"> </w:t>
      </w:r>
      <w:r w:rsidR="004A1ED8" w:rsidRPr="00805397">
        <w:t xml:space="preserve">across </w:t>
      </w:r>
      <w:r w:rsidR="00617501" w:rsidRPr="00805397">
        <w:t xml:space="preserve">four different </w:t>
      </w:r>
      <w:r w:rsidR="00892331" w:rsidRPr="00805397">
        <w:t>model ethnicities</w:t>
      </w:r>
      <w:r w:rsidR="00617501" w:rsidRPr="00805397">
        <w:t xml:space="preserve">. </w:t>
      </w:r>
      <w:ins w:id="2331" w:author="秦蓓嘉" w:date="2026-04-12T19:27:00Z">
        <w:r w:rsidR="005B6545" w:rsidRPr="00805397">
          <w:t xml:space="preserve"> </w:t>
        </w:r>
      </w:ins>
    </w:p>
    <w:p w14:paraId="19B48DD5" w14:textId="77777777" w:rsidR="00954025" w:rsidRPr="00794629" w:rsidRDefault="0099688F">
      <w:pPr>
        <w:pStyle w:val="a5"/>
        <w:spacing w:before="129"/>
        <w:jc w:val="center"/>
        <w:rPr>
          <w:del w:id="2332" w:author="秦蓓嘉" w:date="2026-04-12T19:27:00Z"/>
          <w:sz w:val="20"/>
        </w:rPr>
      </w:pPr>
      <w:del w:id="2333" w:author="秦蓓嘉" w:date="2026-04-12T19:27:00Z">
        <w:r w:rsidRPr="006F2F64">
          <w:rPr>
            <w:noProof/>
          </w:rPr>
          <w:drawing>
            <wp:inline distT="0" distB="0" distL="0" distR="0" wp14:anchorId="48ACD2FB" wp14:editId="2926B350">
              <wp:extent cx="4814570" cy="1540510"/>
              <wp:effectExtent l="0" t="0" r="508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14570" cy="1540510"/>
                      </a:xfrm>
                      <a:prstGeom prst="rect">
                        <a:avLst/>
                      </a:prstGeom>
                      <a:noFill/>
                      <a:ln>
                        <a:noFill/>
                      </a:ln>
                    </pic:spPr>
                  </pic:pic>
                </a:graphicData>
              </a:graphic>
            </wp:inline>
          </w:drawing>
        </w:r>
      </w:del>
    </w:p>
    <w:p w14:paraId="3EB1DE60" w14:textId="77777777" w:rsidR="00954025" w:rsidRPr="00794629" w:rsidRDefault="00954025">
      <w:pPr>
        <w:pStyle w:val="a5"/>
        <w:spacing w:before="148"/>
        <w:jc w:val="center"/>
        <w:rPr>
          <w:del w:id="2334" w:author="秦蓓嘉" w:date="2026-04-12T19:27:00Z"/>
        </w:rPr>
      </w:pPr>
    </w:p>
    <w:p w14:paraId="0AC30447" w14:textId="249F145E" w:rsidR="0027685B" w:rsidRPr="00805397" w:rsidRDefault="00433C49" w:rsidP="0027685B">
      <w:pPr>
        <w:pStyle w:val="a5"/>
        <w:spacing w:before="148"/>
        <w:jc w:val="center"/>
        <w:rPr>
          <w:ins w:id="2335" w:author="秦蓓嘉" w:date="2026-04-12T19:27:00Z"/>
          <w:rFonts w:ascii="Arial" w:hAnsi="Arial" w:cs="Arial"/>
        </w:rPr>
      </w:pPr>
      <w:bookmarkStart w:id="2336" w:name="_Hlk226184951"/>
      <w:ins w:id="2337" w:author="秦蓓嘉" w:date="2026-04-12T19:27:00Z">
        <w:r w:rsidRPr="00805397">
          <w:rPr>
            <w:rFonts w:ascii="Arial" w:hAnsi="Arial" w:cs="Arial"/>
            <w:noProof/>
          </w:rPr>
          <w:drawing>
            <wp:inline distT="0" distB="0" distL="0" distR="0" wp14:anchorId="05DD120C" wp14:editId="33547D9C">
              <wp:extent cx="4814570" cy="1916321"/>
              <wp:effectExtent l="0" t="0" r="508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bined_legend1.png"/>
                      <pic:cNvPicPr/>
                    </pic:nvPicPr>
                    <pic:blipFill rotWithShape="1">
                      <a:blip r:embed="rId34" cstate="print">
                        <a:extLst>
                          <a:ext uri="{28A0092B-C50C-407E-A947-70E740481C1C}">
                            <a14:useLocalDpi xmlns:a14="http://schemas.microsoft.com/office/drawing/2010/main" val="0"/>
                          </a:ext>
                        </a:extLst>
                      </a:blip>
                      <a:srcRect l="9124" t="27192" r="35532" b="19904"/>
                      <a:stretch/>
                    </pic:blipFill>
                    <pic:spPr bwMode="auto">
                      <a:xfrm>
                        <a:off x="0" y="0"/>
                        <a:ext cx="4814570" cy="1916321"/>
                      </a:xfrm>
                      <a:prstGeom prst="rect">
                        <a:avLst/>
                      </a:prstGeom>
                      <a:ln>
                        <a:noFill/>
                      </a:ln>
                      <a:extLst>
                        <a:ext uri="{53640926-AAD7-44D8-BBD7-CCE9431645EC}">
                          <a14:shadowObscured xmlns:a14="http://schemas.microsoft.com/office/drawing/2010/main"/>
                        </a:ext>
                      </a:extLst>
                    </pic:spPr>
                  </pic:pic>
                </a:graphicData>
              </a:graphic>
            </wp:inline>
          </w:drawing>
        </w:r>
      </w:ins>
    </w:p>
    <w:p w14:paraId="7687D7C7" w14:textId="41B96591" w:rsidR="0027685B" w:rsidRPr="0092682B" w:rsidRDefault="0027685B" w:rsidP="0092682B">
      <w:pPr>
        <w:spacing w:before="120" w:after="120"/>
        <w:ind w:left="851" w:right="720" w:hanging="709"/>
        <w:rPr>
          <w:rFonts w:asciiTheme="majorHAnsi" w:hAnsiTheme="majorHAnsi"/>
          <w:sz w:val="16"/>
          <w:rPrChange w:id="2338" w:author="秦蓓嘉" w:date="2026-04-12T19:27:00Z">
            <w:rPr/>
          </w:rPrChange>
        </w:rPr>
        <w:pPrChange w:id="2339" w:author="秦蓓嘉" w:date="2026-04-12T19:27:00Z">
          <w:pPr>
            <w:pStyle w:val="af7"/>
          </w:pPr>
        </w:pPrChange>
      </w:pPr>
      <w:bookmarkStart w:id="2340" w:name="_Ref225256988"/>
      <w:bookmarkStart w:id="2341" w:name="_Ref216969311"/>
      <w:r w:rsidRPr="0092682B">
        <w:rPr>
          <w:rFonts w:asciiTheme="majorHAnsi" w:hAnsiTheme="majorHAnsi"/>
          <w:sz w:val="16"/>
          <w:rPrChange w:id="2342" w:author="秦蓓嘉" w:date="2026-04-12T19:27:00Z">
            <w:rPr>
              <w:rFonts w:ascii="Tahoma" w:hAnsi="Tahoma"/>
              <w:b/>
              <w:sz w:val="16"/>
            </w:rPr>
          </w:rPrChange>
        </w:rPr>
        <w:t xml:space="preserve">Figure </w:t>
      </w:r>
      <w:r w:rsidRPr="0092682B">
        <w:rPr>
          <w:rFonts w:asciiTheme="majorHAnsi" w:hAnsiTheme="majorHAnsi"/>
          <w:sz w:val="16"/>
          <w:rPrChange w:id="2343" w:author="秦蓓嘉" w:date="2026-04-12T19:27:00Z">
            <w:rPr>
              <w:rFonts w:ascii="Tahoma" w:hAnsi="Tahoma"/>
              <w:b/>
              <w:sz w:val="16"/>
            </w:rPr>
          </w:rPrChange>
        </w:rPr>
        <w:fldChar w:fldCharType="begin"/>
      </w:r>
      <w:r w:rsidRPr="0092682B">
        <w:rPr>
          <w:rFonts w:asciiTheme="majorHAnsi" w:hAnsiTheme="majorHAnsi"/>
          <w:sz w:val="16"/>
          <w:szCs w:val="16"/>
        </w:rPr>
        <w:instrText xml:space="preserve"> SEQ Figure \* ARABIC </w:instrText>
      </w:r>
      <w:r w:rsidRPr="0092682B">
        <w:rPr>
          <w:rFonts w:asciiTheme="majorHAnsi" w:hAnsiTheme="majorHAnsi"/>
          <w:sz w:val="16"/>
          <w:rPrChange w:id="2344" w:author="秦蓓嘉" w:date="2026-04-12T19:27:00Z">
            <w:rPr>
              <w:rFonts w:ascii="Tahoma" w:hAnsi="Tahoma"/>
              <w:b/>
              <w:sz w:val="16"/>
            </w:rPr>
          </w:rPrChange>
        </w:rPr>
        <w:fldChar w:fldCharType="separate"/>
      </w:r>
      <w:del w:id="2345" w:author="秦蓓嘉" w:date="2026-04-12T19:27:00Z">
        <w:r w:rsidR="00794629" w:rsidRPr="00794629">
          <w:rPr>
            <w:rFonts w:ascii="Tahoma" w:eastAsia="Tahoma" w:hAnsi="Tahoma" w:cs="Tahoma"/>
            <w:b/>
            <w:noProof/>
            <w:sz w:val="16"/>
            <w:szCs w:val="16"/>
          </w:rPr>
          <w:delText>11</w:delText>
        </w:r>
      </w:del>
      <w:ins w:id="2346" w:author="秦蓓嘉" w:date="2026-04-12T19:27:00Z">
        <w:r w:rsidR="000F0DF1">
          <w:rPr>
            <w:rFonts w:asciiTheme="majorHAnsi" w:hAnsiTheme="majorHAnsi"/>
            <w:noProof/>
            <w:sz w:val="16"/>
            <w:szCs w:val="16"/>
          </w:rPr>
          <w:t>13</w:t>
        </w:r>
      </w:ins>
      <w:r w:rsidRPr="0092682B">
        <w:rPr>
          <w:rFonts w:asciiTheme="majorHAnsi" w:hAnsiTheme="majorHAnsi"/>
          <w:sz w:val="16"/>
          <w:rPrChange w:id="2347" w:author="秦蓓嘉" w:date="2026-04-12T19:27:00Z">
            <w:rPr>
              <w:rFonts w:ascii="Tahoma" w:hAnsi="Tahoma"/>
              <w:b/>
              <w:sz w:val="16"/>
            </w:rPr>
          </w:rPrChange>
        </w:rPr>
        <w:fldChar w:fldCharType="end"/>
      </w:r>
      <w:bookmarkEnd w:id="2340"/>
      <w:bookmarkEnd w:id="2341"/>
      <w:ins w:id="2348" w:author="秦蓓嘉" w:date="2026-04-12T19:27:00Z">
        <w:r w:rsidRPr="0092682B">
          <w:rPr>
            <w:rFonts w:asciiTheme="majorHAnsi" w:hAnsiTheme="majorHAnsi"/>
            <w:sz w:val="16"/>
            <w:szCs w:val="16"/>
          </w:rPr>
          <w:t>.</w:t>
        </w:r>
      </w:ins>
      <w:r w:rsidRPr="0092682B">
        <w:rPr>
          <w:rFonts w:asciiTheme="majorHAnsi" w:hAnsiTheme="majorHAnsi"/>
          <w:sz w:val="16"/>
          <w:rPrChange w:id="2349" w:author="秦蓓嘉" w:date="2026-04-12T19:27:00Z">
            <w:rPr>
              <w:b/>
              <w:spacing w:val="80"/>
              <w:w w:val="150"/>
            </w:rPr>
          </w:rPrChange>
        </w:rPr>
        <w:t xml:space="preserve"> </w:t>
      </w:r>
      <w:r w:rsidRPr="0092682B">
        <w:rPr>
          <w:rFonts w:asciiTheme="majorHAnsi" w:hAnsiTheme="majorHAnsi"/>
          <w:sz w:val="16"/>
          <w:rPrChange w:id="2350" w:author="秦蓓嘉" w:date="2026-04-12T19:27:00Z">
            <w:rPr/>
          </w:rPrChange>
        </w:rPr>
        <w:t xml:space="preserve">Plots of </w:t>
      </w:r>
      <w:ins w:id="2351" w:author="秦蓓嘉" w:date="2026-04-12T19:27:00Z">
        <w:r w:rsidRPr="0092682B">
          <w:rPr>
            <w:rFonts w:asciiTheme="majorHAnsi" w:hAnsiTheme="majorHAnsi"/>
            <w:sz w:val="16"/>
            <w:szCs w:val="16"/>
          </w:rPr>
          <w:t xml:space="preserve">the </w:t>
        </w:r>
      </w:ins>
      <w:r w:rsidRPr="0092682B">
        <w:rPr>
          <w:rFonts w:asciiTheme="majorHAnsi" w:hAnsiTheme="majorHAnsi"/>
          <w:sz w:val="16"/>
          <w:rPrChange w:id="2352" w:author="秦蓓嘉" w:date="2026-04-12T19:27:00Z">
            <w:rPr/>
          </w:rPrChange>
        </w:rPr>
        <w:t xml:space="preserve">skin </w:t>
      </w:r>
      <w:del w:id="2353" w:author="秦蓓嘉" w:date="2026-04-12T19:27:00Z">
        <w:r w:rsidR="00E85AD3" w:rsidRPr="006F2F64">
          <w:delText>colour</w:delText>
        </w:r>
        <w:r w:rsidR="00617501" w:rsidRPr="006F2F64">
          <w:delText xml:space="preserve"> preference</w:delText>
        </w:r>
      </w:del>
      <w:ins w:id="2354" w:author="秦蓓嘉" w:date="2026-04-12T19:27:00Z">
        <w:r w:rsidR="00001EF1" w:rsidRPr="0092682B">
          <w:rPr>
            <w:rFonts w:asciiTheme="majorHAnsi" w:hAnsiTheme="majorHAnsi"/>
            <w:sz w:val="16"/>
            <w:szCs w:val="16"/>
          </w:rPr>
          <w:t>color</w:t>
        </w:r>
      </w:ins>
      <w:r w:rsidRPr="0092682B">
        <w:rPr>
          <w:rFonts w:asciiTheme="majorHAnsi" w:hAnsiTheme="majorHAnsi"/>
          <w:sz w:val="16"/>
          <w:rPrChange w:id="2355" w:author="秦蓓嘉" w:date="2026-04-12T19:27:00Z">
            <w:rPr>
              <w:spacing w:val="-12"/>
            </w:rPr>
          </w:rPrChange>
        </w:rPr>
        <w:t xml:space="preserve"> </w:t>
      </w:r>
      <w:r w:rsidRPr="0092682B">
        <w:rPr>
          <w:rFonts w:asciiTheme="majorHAnsi" w:hAnsiTheme="majorHAnsi"/>
          <w:sz w:val="16"/>
          <w:rPrChange w:id="2356" w:author="秦蓓嘉" w:date="2026-04-12T19:27:00Z">
            <w:rPr/>
          </w:rPrChange>
        </w:rPr>
        <w:t>centers</w:t>
      </w:r>
      <w:r w:rsidRPr="0092682B">
        <w:rPr>
          <w:rFonts w:asciiTheme="majorHAnsi" w:hAnsiTheme="majorHAnsi"/>
          <w:sz w:val="16"/>
          <w:rPrChange w:id="2357" w:author="秦蓓嘉" w:date="2026-04-12T19:27:00Z">
            <w:rPr>
              <w:spacing w:val="-12"/>
            </w:rPr>
          </w:rPrChange>
        </w:rPr>
        <w:t xml:space="preserve"> </w:t>
      </w:r>
      <w:r w:rsidRPr="0092682B">
        <w:rPr>
          <w:rFonts w:asciiTheme="majorHAnsi" w:hAnsiTheme="majorHAnsi"/>
          <w:sz w:val="16"/>
          <w:rPrChange w:id="2358" w:author="秦蓓嘉" w:date="2026-04-12T19:27:00Z">
            <w:rPr/>
          </w:rPrChange>
        </w:rPr>
        <w:t>of</w:t>
      </w:r>
      <w:r w:rsidRPr="0092682B">
        <w:rPr>
          <w:rFonts w:asciiTheme="majorHAnsi" w:hAnsiTheme="majorHAnsi"/>
          <w:sz w:val="16"/>
          <w:rPrChange w:id="2359" w:author="秦蓓嘉" w:date="2026-04-12T19:27:00Z">
            <w:rPr>
              <w:spacing w:val="-12"/>
            </w:rPr>
          </w:rPrChange>
        </w:rPr>
        <w:t xml:space="preserve"> </w:t>
      </w:r>
      <w:r w:rsidRPr="0092682B">
        <w:rPr>
          <w:rFonts w:asciiTheme="majorHAnsi" w:hAnsiTheme="majorHAnsi"/>
          <w:sz w:val="16"/>
          <w:rPrChange w:id="2360" w:author="秦蓓嘉" w:date="2026-04-12T19:27:00Z">
            <w:rPr/>
          </w:rPrChange>
        </w:rPr>
        <w:t>different</w:t>
      </w:r>
      <w:r w:rsidRPr="0092682B">
        <w:rPr>
          <w:rFonts w:asciiTheme="majorHAnsi" w:hAnsiTheme="majorHAnsi"/>
          <w:sz w:val="16"/>
          <w:rPrChange w:id="2361" w:author="秦蓓嘉" w:date="2026-04-12T19:27:00Z">
            <w:rPr>
              <w:spacing w:val="-12"/>
            </w:rPr>
          </w:rPrChange>
        </w:rPr>
        <w:t xml:space="preserve"> </w:t>
      </w:r>
      <w:del w:id="2362" w:author="秦蓓嘉" w:date="2026-04-12T19:27:00Z">
        <w:r w:rsidR="009D00F3" w:rsidRPr="006F2F64">
          <w:delText>impression</w:delText>
        </w:r>
        <w:r w:rsidR="004A1ED8" w:rsidRPr="006F2F64">
          <w:delText xml:space="preserve"> scale</w:delText>
        </w:r>
        <w:r w:rsidR="00617501" w:rsidRPr="006F2F64">
          <w:delText>s</w:delText>
        </w:r>
        <w:r w:rsidR="00617501" w:rsidRPr="006F2F64">
          <w:rPr>
            <w:spacing w:val="-12"/>
          </w:rPr>
          <w:delText xml:space="preserve"> </w:delText>
        </w:r>
        <w:r w:rsidR="00617501" w:rsidRPr="006F2F64">
          <w:delText>in</w:delText>
        </w:r>
        <w:r w:rsidR="00617501" w:rsidRPr="006F2F64">
          <w:rPr>
            <w:spacing w:val="-12"/>
          </w:rPr>
          <w:delText xml:space="preserve"> </w:delText>
        </w:r>
        <w:r w:rsidR="00617501" w:rsidRPr="006F2F64">
          <w:delText>the</w:delText>
        </w:r>
        <w:r w:rsidR="00617501" w:rsidRPr="006F2F64">
          <w:rPr>
            <w:spacing w:val="-12"/>
          </w:rPr>
          <w:delText xml:space="preserve"> </w:delText>
        </w:r>
        <w:r w:rsidR="00617501" w:rsidRPr="006F2F64">
          <w:delText>four</w:delText>
        </w:r>
        <w:r w:rsidR="00617501" w:rsidRPr="006F2F64">
          <w:rPr>
            <w:spacing w:val="-12"/>
          </w:rPr>
          <w:delText xml:space="preserve"> </w:delText>
        </w:r>
        <w:r w:rsidR="00892331" w:rsidRPr="006F2F64">
          <w:delText>model ethnicities</w:delText>
        </w:r>
        <w:r w:rsidR="00617501" w:rsidRPr="006F2F64">
          <w:delText>.</w:delText>
        </w:r>
      </w:del>
      <w:ins w:id="2363" w:author="秦蓓嘉" w:date="2026-04-12T19:27:00Z">
        <w:r w:rsidRPr="0092682B">
          <w:rPr>
            <w:rFonts w:asciiTheme="majorHAnsi" w:hAnsiTheme="majorHAnsi"/>
            <w:sz w:val="16"/>
            <w:szCs w:val="16"/>
          </w:rPr>
          <w:t>impression</w:t>
        </w:r>
        <w:r w:rsidR="00C80A46" w:rsidRPr="0092682B">
          <w:rPr>
            <w:rFonts w:asciiTheme="majorHAnsi" w:hAnsiTheme="majorHAnsi"/>
            <w:sz w:val="16"/>
            <w:szCs w:val="16"/>
          </w:rPr>
          <w:t>s</w:t>
        </w:r>
        <w:r w:rsidRPr="0092682B">
          <w:rPr>
            <w:rFonts w:asciiTheme="majorHAnsi" w:hAnsiTheme="majorHAnsi"/>
            <w:sz w:val="16"/>
            <w:szCs w:val="16"/>
          </w:rPr>
          <w:t xml:space="preserve"> </w:t>
        </w:r>
        <w:r w:rsidR="00965EFC" w:rsidRPr="0092682B">
          <w:rPr>
            <w:rFonts w:asciiTheme="majorHAnsi" w:hAnsiTheme="majorHAnsi"/>
            <w:sz w:val="16"/>
            <w:szCs w:val="16"/>
          </w:rPr>
          <w:t xml:space="preserve">for the </w:t>
        </w:r>
        <w:r w:rsidR="00D83003">
          <w:rPr>
            <w:rFonts w:asciiTheme="majorHAnsi" w:hAnsiTheme="majorHAnsi"/>
            <w:sz w:val="16"/>
            <w:szCs w:val="16"/>
          </w:rPr>
          <w:t>(</w:t>
        </w:r>
        <w:r w:rsidR="00965EFC" w:rsidRPr="0092682B">
          <w:rPr>
            <w:rFonts w:asciiTheme="majorHAnsi" w:hAnsiTheme="majorHAnsi"/>
            <w:sz w:val="16"/>
            <w:szCs w:val="16"/>
          </w:rPr>
          <w:t xml:space="preserve">a) Asian, </w:t>
        </w:r>
        <w:r w:rsidR="00D83003">
          <w:rPr>
            <w:rFonts w:asciiTheme="majorHAnsi" w:hAnsiTheme="majorHAnsi"/>
            <w:sz w:val="16"/>
            <w:szCs w:val="16"/>
          </w:rPr>
          <w:t>(</w:t>
        </w:r>
        <w:r w:rsidR="00965EFC" w:rsidRPr="0092682B">
          <w:rPr>
            <w:rFonts w:asciiTheme="majorHAnsi" w:hAnsiTheme="majorHAnsi"/>
            <w:sz w:val="16"/>
            <w:szCs w:val="16"/>
          </w:rPr>
          <w:t xml:space="preserve">b) Caucasian, </w:t>
        </w:r>
        <w:r w:rsidR="00D83003">
          <w:rPr>
            <w:rFonts w:asciiTheme="majorHAnsi" w:hAnsiTheme="majorHAnsi"/>
            <w:sz w:val="16"/>
            <w:szCs w:val="16"/>
          </w:rPr>
          <w:t>(</w:t>
        </w:r>
        <w:r w:rsidR="00965EFC" w:rsidRPr="0092682B">
          <w:rPr>
            <w:rFonts w:asciiTheme="majorHAnsi" w:hAnsiTheme="majorHAnsi"/>
            <w:sz w:val="16"/>
            <w:szCs w:val="16"/>
          </w:rPr>
          <w:t xml:space="preserve">c) South Asian and </w:t>
        </w:r>
        <w:r w:rsidR="00D83003">
          <w:rPr>
            <w:rFonts w:asciiTheme="majorHAnsi" w:hAnsiTheme="majorHAnsi"/>
            <w:sz w:val="16"/>
            <w:szCs w:val="16"/>
          </w:rPr>
          <w:t>(</w:t>
        </w:r>
        <w:r w:rsidR="00965EFC" w:rsidRPr="0092682B">
          <w:rPr>
            <w:rFonts w:asciiTheme="majorHAnsi" w:hAnsiTheme="majorHAnsi"/>
            <w:sz w:val="16"/>
            <w:szCs w:val="16"/>
          </w:rPr>
          <w:t>d) African</w:t>
        </w:r>
        <w:r w:rsidRPr="0092682B">
          <w:rPr>
            <w:rFonts w:asciiTheme="majorHAnsi" w:hAnsiTheme="majorHAnsi"/>
            <w:sz w:val="16"/>
            <w:szCs w:val="16"/>
          </w:rPr>
          <w:t>.</w:t>
        </w:r>
      </w:ins>
      <w:r w:rsidRPr="0092682B">
        <w:rPr>
          <w:rFonts w:asciiTheme="majorHAnsi" w:hAnsiTheme="majorHAnsi"/>
          <w:sz w:val="16"/>
          <w:rPrChange w:id="2364" w:author="秦蓓嘉" w:date="2026-04-12T19:27:00Z">
            <w:rPr/>
          </w:rPrChange>
        </w:rPr>
        <w:t xml:space="preserve"> The</w:t>
      </w:r>
      <w:r w:rsidRPr="0092682B">
        <w:rPr>
          <w:rFonts w:asciiTheme="majorHAnsi" w:hAnsiTheme="majorHAnsi"/>
          <w:sz w:val="16"/>
          <w:rPrChange w:id="2365" w:author="秦蓓嘉" w:date="2026-04-12T19:27:00Z">
            <w:rPr>
              <w:spacing w:val="-12"/>
            </w:rPr>
          </w:rPrChange>
        </w:rPr>
        <w:t xml:space="preserve"> </w:t>
      </w:r>
      <w:r w:rsidRPr="0092682B">
        <w:rPr>
          <w:rFonts w:asciiTheme="majorHAnsi" w:hAnsiTheme="majorHAnsi"/>
          <w:sz w:val="16"/>
          <w:rPrChange w:id="2366" w:author="秦蓓嘉" w:date="2026-04-12T19:27:00Z">
            <w:rPr/>
          </w:rPrChange>
        </w:rPr>
        <w:t>results</w:t>
      </w:r>
      <w:r w:rsidRPr="0092682B">
        <w:rPr>
          <w:rFonts w:asciiTheme="majorHAnsi" w:hAnsiTheme="majorHAnsi"/>
          <w:sz w:val="16"/>
          <w:rPrChange w:id="2367" w:author="秦蓓嘉" w:date="2026-04-12T19:27:00Z">
            <w:rPr>
              <w:spacing w:val="-12"/>
            </w:rPr>
          </w:rPrChange>
        </w:rPr>
        <w:t xml:space="preserve"> </w:t>
      </w:r>
      <w:r w:rsidRPr="0092682B">
        <w:rPr>
          <w:rFonts w:asciiTheme="majorHAnsi" w:hAnsiTheme="majorHAnsi"/>
          <w:sz w:val="16"/>
          <w:rPrChange w:id="2368" w:author="秦蓓嘉" w:date="2026-04-12T19:27:00Z">
            <w:rPr/>
          </w:rPrChange>
        </w:rPr>
        <w:t>are</w:t>
      </w:r>
      <w:r w:rsidRPr="0092682B">
        <w:rPr>
          <w:rFonts w:asciiTheme="majorHAnsi" w:hAnsiTheme="majorHAnsi"/>
          <w:sz w:val="16"/>
          <w:rPrChange w:id="2369" w:author="秦蓓嘉" w:date="2026-04-12T19:27:00Z">
            <w:rPr>
              <w:spacing w:val="-12"/>
            </w:rPr>
          </w:rPrChange>
        </w:rPr>
        <w:t xml:space="preserve"> </w:t>
      </w:r>
      <w:r w:rsidRPr="0092682B">
        <w:rPr>
          <w:rFonts w:asciiTheme="majorHAnsi" w:hAnsiTheme="majorHAnsi"/>
          <w:sz w:val="16"/>
          <w:rPrChange w:id="2370" w:author="秦蓓嘉" w:date="2026-04-12T19:27:00Z">
            <w:rPr/>
          </w:rPrChange>
        </w:rPr>
        <w:t>from the</w:t>
      </w:r>
      <w:r w:rsidRPr="0092682B">
        <w:rPr>
          <w:rFonts w:asciiTheme="majorHAnsi" w:hAnsiTheme="majorHAnsi"/>
          <w:sz w:val="16"/>
          <w:rPrChange w:id="2371" w:author="秦蓓嘉" w:date="2026-04-12T19:27:00Z">
            <w:rPr>
              <w:spacing w:val="-12"/>
            </w:rPr>
          </w:rPrChange>
        </w:rPr>
        <w:t xml:space="preserve"> </w:t>
      </w:r>
      <w:r w:rsidRPr="0092682B">
        <w:rPr>
          <w:rFonts w:asciiTheme="majorHAnsi" w:hAnsiTheme="majorHAnsi"/>
          <w:sz w:val="16"/>
          <w:rPrChange w:id="2372" w:author="秦蓓嘉" w:date="2026-04-12T19:27:00Z">
            <w:rPr/>
          </w:rPrChange>
        </w:rPr>
        <w:t>high</w:t>
      </w:r>
      <w:r w:rsidRPr="0092682B">
        <w:rPr>
          <w:rFonts w:asciiTheme="majorHAnsi" w:hAnsiTheme="majorHAnsi"/>
          <w:sz w:val="16"/>
          <w:rPrChange w:id="2373" w:author="秦蓓嘉" w:date="2026-04-12T19:27:00Z">
            <w:rPr>
              <w:spacing w:val="-12"/>
            </w:rPr>
          </w:rPrChange>
        </w:rPr>
        <w:t xml:space="preserve"> </w:t>
      </w:r>
      <w:del w:id="2374" w:author="秦蓓嘉" w:date="2026-04-12T19:27:00Z">
        <w:r w:rsidR="00617501" w:rsidRPr="006F2F64">
          <w:delText>luminance</w:delText>
        </w:r>
      </w:del>
      <w:ins w:id="2375" w:author="秦蓓嘉" w:date="2026-04-12T19:27:00Z">
        <w:r w:rsidR="00D83003">
          <w:rPr>
            <w:rFonts w:asciiTheme="majorHAnsi" w:hAnsiTheme="majorHAnsi"/>
            <w:sz w:val="16"/>
            <w:szCs w:val="16"/>
          </w:rPr>
          <w:t>il</w:t>
        </w:r>
        <w:r w:rsidRPr="0092682B">
          <w:rPr>
            <w:rFonts w:asciiTheme="majorHAnsi" w:hAnsiTheme="majorHAnsi"/>
            <w:sz w:val="16"/>
            <w:szCs w:val="16"/>
          </w:rPr>
          <w:t>luminance</w:t>
        </w:r>
      </w:ins>
      <w:r w:rsidRPr="0092682B">
        <w:rPr>
          <w:rFonts w:asciiTheme="majorHAnsi" w:hAnsiTheme="majorHAnsi"/>
          <w:sz w:val="16"/>
          <w:rPrChange w:id="2376" w:author="秦蓓嘉" w:date="2026-04-12T19:27:00Z">
            <w:rPr>
              <w:spacing w:val="-12"/>
            </w:rPr>
          </w:rPrChange>
        </w:rPr>
        <w:t xml:space="preserve"> </w:t>
      </w:r>
      <w:r w:rsidRPr="0092682B">
        <w:rPr>
          <w:rFonts w:asciiTheme="majorHAnsi" w:hAnsiTheme="majorHAnsi"/>
          <w:sz w:val="16"/>
          <w:rPrChange w:id="2377" w:author="秦蓓嘉" w:date="2026-04-12T19:27:00Z">
            <w:rPr/>
          </w:rPrChange>
        </w:rPr>
        <w:t>level</w:t>
      </w:r>
      <w:r w:rsidRPr="0092682B">
        <w:rPr>
          <w:rFonts w:asciiTheme="majorHAnsi" w:hAnsiTheme="majorHAnsi"/>
          <w:sz w:val="16"/>
          <w:rPrChange w:id="2378" w:author="秦蓓嘉" w:date="2026-04-12T19:27:00Z">
            <w:rPr>
              <w:spacing w:val="-12"/>
            </w:rPr>
          </w:rPrChange>
        </w:rPr>
        <w:t xml:space="preserve"> </w:t>
      </w:r>
      <w:r w:rsidRPr="0092682B">
        <w:rPr>
          <w:rFonts w:asciiTheme="majorHAnsi" w:hAnsiTheme="majorHAnsi"/>
          <w:sz w:val="16"/>
          <w:rPrChange w:id="2379" w:author="秦蓓嘉" w:date="2026-04-12T19:27:00Z">
            <w:rPr/>
          </w:rPrChange>
        </w:rPr>
        <w:t>of</w:t>
      </w:r>
      <w:r w:rsidRPr="0092682B">
        <w:rPr>
          <w:rFonts w:asciiTheme="majorHAnsi" w:hAnsiTheme="majorHAnsi"/>
          <w:sz w:val="16"/>
          <w:rPrChange w:id="2380" w:author="秦蓓嘉" w:date="2026-04-12T19:27:00Z">
            <w:rPr>
              <w:spacing w:val="-12"/>
            </w:rPr>
          </w:rPrChange>
        </w:rPr>
        <w:t xml:space="preserve"> </w:t>
      </w:r>
      <w:r w:rsidRPr="0092682B">
        <w:rPr>
          <w:rFonts w:asciiTheme="majorHAnsi" w:hAnsiTheme="majorHAnsi"/>
          <w:sz w:val="16"/>
          <w:rPrChange w:id="2381" w:author="秦蓓嘉" w:date="2026-04-12T19:27:00Z">
            <w:rPr/>
          </w:rPrChange>
        </w:rPr>
        <w:t>6500K</w:t>
      </w:r>
      <w:r w:rsidRPr="0092682B">
        <w:rPr>
          <w:rFonts w:asciiTheme="majorHAnsi" w:hAnsiTheme="majorHAnsi"/>
          <w:sz w:val="16"/>
          <w:rPrChange w:id="2382" w:author="秦蓓嘉" w:date="2026-04-12T19:27:00Z">
            <w:rPr>
              <w:spacing w:val="-12"/>
            </w:rPr>
          </w:rPrChange>
        </w:rPr>
        <w:t xml:space="preserve"> </w:t>
      </w:r>
      <w:r w:rsidRPr="0092682B">
        <w:rPr>
          <w:rFonts w:asciiTheme="majorHAnsi" w:hAnsiTheme="majorHAnsi"/>
          <w:sz w:val="16"/>
          <w:rPrChange w:id="2383" w:author="秦蓓嘉" w:date="2026-04-12T19:27:00Z">
            <w:rPr/>
          </w:rPrChange>
        </w:rPr>
        <w:t>light</w:t>
      </w:r>
      <w:r w:rsidRPr="0092682B">
        <w:rPr>
          <w:rFonts w:asciiTheme="majorHAnsi" w:hAnsiTheme="majorHAnsi"/>
          <w:sz w:val="16"/>
          <w:rPrChange w:id="2384" w:author="秦蓓嘉" w:date="2026-04-12T19:27:00Z">
            <w:rPr>
              <w:spacing w:val="-12"/>
            </w:rPr>
          </w:rPrChange>
        </w:rPr>
        <w:t xml:space="preserve"> </w:t>
      </w:r>
      <w:r w:rsidRPr="0092682B">
        <w:rPr>
          <w:rFonts w:asciiTheme="majorHAnsi" w:hAnsiTheme="majorHAnsi"/>
          <w:sz w:val="16"/>
          <w:rPrChange w:id="2385" w:author="秦蓓嘉" w:date="2026-04-12T19:27:00Z">
            <w:rPr/>
          </w:rPrChange>
        </w:rPr>
        <w:t>source</w:t>
      </w:r>
      <w:r w:rsidRPr="0092682B">
        <w:rPr>
          <w:rFonts w:asciiTheme="majorHAnsi" w:hAnsiTheme="majorHAnsi"/>
          <w:sz w:val="16"/>
          <w:rPrChange w:id="2386" w:author="秦蓓嘉" w:date="2026-04-12T19:27:00Z">
            <w:rPr>
              <w:spacing w:val="-12"/>
            </w:rPr>
          </w:rPrChange>
        </w:rPr>
        <w:t xml:space="preserve"> </w:t>
      </w:r>
      <w:del w:id="2387" w:author="秦蓓嘉" w:date="2026-04-12T19:27:00Z">
        <w:r w:rsidR="00617501" w:rsidRPr="006F2F64">
          <w:delText>of</w:delText>
        </w:r>
        <w:r w:rsidR="00617501" w:rsidRPr="006F2F64">
          <w:rPr>
            <w:spacing w:val="-12"/>
          </w:rPr>
          <w:delText xml:space="preserve"> </w:delText>
        </w:r>
        <w:r w:rsidR="00617501" w:rsidRPr="006F2F64">
          <w:delText>the</w:delText>
        </w:r>
      </w:del>
      <w:ins w:id="2388" w:author="秦蓓嘉" w:date="2026-04-12T19:27:00Z">
        <w:r w:rsidR="00C80A46" w:rsidRPr="0092682B">
          <w:rPr>
            <w:rFonts w:asciiTheme="majorHAnsi" w:hAnsiTheme="majorHAnsi"/>
            <w:sz w:val="16"/>
            <w:szCs w:val="16"/>
          </w:rPr>
          <w:t>under</w:t>
        </w:r>
      </w:ins>
      <w:r w:rsidRPr="0092682B">
        <w:rPr>
          <w:rFonts w:asciiTheme="majorHAnsi" w:hAnsiTheme="majorHAnsi"/>
          <w:sz w:val="16"/>
          <w:rPrChange w:id="2389" w:author="秦蓓嘉" w:date="2026-04-12T19:27:00Z">
            <w:rPr>
              <w:spacing w:val="-12"/>
            </w:rPr>
          </w:rPrChange>
        </w:rPr>
        <w:t xml:space="preserve"> </w:t>
      </w:r>
      <w:r w:rsidRPr="0092682B">
        <w:rPr>
          <w:rFonts w:asciiTheme="majorHAnsi" w:hAnsiTheme="majorHAnsi"/>
          <w:sz w:val="16"/>
          <w:rPrChange w:id="2390" w:author="秦蓓嘉" w:date="2026-04-12T19:27:00Z">
            <w:rPr/>
          </w:rPrChange>
        </w:rPr>
        <w:t>in</w:t>
      </w:r>
      <w:del w:id="2391" w:author="秦蓓嘉" w:date="2026-04-12T19:27:00Z">
        <w:r w:rsidR="00617501" w:rsidRPr="006F2F64">
          <w:delText>‐</w:delText>
        </w:r>
      </w:del>
      <w:ins w:id="2392" w:author="秦蓓嘉" w:date="2026-04-12T19:27:00Z">
        <w:r w:rsidRPr="0092682B">
          <w:rPr>
            <w:rFonts w:asciiTheme="majorHAnsi" w:hAnsiTheme="majorHAnsi"/>
            <w:sz w:val="16"/>
            <w:szCs w:val="16"/>
          </w:rPr>
          <w:t>-</w:t>
        </w:r>
      </w:ins>
      <w:r w:rsidRPr="0092682B">
        <w:rPr>
          <w:rFonts w:asciiTheme="majorHAnsi" w:hAnsiTheme="majorHAnsi"/>
          <w:sz w:val="16"/>
          <w:rPrChange w:id="2393" w:author="秦蓓嘉" w:date="2026-04-12T19:27:00Z">
            <w:rPr/>
          </w:rPrChange>
        </w:rPr>
        <w:t>lab</w:t>
      </w:r>
      <w:r w:rsidRPr="0092682B">
        <w:rPr>
          <w:rFonts w:asciiTheme="majorHAnsi" w:hAnsiTheme="majorHAnsi"/>
          <w:sz w:val="16"/>
          <w:rPrChange w:id="2394" w:author="秦蓓嘉" w:date="2026-04-12T19:27:00Z">
            <w:rPr>
              <w:spacing w:val="-12"/>
            </w:rPr>
          </w:rPrChange>
        </w:rPr>
        <w:t xml:space="preserve"> </w:t>
      </w:r>
      <w:r w:rsidRPr="0092682B">
        <w:rPr>
          <w:rFonts w:asciiTheme="majorHAnsi" w:hAnsiTheme="majorHAnsi"/>
          <w:sz w:val="16"/>
          <w:rPrChange w:id="2395" w:author="秦蓓嘉" w:date="2026-04-12T19:27:00Z">
            <w:rPr/>
          </w:rPrChange>
        </w:rPr>
        <w:t xml:space="preserve">condition. </w:t>
      </w:r>
    </w:p>
    <w:bookmarkEnd w:id="2336"/>
    <w:p w14:paraId="5F2DA1C0" w14:textId="392A08C3" w:rsidR="00DE7C55" w:rsidRPr="00805397" w:rsidRDefault="00C26E90" w:rsidP="00DE7C55">
      <w:pPr>
        <w:rPr>
          <w:ins w:id="2396" w:author="秦蓓嘉" w:date="2026-04-12T19:27:00Z"/>
          <w:rFonts w:ascii="Times New Roman" w:hAnsi="Times New Roman" w:cs="Times New Roman"/>
          <w:sz w:val="20"/>
        </w:rPr>
      </w:pPr>
      <w:ins w:id="2397" w:author="秦蓓嘉" w:date="2026-04-12T19:27:00Z">
        <w:r>
          <w:rPr>
            <w:rFonts w:ascii="Times New Roman" w:hAnsi="Times New Roman" w:cs="Times New Roman"/>
            <w:sz w:val="20"/>
          </w:rPr>
          <w:fldChar w:fldCharType="begin"/>
        </w:r>
        <w:r>
          <w:rPr>
            <w:rFonts w:ascii="Times New Roman" w:hAnsi="Times New Roman" w:cs="Times New Roman"/>
            <w:sz w:val="20"/>
          </w:rPr>
          <w:instrText xml:space="preserve"> REF _Ref225256988 \h  \* MERGEFORMAT </w:instrText>
        </w:r>
        <w:r>
          <w:rPr>
            <w:rFonts w:ascii="Times New Roman" w:hAnsi="Times New Roman" w:cs="Times New Roman"/>
            <w:sz w:val="20"/>
          </w:rPr>
        </w:r>
        <w:r>
          <w:rPr>
            <w:rFonts w:ascii="Times New Roman" w:hAnsi="Times New Roman" w:cs="Times New Roman"/>
            <w:sz w:val="20"/>
          </w:rPr>
          <w:fldChar w:fldCharType="separate"/>
        </w:r>
        <w:r w:rsidRPr="0092682B">
          <w:rPr>
            <w:rFonts w:ascii="Times New Roman" w:hAnsi="Times New Roman" w:cs="Times New Roman"/>
            <w:sz w:val="20"/>
          </w:rPr>
          <w:t>Figure 13</w:t>
        </w:r>
        <w:r>
          <w:rPr>
            <w:rFonts w:ascii="Times New Roman" w:hAnsi="Times New Roman" w:cs="Times New Roman"/>
            <w:sz w:val="20"/>
          </w:rPr>
          <w:fldChar w:fldCharType="end"/>
        </w:r>
        <w:r w:rsidR="00DE7C55" w:rsidRPr="00805397">
          <w:rPr>
            <w:rFonts w:ascii="Times New Roman" w:hAnsi="Times New Roman" w:cs="Times New Roman"/>
            <w:sz w:val="20"/>
          </w:rPr>
          <w:t xml:space="preserve"> shows the following trends:</w:t>
        </w:r>
      </w:ins>
    </w:p>
    <w:p w14:paraId="0B72D572" w14:textId="1B45A867" w:rsidR="00C73146" w:rsidRPr="00805397" w:rsidRDefault="00C73146" w:rsidP="0092682B">
      <w:pPr>
        <w:pStyle w:val="09BodyFirstParagraph"/>
        <w:numPr>
          <w:ilvl w:val="0"/>
          <w:numId w:val="34"/>
        </w:numPr>
        <w:pPrChange w:id="2398" w:author="秦蓓嘉" w:date="2026-04-12T19:27:00Z">
          <w:pPr>
            <w:pStyle w:val="09BodyFirstParagraph"/>
          </w:pPr>
        </w:pPrChange>
      </w:pPr>
      <w:bookmarkStart w:id="2399" w:name="_bookmark20"/>
      <w:bookmarkEnd w:id="2399"/>
      <w:r w:rsidRPr="00805397">
        <w:t>Despite some variation between impressions, certain trends can be observed within each eth</w:t>
      </w:r>
      <w:r w:rsidRPr="0092682B">
        <w:rPr>
          <w:color w:val="auto"/>
          <w:rPrChange w:id="2400" w:author="秦蓓嘉" w:date="2026-04-12T19:27:00Z">
            <w:rPr/>
          </w:rPrChange>
        </w:rPr>
        <w:t>nic group:</w:t>
      </w:r>
      <w:ins w:id="2401" w:author="秦蓓嘉" w:date="2026-04-12T19:27:00Z">
        <w:r w:rsidR="0045400D" w:rsidRPr="0092682B">
          <w:rPr>
            <w:rFonts w:cs="Times New Roman"/>
            <w:color w:val="auto"/>
          </w:rPr>
          <w:t xml:space="preserve"> </w:t>
        </w:r>
        <w:r w:rsidRPr="0092682B">
          <w:rPr>
            <w:rFonts w:cs="Times New Roman"/>
            <w:color w:val="auto"/>
          </w:rPr>
          <w:t>Ruddy consistently appears the most reddish (lowest hue angle)</w:t>
        </w:r>
        <w:r w:rsidR="00EA480D" w:rsidRPr="0092682B">
          <w:rPr>
            <w:rFonts w:cs="Times New Roman"/>
            <w:color w:val="auto"/>
          </w:rPr>
          <w:t xml:space="preserve"> (see </w:t>
        </w:r>
        <w:r w:rsidR="00C26E90" w:rsidRPr="0092682B">
          <w:rPr>
            <w:rFonts w:cs="Times New Roman"/>
            <w:color w:val="auto"/>
          </w:rPr>
          <w:fldChar w:fldCharType="begin"/>
        </w:r>
        <w:r w:rsidR="00C26E90" w:rsidRPr="0092682B">
          <w:rPr>
            <w:rFonts w:cs="Times New Roman"/>
            <w:color w:val="auto"/>
          </w:rPr>
          <w:instrText xml:space="preserve"> REF _Ref225256988 \h </w:instrText>
        </w:r>
        <w:r w:rsidR="00C26E90">
          <w:rPr>
            <w:rFonts w:cs="Times New Roman"/>
            <w:color w:val="auto"/>
          </w:rPr>
          <w:instrText xml:space="preserve"> \* MERGEFORMAT </w:instrText>
        </w:r>
        <w:r w:rsidR="00C26E90" w:rsidRPr="0092682B">
          <w:rPr>
            <w:rFonts w:cs="Times New Roman"/>
            <w:color w:val="auto"/>
          </w:rPr>
        </w:r>
        <w:r w:rsidR="00C26E90" w:rsidRPr="0092682B">
          <w:rPr>
            <w:rFonts w:cs="Times New Roman"/>
            <w:color w:val="auto"/>
          </w:rPr>
          <w:fldChar w:fldCharType="separate"/>
        </w:r>
        <w:r w:rsidR="00C26E90" w:rsidRPr="0092682B">
          <w:rPr>
            <w:rFonts w:cs="Times New Roman"/>
            <w:color w:val="auto"/>
          </w:rPr>
          <w:t>Figure 13</w:t>
        </w:r>
        <w:r w:rsidR="00C26E90" w:rsidRPr="0092682B">
          <w:rPr>
            <w:rFonts w:cs="Times New Roman"/>
            <w:color w:val="auto"/>
          </w:rPr>
          <w:fldChar w:fldCharType="end"/>
        </w:r>
        <w:r w:rsidR="00C26E90" w:rsidRPr="0092682B">
          <w:rPr>
            <w:rFonts w:cs="Times New Roman"/>
            <w:color w:val="auto"/>
          </w:rPr>
          <w:t xml:space="preserve"> </w:t>
        </w:r>
        <w:r w:rsidR="006160F7" w:rsidRPr="0092682B">
          <w:rPr>
            <w:rFonts w:cs="Times New Roman"/>
            <w:color w:val="auto"/>
          </w:rPr>
          <w:t>(</w:t>
        </w:r>
        <w:r w:rsidR="00EA480D" w:rsidRPr="0092682B">
          <w:rPr>
            <w:rFonts w:cs="Times New Roman"/>
            <w:color w:val="auto"/>
          </w:rPr>
          <w:t>a</w:t>
        </w:r>
        <w:r w:rsidR="006160F7" w:rsidRPr="0092682B">
          <w:rPr>
            <w:rFonts w:cs="Times New Roman"/>
            <w:color w:val="auto"/>
          </w:rPr>
          <w:t>)</w:t>
        </w:r>
        <w:r w:rsidR="00EA480D" w:rsidRPr="0092682B">
          <w:rPr>
            <w:rFonts w:cs="Times New Roman"/>
            <w:color w:val="auto"/>
          </w:rPr>
          <w:t xml:space="preserve">, </w:t>
        </w:r>
        <w:r w:rsidR="006160F7" w:rsidRPr="00805397">
          <w:t>(</w:t>
        </w:r>
        <w:r w:rsidR="00EA480D" w:rsidRPr="00805397">
          <w:t>b</w:t>
        </w:r>
        <w:r w:rsidR="006160F7" w:rsidRPr="00805397">
          <w:t>)</w:t>
        </w:r>
        <w:r w:rsidR="00EA480D" w:rsidRPr="00805397">
          <w:t>)</w:t>
        </w:r>
        <w:r w:rsidRPr="00805397">
          <w:t>.</w:t>
        </w:r>
      </w:ins>
    </w:p>
    <w:p w14:paraId="007A3FF9" w14:textId="77777777" w:rsidR="00C73146" w:rsidRPr="00794629" w:rsidRDefault="00C73146" w:rsidP="00F237F0">
      <w:pPr>
        <w:pStyle w:val="09BodyFirstParagraph"/>
        <w:numPr>
          <w:ilvl w:val="0"/>
          <w:numId w:val="19"/>
        </w:numPr>
        <w:rPr>
          <w:del w:id="2402" w:author="秦蓓嘉" w:date="2026-04-12T19:27:00Z"/>
        </w:rPr>
      </w:pPr>
      <w:del w:id="2403" w:author="秦蓓嘉" w:date="2026-04-12T19:27:00Z">
        <w:r w:rsidRPr="00794629">
          <w:delText>Ruddy (10) consistently appears the most reddish (lowest hue angle).</w:delText>
        </w:r>
      </w:del>
    </w:p>
    <w:p w14:paraId="118AD0F3" w14:textId="0C48F99C" w:rsidR="00C73146" w:rsidRPr="00805397" w:rsidRDefault="00C73146" w:rsidP="0092682B">
      <w:pPr>
        <w:pStyle w:val="09BodyFirstParagraph"/>
        <w:numPr>
          <w:ilvl w:val="0"/>
          <w:numId w:val="34"/>
        </w:numPr>
        <w:pPrChange w:id="2404" w:author="秦蓓嘉" w:date="2026-04-12T19:27:00Z">
          <w:pPr>
            <w:pStyle w:val="09BodyFirstParagraph"/>
            <w:numPr>
              <w:numId w:val="19"/>
            </w:numPr>
            <w:ind w:left="420" w:hanging="420"/>
          </w:pPr>
        </w:pPrChange>
      </w:pPr>
      <w:r w:rsidRPr="00805397">
        <w:t xml:space="preserve">Fair </w:t>
      </w:r>
      <w:del w:id="2405" w:author="秦蓓嘉" w:date="2026-04-12T19:27:00Z">
        <w:r w:rsidRPr="00794629">
          <w:delText xml:space="preserve">(9) </w:delText>
        </w:r>
      </w:del>
      <w:r w:rsidRPr="00805397">
        <w:t>tends to be the least colorful</w:t>
      </w:r>
      <w:del w:id="2406" w:author="秦蓓嘉" w:date="2026-04-12T19:27:00Z">
        <w:r w:rsidRPr="00794629">
          <w:delText>.</w:delText>
        </w:r>
      </w:del>
      <w:ins w:id="2407" w:author="秦蓓嘉" w:date="2026-04-12T19:27:00Z">
        <w:r w:rsidR="00EA480D" w:rsidRPr="00805397">
          <w:t xml:space="preserve"> (s</w:t>
        </w:r>
        <w:r w:rsidR="00EA480D" w:rsidRPr="0092682B">
          <w:rPr>
            <w:rFonts w:cs="Times New Roman"/>
            <w:color w:val="auto"/>
          </w:rPr>
          <w:t xml:space="preserve">ee </w:t>
        </w:r>
        <w:r w:rsidR="00C26E90" w:rsidRPr="0092682B">
          <w:rPr>
            <w:rFonts w:cs="Times New Roman"/>
            <w:color w:val="auto"/>
          </w:rPr>
          <w:fldChar w:fldCharType="begin"/>
        </w:r>
        <w:r w:rsidR="00C26E90" w:rsidRPr="0092682B">
          <w:rPr>
            <w:rFonts w:cs="Times New Roman"/>
            <w:color w:val="auto"/>
          </w:rPr>
          <w:instrText xml:space="preserve"> REF _Ref225256988 \h </w:instrText>
        </w:r>
        <w:r w:rsidR="00C26E90">
          <w:rPr>
            <w:rFonts w:cs="Times New Roman"/>
            <w:color w:val="auto"/>
          </w:rPr>
          <w:instrText xml:space="preserve"> \* MERGEFORMAT </w:instrText>
        </w:r>
        <w:r w:rsidR="00C26E90" w:rsidRPr="0092682B">
          <w:rPr>
            <w:rFonts w:cs="Times New Roman"/>
            <w:color w:val="auto"/>
          </w:rPr>
        </w:r>
        <w:r w:rsidR="00C26E90" w:rsidRPr="0092682B">
          <w:rPr>
            <w:rFonts w:cs="Times New Roman"/>
            <w:color w:val="auto"/>
          </w:rPr>
          <w:fldChar w:fldCharType="separate"/>
        </w:r>
        <w:r w:rsidR="00C26E90" w:rsidRPr="0092682B">
          <w:rPr>
            <w:rFonts w:cs="Times New Roman"/>
            <w:color w:val="auto"/>
          </w:rPr>
          <w:t>Figure 13</w:t>
        </w:r>
        <w:r w:rsidR="00C26E90" w:rsidRPr="0092682B">
          <w:rPr>
            <w:rFonts w:cs="Times New Roman"/>
            <w:color w:val="auto"/>
          </w:rPr>
          <w:fldChar w:fldCharType="end"/>
        </w:r>
        <w:r w:rsidR="007964BA" w:rsidRPr="0092682B">
          <w:rPr>
            <w:rFonts w:cs="Times New Roman"/>
            <w:color w:val="auto"/>
          </w:rPr>
          <w:t xml:space="preserve"> </w:t>
        </w:r>
        <w:r w:rsidR="006160F7" w:rsidRPr="0092682B">
          <w:rPr>
            <w:rFonts w:cs="Times New Roman"/>
            <w:color w:val="auto"/>
          </w:rPr>
          <w:t>(</w:t>
        </w:r>
        <w:r w:rsidR="00EA480D" w:rsidRPr="0092682B">
          <w:rPr>
            <w:rFonts w:cs="Times New Roman"/>
            <w:color w:val="auto"/>
          </w:rPr>
          <w:t>a</w:t>
        </w:r>
        <w:r w:rsidR="006160F7" w:rsidRPr="0092682B">
          <w:rPr>
            <w:rFonts w:cs="Times New Roman"/>
            <w:color w:val="auto"/>
          </w:rPr>
          <w:t>)</w:t>
        </w:r>
        <w:r w:rsidR="00EA480D" w:rsidRPr="0092682B">
          <w:rPr>
            <w:rFonts w:cs="Times New Roman"/>
            <w:color w:val="auto"/>
          </w:rPr>
          <w:t xml:space="preserve">, </w:t>
        </w:r>
        <w:r w:rsidR="006160F7" w:rsidRPr="00805397">
          <w:t>(</w:t>
        </w:r>
        <w:r w:rsidR="00EA480D" w:rsidRPr="00805397">
          <w:t>b</w:t>
        </w:r>
        <w:r w:rsidR="006160F7" w:rsidRPr="00805397">
          <w:t>)</w:t>
        </w:r>
        <w:r w:rsidR="00EA480D" w:rsidRPr="00805397">
          <w:t>)</w:t>
        </w:r>
        <w:r w:rsidRPr="00805397">
          <w:t>.</w:t>
        </w:r>
      </w:ins>
    </w:p>
    <w:p w14:paraId="393B4702" w14:textId="49081623" w:rsidR="00C73146" w:rsidRPr="00805397" w:rsidRDefault="00C73146" w:rsidP="0092682B">
      <w:pPr>
        <w:pStyle w:val="09BodyFirstParagraph"/>
        <w:numPr>
          <w:ilvl w:val="0"/>
          <w:numId w:val="34"/>
        </w:numPr>
        <w:pPrChange w:id="2408" w:author="秦蓓嘉" w:date="2026-04-12T19:27:00Z">
          <w:pPr>
            <w:pStyle w:val="09BodyFirstParagraph"/>
            <w:numPr>
              <w:numId w:val="19"/>
            </w:numPr>
            <w:ind w:left="420" w:hanging="420"/>
          </w:pPr>
        </w:pPrChange>
      </w:pPr>
      <w:r w:rsidRPr="00805397">
        <w:t xml:space="preserve">The impressions can also be grouped into two categories based on their similar coordinates: Preference </w:t>
      </w:r>
      <w:del w:id="2409" w:author="秦蓓嘉" w:date="2026-04-12T19:27:00Z">
        <w:r w:rsidRPr="00794629">
          <w:delText xml:space="preserve">(1) </w:delText>
        </w:r>
      </w:del>
      <w:r w:rsidRPr="00805397">
        <w:t>and Attractiveness</w:t>
      </w:r>
      <w:del w:id="2410" w:author="秦蓓嘉" w:date="2026-04-12T19:27:00Z">
        <w:r w:rsidRPr="00794629">
          <w:delText xml:space="preserve"> (2),</w:delText>
        </w:r>
      </w:del>
      <w:ins w:id="2411" w:author="秦蓓嘉" w:date="2026-04-12T19:27:00Z">
        <w:r w:rsidRPr="00805397">
          <w:t>,</w:t>
        </w:r>
      </w:ins>
      <w:r w:rsidRPr="00805397">
        <w:t xml:space="preserve"> and Cooperative </w:t>
      </w:r>
      <w:del w:id="2412" w:author="秦蓓嘉" w:date="2026-04-12T19:27:00Z">
        <w:r w:rsidRPr="00794629">
          <w:delText xml:space="preserve">(4) </w:delText>
        </w:r>
      </w:del>
      <w:r w:rsidRPr="00805397">
        <w:t>and Healthy</w:t>
      </w:r>
      <w:del w:id="2413" w:author="秦蓓嘉" w:date="2026-04-12T19:27:00Z">
        <w:r w:rsidRPr="00794629">
          <w:delText xml:space="preserve"> (6).</w:delText>
        </w:r>
      </w:del>
      <w:ins w:id="2414" w:author="秦蓓嘉" w:date="2026-04-12T19:27:00Z">
        <w:r w:rsidRPr="00805397">
          <w:t>.</w:t>
        </w:r>
        <w:r w:rsidR="00EA480D" w:rsidRPr="00805397">
          <w:t xml:space="preserve"> </w:t>
        </w:r>
        <w:r w:rsidR="0032330A" w:rsidRPr="00805397">
          <w:t>This agrees with Liu et al.’s finding [1</w:t>
        </w:r>
        <w:r w:rsidR="00C07CCE" w:rsidRPr="00805397">
          <w:t>8</w:t>
        </w:r>
        <w:r w:rsidR="0032330A" w:rsidRPr="00805397">
          <w:t>].</w:t>
        </w:r>
      </w:ins>
    </w:p>
    <w:p w14:paraId="0DD6A11C" w14:textId="578BF1E6" w:rsidR="00C73146" w:rsidRPr="00805397" w:rsidRDefault="00C73146" w:rsidP="0092682B">
      <w:pPr>
        <w:pStyle w:val="09BodyFirstParagraph"/>
        <w:numPr>
          <w:ilvl w:val="0"/>
          <w:numId w:val="34"/>
        </w:numPr>
        <w:rPr>
          <w:rFonts w:cs="Times New Roman"/>
        </w:rPr>
        <w:pPrChange w:id="2415" w:author="秦蓓嘉" w:date="2026-04-12T19:27:00Z">
          <w:pPr>
            <w:pStyle w:val="09BodyFirstParagraph"/>
            <w:numPr>
              <w:numId w:val="19"/>
            </w:numPr>
            <w:ind w:left="420" w:hanging="420"/>
          </w:pPr>
        </w:pPrChange>
      </w:pPr>
      <w:r w:rsidRPr="00805397">
        <w:t xml:space="preserve">Feminine </w:t>
      </w:r>
      <w:del w:id="2416" w:author="秦蓓嘉" w:date="2026-04-12T19:27:00Z">
        <w:r w:rsidRPr="00794629">
          <w:delText xml:space="preserve">(3) </w:delText>
        </w:r>
      </w:del>
      <w:r w:rsidRPr="00805397">
        <w:t xml:space="preserve">and Youthful </w:t>
      </w:r>
      <w:del w:id="2417" w:author="秦蓓嘉" w:date="2026-04-12T19:27:00Z">
        <w:r w:rsidRPr="00794629">
          <w:delText xml:space="preserve">(5) </w:delText>
        </w:r>
      </w:del>
      <w:r w:rsidRPr="00805397">
        <w:t xml:space="preserve">tend to appear more reddish (having lower hue angles) compared to </w:t>
      </w:r>
      <w:ins w:id="2418" w:author="秦蓓嘉" w:date="2026-04-12T19:27:00Z">
        <w:r w:rsidR="00EA480D" w:rsidRPr="00805397">
          <w:t xml:space="preserve">those of </w:t>
        </w:r>
      </w:ins>
      <w:r w:rsidRPr="00805397">
        <w:t xml:space="preserve">the other impressions. The Asian and South Asian groups show similar coordinates </w:t>
      </w:r>
      <w:r w:rsidR="00822DD8" w:rsidRPr="00805397">
        <w:t xml:space="preserve">between </w:t>
      </w:r>
      <w:r w:rsidRPr="00805397">
        <w:t xml:space="preserve">these two scales, while </w:t>
      </w:r>
      <w:r w:rsidR="00B30119" w:rsidRPr="00805397">
        <w:t xml:space="preserve">for </w:t>
      </w:r>
      <w:r w:rsidRPr="00805397">
        <w:t>the Caucasian and African groups</w:t>
      </w:r>
      <w:r w:rsidR="00B30119" w:rsidRPr="00805397">
        <w:t xml:space="preserve">, </w:t>
      </w:r>
      <w:r w:rsidR="00B30119" w:rsidRPr="00805397">
        <w:rPr>
          <w:rFonts w:cs="Times New Roman"/>
        </w:rPr>
        <w:t>the two scales</w:t>
      </w:r>
      <w:r w:rsidRPr="00805397">
        <w:rPr>
          <w:rFonts w:cs="Times New Roman"/>
        </w:rPr>
        <w:t xml:space="preserve"> have </w:t>
      </w:r>
      <w:r w:rsidR="00F31011" w:rsidRPr="00805397">
        <w:rPr>
          <w:rFonts w:cs="Times New Roman"/>
        </w:rPr>
        <w:t>similar</w:t>
      </w:r>
      <w:r w:rsidRPr="00805397">
        <w:rPr>
          <w:rFonts w:cs="Times New Roman"/>
        </w:rPr>
        <w:t xml:space="preserve"> hue angle, though Feminine is more colorful than Youthful.</w:t>
      </w:r>
      <w:ins w:id="2419" w:author="秦蓓嘉" w:date="2026-04-12T19:27:00Z">
        <w:r w:rsidR="0032330A" w:rsidRPr="00805397">
          <w:rPr>
            <w:rFonts w:cs="Times New Roman"/>
          </w:rPr>
          <w:t xml:space="preserve"> This also confirmed Liu et al.’s finding </w:t>
        </w:r>
        <w:r w:rsidR="00C26E90">
          <w:rPr>
            <w:rFonts w:cs="Times New Roman"/>
          </w:rPr>
          <w:fldChar w:fldCharType="begin"/>
        </w:r>
        <w:r w:rsidR="00C26E90">
          <w:rPr>
            <w:rFonts w:cs="Times New Roman"/>
          </w:rPr>
          <w:instrText xml:space="preserve"> ADDIN EN.CITE &lt;EndNote&gt;&lt;Cite&gt;&lt;Author&gt;Liu&lt;/Author&gt;&lt;Year&gt;2021&lt;/Year&gt;&lt;RecNum&gt;77&lt;/RecNum&gt;&lt;DisplayText&gt;[16]&lt;/DisplayText&gt;&lt;record&gt;&lt;rec-number&gt;77&lt;/rec-number&gt;&lt;foreign-keys&gt;&lt;key app="EN" db-id="59p9xtxpk0tdf1eazsbvrzzxdefprsfptpsv" timestamp="1765613794"&gt;77&lt;/key&gt;&lt;/foreign-keys&gt;&lt;ref-type name="Conference Paper"&gt;47&lt;/ref-type&gt;&lt;contributors&gt;&lt;authors&gt;&lt;author&gt;Liu, X.&lt;/author&gt;&lt;author&gt;Peng, R.&lt;/author&gt;&lt;author&gt;Luo, M. R.&lt;/author&gt;&lt;/authors&gt;&lt;/contributors&gt;&lt;titles&gt;&lt;title&gt;The impact of skin colours on visual impression&lt;/title&gt;&lt;secondary-title&gt;AIC2021 proceedings&lt;/secondary-title&gt;&lt;/titles&gt;&lt;pages&gt;1227-1232&lt;/pages&gt;&lt;dates&gt;&lt;year&gt;2021&lt;/year&gt;&lt;/dates&gt;&lt;pub-location&gt;Milan, Italy&lt;/pub-location&gt;&lt;publisher&gt;AIC (International Colour Association)&lt;/publisher&gt;&lt;urls&gt;&lt;/urls&gt;&lt;/record&gt;&lt;/Cite&gt;&lt;/EndNote&gt;</w:instrText>
        </w:r>
        <w:r w:rsidR="00C26E90">
          <w:rPr>
            <w:rFonts w:cs="Times New Roman"/>
          </w:rPr>
          <w:fldChar w:fldCharType="separate"/>
        </w:r>
        <w:r w:rsidR="00C26E90">
          <w:rPr>
            <w:rFonts w:cs="Times New Roman"/>
            <w:noProof/>
          </w:rPr>
          <w:t>[16]</w:t>
        </w:r>
        <w:r w:rsidR="00C26E90">
          <w:rPr>
            <w:rFonts w:cs="Times New Roman"/>
          </w:rPr>
          <w:fldChar w:fldCharType="end"/>
        </w:r>
        <w:r w:rsidR="0032330A" w:rsidRPr="00805397">
          <w:rPr>
            <w:rFonts w:cs="Times New Roman"/>
          </w:rPr>
          <w:t>.</w:t>
        </w:r>
      </w:ins>
    </w:p>
    <w:p w14:paraId="66266F44" w14:textId="49D46233" w:rsidR="00C73146" w:rsidRPr="00805397" w:rsidRDefault="00C73146" w:rsidP="0092682B">
      <w:pPr>
        <w:pStyle w:val="09BodyFirstParagraph"/>
        <w:numPr>
          <w:ilvl w:val="0"/>
          <w:numId w:val="34"/>
        </w:numPr>
        <w:rPr>
          <w:rFonts w:cs="Times New Roman"/>
        </w:rPr>
        <w:pPrChange w:id="2420" w:author="秦蓓嘉" w:date="2026-04-12T19:27:00Z">
          <w:pPr>
            <w:pStyle w:val="09BodyFirstParagraph"/>
            <w:numPr>
              <w:numId w:val="19"/>
            </w:numPr>
            <w:ind w:left="420" w:hanging="420"/>
          </w:pPr>
        </w:pPrChange>
      </w:pPr>
      <w:r w:rsidRPr="00805397">
        <w:rPr>
          <w:rFonts w:cs="Times New Roman"/>
        </w:rPr>
        <w:t>Fidelity (7)</w:t>
      </w:r>
      <w:r w:rsidR="0032330A" w:rsidRPr="00805397">
        <w:rPr>
          <w:rFonts w:cs="Times New Roman"/>
        </w:rPr>
        <w:t xml:space="preserve"> </w:t>
      </w:r>
      <w:r w:rsidRPr="00805397">
        <w:rPr>
          <w:rFonts w:cs="Times New Roman"/>
        </w:rPr>
        <w:t>and Harmony (8) have the highest hue angles, with Harmony being less colorful than Fidelity.</w:t>
      </w:r>
    </w:p>
    <w:p w14:paraId="3E1EFEF9" w14:textId="2ECBE2E4" w:rsidR="00DE7C55" w:rsidRPr="00805397" w:rsidRDefault="00C73146" w:rsidP="00DE7C55">
      <w:pPr>
        <w:pStyle w:val="10BodySubsequentParagraph"/>
        <w:rPr>
          <w:ins w:id="2421" w:author="秦蓓嘉" w:date="2026-04-12T19:27:00Z"/>
          <w:rFonts w:cs="Times New Roman"/>
        </w:rPr>
      </w:pPr>
      <w:del w:id="2422" w:author="秦蓓嘉" w:date="2026-04-12T19:27:00Z">
        <w:r w:rsidRPr="00794629">
          <w:delText>It is important to note that the experiment for the Asian group was conducted first. After</w:delText>
        </w:r>
      </w:del>
    </w:p>
    <w:p w14:paraId="5F178454" w14:textId="55F28C9D" w:rsidR="00954025" w:rsidRPr="00805397" w:rsidRDefault="00105D51" w:rsidP="00EC36CB">
      <w:pPr>
        <w:pStyle w:val="af7"/>
        <w:rPr>
          <w:rFonts w:ascii="Times New Roman" w:hAnsi="Times New Roman"/>
          <w:rPrChange w:id="2423" w:author="秦蓓嘉" w:date="2026-04-12T19:27:00Z">
            <w:rPr/>
          </w:rPrChange>
        </w:rPr>
        <w:pPrChange w:id="2424" w:author="秦蓓嘉" w:date="2026-04-12T19:27:00Z">
          <w:pPr>
            <w:pStyle w:val="09BodyFirstParagraph"/>
          </w:pPr>
        </w:pPrChange>
      </w:pPr>
      <w:ins w:id="2425" w:author="秦蓓嘉" w:date="2026-04-12T19:27:00Z">
        <w:r>
          <w:rPr>
            <w:rFonts w:ascii="Times New Roman" w:hAnsi="Times New Roman" w:cs="Times New Roman" w:hint="eastAsia"/>
            <w:lang w:eastAsia="zh-CN"/>
          </w:rPr>
          <w:t>Some</w:t>
        </w:r>
        <w:r>
          <w:rPr>
            <w:rFonts w:ascii="Times New Roman" w:hAnsi="Times New Roman" w:cs="Times New Roman"/>
          </w:rPr>
          <w:t xml:space="preserve"> impression scales haven’t appear in </w:t>
        </w:r>
        <w:r w:rsidR="007F35C6">
          <w:rPr>
            <w:rFonts w:ascii="Times New Roman" w:hAnsi="Times New Roman" w:cs="Times New Roman"/>
          </w:rPr>
          <w:fldChar w:fldCharType="begin"/>
        </w:r>
        <w:r w:rsidR="007F35C6">
          <w:rPr>
            <w:rFonts w:ascii="Times New Roman" w:hAnsi="Times New Roman" w:cs="Times New Roman"/>
          </w:rPr>
          <w:instrText xml:space="preserve"> REF _Ref225256988 \h </w:instrText>
        </w:r>
        <w:r w:rsidR="007F35C6">
          <w:rPr>
            <w:rFonts w:ascii="Times New Roman" w:hAnsi="Times New Roman" w:cs="Times New Roman"/>
          </w:rPr>
        </w:r>
        <w:r w:rsidR="007F35C6">
          <w:rPr>
            <w:rFonts w:ascii="Times New Roman" w:hAnsi="Times New Roman" w:cs="Times New Roman"/>
          </w:rPr>
          <w:fldChar w:fldCharType="separate"/>
        </w:r>
        <w:r w:rsidR="007F35C6" w:rsidRPr="0092682B">
          <w:rPr>
            <w:rFonts w:eastAsiaTheme="minorEastAsia" w:cstheme="minorBidi"/>
            <w:sz w:val="16"/>
            <w:szCs w:val="16"/>
          </w:rPr>
          <w:t>Figure 13</w:t>
        </w:r>
        <w:r w:rsidR="007F35C6">
          <w:rPr>
            <w:rFonts w:ascii="Times New Roman" w:hAnsi="Times New Roman" w:cs="Times New Roman"/>
          </w:rPr>
          <w:fldChar w:fldCharType="end"/>
        </w:r>
        <w:r w:rsidR="007F35C6">
          <w:rPr>
            <w:rFonts w:ascii="Times New Roman" w:hAnsi="Times New Roman" w:cs="Times New Roman"/>
          </w:rPr>
          <w:t xml:space="preserve"> (b), (c) and (d), because a</w:t>
        </w:r>
        <w:r w:rsidR="00C73146" w:rsidRPr="00805397">
          <w:rPr>
            <w:rFonts w:ascii="Times New Roman" w:hAnsi="Times New Roman" w:cs="Times New Roman"/>
          </w:rPr>
          <w:t>fter</w:t>
        </w:r>
      </w:ins>
      <w:r w:rsidR="00C73146" w:rsidRPr="00805397">
        <w:rPr>
          <w:rFonts w:ascii="Times New Roman" w:hAnsi="Times New Roman"/>
          <w:rPrChange w:id="2426" w:author="秦蓓嘉" w:date="2026-04-12T19:27:00Z">
            <w:rPr/>
          </w:rPrChange>
        </w:rPr>
        <w:t xml:space="preserve"> identifying similarities between</w:t>
      </w:r>
      <w:r w:rsidR="007F35C6">
        <w:rPr>
          <w:rFonts w:ascii="Times New Roman" w:hAnsi="Times New Roman"/>
          <w:rPrChange w:id="2427" w:author="秦蓓嘉" w:date="2026-04-12T19:27:00Z">
            <w:rPr/>
          </w:rPrChange>
        </w:rPr>
        <w:t xml:space="preserve"> </w:t>
      </w:r>
      <w:del w:id="2428" w:author="秦蓓嘉" w:date="2026-04-12T19:27:00Z">
        <w:r w:rsidR="00C73146" w:rsidRPr="00794629">
          <w:delText xml:space="preserve">the </w:delText>
        </w:r>
      </w:del>
      <w:ins w:id="2429" w:author="秦蓓嘉" w:date="2026-04-12T19:27:00Z">
        <w:r w:rsidR="007F35C6">
          <w:rPr>
            <w:rFonts w:ascii="Times New Roman" w:hAnsi="Times New Roman" w:cs="Times New Roman"/>
          </w:rPr>
          <w:t>some pairs of</w:t>
        </w:r>
        <w:r w:rsidR="00C73146" w:rsidRPr="00805397">
          <w:rPr>
            <w:rFonts w:ascii="Times New Roman" w:hAnsi="Times New Roman" w:cs="Times New Roman"/>
          </w:rPr>
          <w:t xml:space="preserve"> </w:t>
        </w:r>
      </w:ins>
      <w:r w:rsidR="00C73146" w:rsidRPr="00805397">
        <w:rPr>
          <w:rFonts w:ascii="Times New Roman" w:hAnsi="Times New Roman"/>
          <w:rPrChange w:id="2430" w:author="秦蓓嘉" w:date="2026-04-12T19:27:00Z">
            <w:rPr/>
          </w:rPrChange>
        </w:rPr>
        <w:t>impressions</w:t>
      </w:r>
      <w:del w:id="2431" w:author="秦蓓嘉" w:date="2026-04-12T19:27:00Z">
        <w:r w:rsidR="00C73146" w:rsidRPr="00794629">
          <w:delText>, some</w:delText>
        </w:r>
      </w:del>
      <w:ins w:id="2432" w:author="秦蓓嘉" w:date="2026-04-12T19:27:00Z">
        <w:r w:rsidR="007F35C6">
          <w:rPr>
            <w:rFonts w:ascii="Times New Roman" w:hAnsi="Times New Roman" w:cs="Times New Roman"/>
          </w:rPr>
          <w:t xml:space="preserve"> in the Asian group experiment</w:t>
        </w:r>
        <w:r w:rsidR="00C73146" w:rsidRPr="00805397">
          <w:rPr>
            <w:rFonts w:ascii="Times New Roman" w:hAnsi="Times New Roman" w:cs="Times New Roman"/>
          </w:rPr>
          <w:t xml:space="preserve">, </w:t>
        </w:r>
        <w:r w:rsidR="007F35C6">
          <w:rPr>
            <w:rFonts w:ascii="Times New Roman" w:hAnsi="Times New Roman" w:cs="Times New Roman"/>
          </w:rPr>
          <w:t>the</w:t>
        </w:r>
        <w:r w:rsidR="007F35C6" w:rsidRPr="00805397">
          <w:rPr>
            <w:rFonts w:ascii="Times New Roman" w:hAnsi="Times New Roman" w:cs="Times New Roman"/>
          </w:rPr>
          <w:t xml:space="preserve"> </w:t>
        </w:r>
        <w:r w:rsidR="007F35C6">
          <w:rPr>
            <w:rFonts w:ascii="Times New Roman" w:hAnsi="Times New Roman" w:cs="Times New Roman"/>
          </w:rPr>
          <w:t>r</w:t>
        </w:r>
        <w:r w:rsidR="007F35C6" w:rsidRPr="007F35C6">
          <w:rPr>
            <w:rFonts w:ascii="Times New Roman" w:hAnsi="Times New Roman" w:cs="Times New Roman"/>
          </w:rPr>
          <w:t>edundant</w:t>
        </w:r>
        <w:r w:rsidR="007F35C6">
          <w:rPr>
            <w:rFonts w:ascii="Times New Roman" w:hAnsi="Times New Roman" w:cs="Times New Roman"/>
          </w:rPr>
          <w:t xml:space="preserve"> ones</w:t>
        </w:r>
      </w:ins>
      <w:r w:rsidR="00EA480D" w:rsidRPr="00805397">
        <w:rPr>
          <w:rFonts w:ascii="Times New Roman" w:hAnsi="Times New Roman"/>
          <w:rPrChange w:id="2433" w:author="秦蓓嘉" w:date="2026-04-12T19:27:00Z">
            <w:rPr/>
          </w:rPrChange>
        </w:rPr>
        <w:t xml:space="preserve"> </w:t>
      </w:r>
      <w:r w:rsidR="007F35C6">
        <w:rPr>
          <w:rFonts w:ascii="Times New Roman" w:hAnsi="Times New Roman"/>
          <w:rPrChange w:id="2434" w:author="秦蓓嘉" w:date="2026-04-12T19:27:00Z">
            <w:rPr/>
          </w:rPrChange>
        </w:rPr>
        <w:t>were</w:t>
      </w:r>
      <w:r w:rsidR="007F35C6" w:rsidRPr="00805397">
        <w:rPr>
          <w:rFonts w:ascii="Times New Roman" w:hAnsi="Times New Roman"/>
          <w:rPrChange w:id="2435" w:author="秦蓓嘉" w:date="2026-04-12T19:27:00Z">
            <w:rPr/>
          </w:rPrChange>
        </w:rPr>
        <w:t xml:space="preserve"> </w:t>
      </w:r>
      <w:r w:rsidR="00C73146" w:rsidRPr="00805397">
        <w:rPr>
          <w:rFonts w:ascii="Times New Roman" w:hAnsi="Times New Roman"/>
          <w:rPrChange w:id="2436" w:author="秦蓓嘉" w:date="2026-04-12T19:27:00Z">
            <w:rPr/>
          </w:rPrChange>
        </w:rPr>
        <w:t>removed when studying the other ethnic groups</w:t>
      </w:r>
      <w:r w:rsidR="00DE7C55" w:rsidRPr="00805397">
        <w:rPr>
          <w:rFonts w:ascii="Times New Roman" w:hAnsi="Times New Roman"/>
          <w:rPrChange w:id="2437" w:author="秦蓓嘉" w:date="2026-04-12T19:27:00Z">
            <w:rPr/>
          </w:rPrChange>
        </w:rPr>
        <w:t>.</w:t>
      </w:r>
    </w:p>
    <w:p w14:paraId="088C025D" w14:textId="77777777" w:rsidR="00C73146" w:rsidRPr="00805397" w:rsidRDefault="00C73146" w:rsidP="00F237F0">
      <w:pPr>
        <w:pStyle w:val="10BodySubsequentParagraph"/>
      </w:pPr>
    </w:p>
    <w:p w14:paraId="550947BD" w14:textId="77777777" w:rsidR="00A17A88" w:rsidRPr="00794629" w:rsidRDefault="00A17A88" w:rsidP="006F2F64">
      <w:pPr>
        <w:pStyle w:val="10BodySubsequentParagraph"/>
        <w:rPr>
          <w:del w:id="2438" w:author="秦蓓嘉" w:date="2026-04-12T19:27:00Z"/>
        </w:rPr>
      </w:pPr>
    </w:p>
    <w:p w14:paraId="6011FC4B" w14:textId="77777777" w:rsidR="00C73146" w:rsidRPr="00794629" w:rsidRDefault="00C73146" w:rsidP="00F237F0">
      <w:pPr>
        <w:pStyle w:val="10BodySubsequentParagraph"/>
        <w:rPr>
          <w:del w:id="2439" w:author="秦蓓嘉" w:date="2026-04-12T19:27:00Z"/>
        </w:rPr>
      </w:pPr>
    </w:p>
    <w:p w14:paraId="243C6A6D" w14:textId="11771E15" w:rsidR="00954025" w:rsidRPr="00805397" w:rsidRDefault="00617501">
      <w:pPr>
        <w:pStyle w:val="08SectionHeader2"/>
        <w:outlineLvl w:val="1"/>
        <w:rPr>
          <w:w w:val="90"/>
        </w:rPr>
      </w:pPr>
      <w:del w:id="2440" w:author="秦蓓嘉" w:date="2026-04-12T19:27:00Z">
        <w:r w:rsidRPr="00794629">
          <w:delText>3.</w:delText>
        </w:r>
      </w:del>
      <w:r w:rsidR="004F66BF" w:rsidRPr="00805397">
        <w:t>4.</w:t>
      </w:r>
      <w:del w:id="2441" w:author="秦蓓嘉" w:date="2026-04-12T19:27:00Z">
        <w:r w:rsidR="00634A96" w:rsidRPr="00794629">
          <w:delText>3</w:delText>
        </w:r>
      </w:del>
      <w:ins w:id="2442" w:author="秦蓓嘉" w:date="2026-04-12T19:27:00Z">
        <w:r w:rsidR="004F66BF" w:rsidRPr="00805397">
          <w:t>4</w:t>
        </w:r>
      </w:ins>
      <w:r w:rsidR="00634A96" w:rsidRPr="00805397">
        <w:t xml:space="preserve"> </w:t>
      </w:r>
      <w:r w:rsidRPr="00805397">
        <w:rPr>
          <w:w w:val="90"/>
        </w:rPr>
        <w:t xml:space="preserve">The Influence of Scenes on Skin </w:t>
      </w:r>
      <w:del w:id="2443" w:author="秦蓓嘉" w:date="2026-04-12T19:27:00Z">
        <w:r w:rsidR="00E85AD3" w:rsidRPr="006F2F64">
          <w:rPr>
            <w:w w:val="90"/>
          </w:rPr>
          <w:delText>Colour</w:delText>
        </w:r>
      </w:del>
      <w:ins w:id="2444" w:author="秦蓓嘉" w:date="2026-04-12T19:27:00Z">
        <w:r w:rsidR="00001EF1" w:rsidRPr="00805397">
          <w:rPr>
            <w:w w:val="90"/>
          </w:rPr>
          <w:t>Color</w:t>
        </w:r>
      </w:ins>
      <w:r w:rsidRPr="00805397">
        <w:rPr>
          <w:w w:val="90"/>
        </w:rPr>
        <w:t xml:space="preserve"> Preference</w:t>
      </w:r>
    </w:p>
    <w:p w14:paraId="21C9B5D1" w14:textId="77777777" w:rsidR="00A17A88" w:rsidRPr="006F2F64" w:rsidRDefault="00A17A88" w:rsidP="006F2F64">
      <w:pPr>
        <w:pStyle w:val="09BodyFirstParagraph"/>
        <w:rPr>
          <w:del w:id="2445" w:author="秦蓓嘉" w:date="2026-04-12T19:27:00Z"/>
        </w:rPr>
      </w:pPr>
    </w:p>
    <w:p w14:paraId="7E871F24" w14:textId="5250D084" w:rsidR="00A17A88" w:rsidRPr="00805397" w:rsidRDefault="002F1FF9" w:rsidP="005B6545">
      <w:pPr>
        <w:pStyle w:val="09BodyFirstParagraph"/>
        <w:rPr>
          <w:ins w:id="2446" w:author="秦蓓嘉" w:date="2026-04-12T19:27:00Z"/>
        </w:rPr>
      </w:pPr>
      <w:r w:rsidRPr="00805397">
        <w:t xml:space="preserve">The </w:t>
      </w:r>
      <w:del w:id="2447" w:author="秦蓓嘉" w:date="2026-04-12T19:27:00Z">
        <w:r w:rsidR="00D53E9A" w:rsidRPr="00794629">
          <w:rPr>
            <w:lang w:eastAsia="zh-CN"/>
          </w:rPr>
          <w:delText>centers</w:delText>
        </w:r>
        <w:r w:rsidR="00D53E9A" w:rsidRPr="00794629">
          <w:delText xml:space="preserve"> of </w:delText>
        </w:r>
        <w:r w:rsidR="00617501" w:rsidRPr="00794629">
          <w:delText xml:space="preserve">50% acceptability ellipse models of </w:delText>
        </w:r>
      </w:del>
      <w:ins w:id="2448" w:author="秦蓓嘉" w:date="2026-04-12T19:27:00Z">
        <w:r w:rsidRPr="00805397">
          <w:t xml:space="preserve">present results are first time to show </w:t>
        </w:r>
        <w:r w:rsidR="0033001B" w:rsidRPr="00805397">
          <w:t xml:space="preserve">how preferred skin </w:t>
        </w:r>
        <w:r w:rsidR="00001EF1" w:rsidRPr="00805397">
          <w:t>color</w:t>
        </w:r>
        <w:r w:rsidR="0033001B" w:rsidRPr="00805397">
          <w:t xml:space="preserve">s </w:t>
        </w:r>
        <w:r w:rsidR="005B6545" w:rsidRPr="00805397">
          <w:t xml:space="preserve">differ </w:t>
        </w:r>
        <w:r w:rsidR="0033001B" w:rsidRPr="00805397">
          <w:t>under 35 scenes</w:t>
        </w:r>
        <w:r w:rsidR="004F66BF" w:rsidRPr="00805397">
          <w:t>.</w:t>
        </w:r>
      </w:ins>
    </w:p>
    <w:p w14:paraId="0ECCDF2A" w14:textId="147E5AF2" w:rsidR="00954025" w:rsidRPr="00805397" w:rsidRDefault="007F35C6">
      <w:pPr>
        <w:pStyle w:val="09BodyFirstParagraph"/>
      </w:pPr>
      <w:ins w:id="2449" w:author="秦蓓嘉" w:date="2026-04-12T19:27:00Z">
        <w:r w:rsidRPr="00BB5892">
          <w:fldChar w:fldCharType="begin"/>
        </w:r>
        <w:r w:rsidRPr="0092682B">
          <w:instrText xml:space="preserve"> REF _Ref226815547 \h </w:instrText>
        </w:r>
        <w:r>
          <w:instrText xml:space="preserve"> \* MERGEFORMAT </w:instrText>
        </w:r>
        <w:r w:rsidRPr="00BB5892">
          <w:fldChar w:fldCharType="separate"/>
        </w:r>
        <w:r w:rsidRPr="007F35C6">
          <w:t xml:space="preserve">Figure </w:t>
        </w:r>
        <w:r w:rsidRPr="0092682B">
          <w:t>14</w:t>
        </w:r>
        <w:r w:rsidRPr="00BB5892">
          <w:fldChar w:fldCharType="end"/>
        </w:r>
        <w:r w:rsidRPr="000F0DF1">
          <w:t xml:space="preserve"> </w:t>
        </w:r>
        <w:r w:rsidR="00523228" w:rsidRPr="00805397">
          <w:t xml:space="preserve">plots </w:t>
        </w:r>
        <w:r w:rsidR="0033001B" w:rsidRPr="00805397">
          <w:t xml:space="preserve">the </w:t>
        </w:r>
        <w:r w:rsidR="0025682F">
          <w:t>preference</w:t>
        </w:r>
        <w:r w:rsidR="0025682F" w:rsidRPr="00805397">
          <w:t xml:space="preserve"> </w:t>
        </w:r>
        <w:r w:rsidR="0033001B" w:rsidRPr="00805397">
          <w:t xml:space="preserve">centers </w:t>
        </w:r>
        <w:r w:rsidR="00617501" w:rsidRPr="00805397">
          <w:t xml:space="preserve">of </w:t>
        </w:r>
      </w:ins>
      <w:r w:rsidR="00617501" w:rsidRPr="00805397">
        <w:t xml:space="preserve">14 different </w:t>
      </w:r>
      <w:del w:id="2450" w:author="秦蓓嘉" w:date="2026-04-12T19:27:00Z">
        <w:r w:rsidR="00617501" w:rsidRPr="00794629">
          <w:delText xml:space="preserve">scenes for 4 different </w:delText>
        </w:r>
        <w:r w:rsidR="00892331" w:rsidRPr="00794629">
          <w:delText>model ethnicities</w:delText>
        </w:r>
        <w:r w:rsidR="00617501" w:rsidRPr="00794629">
          <w:delText xml:space="preserve"> </w:delText>
        </w:r>
        <w:r w:rsidR="00515474" w:rsidRPr="00794629">
          <w:delText xml:space="preserve">under the impression scale Preference </w:delText>
        </w:r>
        <w:r w:rsidR="00617501" w:rsidRPr="00794629">
          <w:delText xml:space="preserve">are plotted in </w:delText>
        </w:r>
        <w:r w:rsidR="00A17A88" w:rsidRPr="006F2F64">
          <w:fldChar w:fldCharType="begin"/>
        </w:r>
        <w:r w:rsidR="00A17A88" w:rsidRPr="00794629">
          <w:delInstrText xml:space="preserve"> REF _Ref216969344 \h </w:delInstrText>
        </w:r>
        <w:r w:rsidR="00794629">
          <w:delInstrText xml:space="preserve"> \* MERGEFORMAT </w:delInstrText>
        </w:r>
        <w:r w:rsidR="00A17A88" w:rsidRPr="006F2F64">
          <w:fldChar w:fldCharType="separate"/>
        </w:r>
        <w:r w:rsidR="00794629" w:rsidRPr="006F2F64">
          <w:rPr>
            <w:b/>
          </w:rPr>
          <w:delText xml:space="preserve">Figure </w:delText>
        </w:r>
        <w:r w:rsidR="00794629" w:rsidRPr="00794629">
          <w:rPr>
            <w:b/>
            <w:noProof/>
          </w:rPr>
          <w:delText>12</w:delText>
        </w:r>
        <w:r w:rsidR="00A17A88" w:rsidRPr="006F2F64">
          <w:fldChar w:fldCharType="end"/>
        </w:r>
        <w:r w:rsidR="00550AA7" w:rsidRPr="00794629">
          <w:delText xml:space="preserve"> </w:delText>
        </w:r>
        <w:r w:rsidR="00617501" w:rsidRPr="00794629">
          <w:delText>.</w:delText>
        </w:r>
      </w:del>
      <w:ins w:id="2451" w:author="秦蓓嘉" w:date="2026-04-12T19:27:00Z">
        <w:r w:rsidR="008C57EE" w:rsidRPr="00805397">
          <w:t xml:space="preserve">real </w:t>
        </w:r>
        <w:r w:rsidR="00617501" w:rsidRPr="00805397">
          <w:t xml:space="preserve">scenes for </w:t>
        </w:r>
        <w:r w:rsidR="0033001B" w:rsidRPr="00805397">
          <w:t>each</w:t>
        </w:r>
        <w:r w:rsidR="00892331" w:rsidRPr="00805397">
          <w:t xml:space="preserve"> ethnicit</w:t>
        </w:r>
        <w:r w:rsidR="0033001B" w:rsidRPr="00805397">
          <w:t>y studied</w:t>
        </w:r>
        <w:r w:rsidR="00617501" w:rsidRPr="00805397">
          <w:t>.</w:t>
        </w:r>
      </w:ins>
      <w:r w:rsidR="00617501" w:rsidRPr="00805397">
        <w:t xml:space="preserve"> </w:t>
      </w:r>
      <w:r w:rsidR="00523228" w:rsidRPr="00805397">
        <w:t xml:space="preserve">The </w:t>
      </w:r>
      <w:del w:id="2452" w:author="秦蓓嘉" w:date="2026-04-12T19:27:00Z">
        <w:r w:rsidR="008310D7" w:rsidRPr="00794629">
          <w:delText>red, green and blue dots</w:delText>
        </w:r>
      </w:del>
      <w:ins w:id="2453" w:author="秦蓓嘉" w:date="2026-04-12T19:27:00Z">
        <w:r w:rsidR="0025682F">
          <w:t>preference centers</w:t>
        </w:r>
        <w:r w:rsidR="0025682F" w:rsidRPr="00805397">
          <w:t xml:space="preserve"> </w:t>
        </w:r>
        <w:r w:rsidR="00523228" w:rsidRPr="00805397">
          <w:t xml:space="preserve">of </w:t>
        </w:r>
        <w:r w:rsidR="0025682F">
          <w:t>different</w:t>
        </w:r>
        <w:r w:rsidR="0025682F" w:rsidRPr="00805397">
          <w:t xml:space="preserve"> </w:t>
        </w:r>
        <w:r w:rsidR="00523228" w:rsidRPr="00805397">
          <w:t xml:space="preserve">scene </w:t>
        </w:r>
        <w:r w:rsidR="0025682F">
          <w:t>types are</w:t>
        </w:r>
        <w:r w:rsidR="00523228" w:rsidRPr="00805397">
          <w:t xml:space="preserve"> plotted with three </w:t>
        </w:r>
        <w:r w:rsidR="00001EF1" w:rsidRPr="00805397">
          <w:t>color</w:t>
        </w:r>
        <w:r w:rsidR="0033001B" w:rsidRPr="00805397">
          <w:t>s</w:t>
        </w:r>
        <w:r w:rsidR="0025682F">
          <w:t>.</w:t>
        </w:r>
        <w:r w:rsidR="0033001B" w:rsidRPr="00805397">
          <w:t xml:space="preserve"> </w:t>
        </w:r>
        <w:r w:rsidR="0025682F">
          <w:t>Specifically,</w:t>
        </w:r>
        <w:r w:rsidR="0033001B" w:rsidRPr="00805397">
          <w:t xml:space="preserve"> </w:t>
        </w:r>
        <w:r w:rsidR="008C57EE" w:rsidRPr="00805397">
          <w:t>the</w:t>
        </w:r>
        <w:r w:rsidR="008310D7" w:rsidRPr="00805397">
          <w:t xml:space="preserve"> red, </w:t>
        </w:r>
        <w:r w:rsidR="0025682F">
          <w:t>blue</w:t>
        </w:r>
        <w:r w:rsidR="0025682F" w:rsidRPr="00805397">
          <w:t xml:space="preserve"> </w:t>
        </w:r>
        <w:r w:rsidR="008310D7" w:rsidRPr="00805397">
          <w:t xml:space="preserve">and </w:t>
        </w:r>
        <w:r w:rsidR="0025682F">
          <w:t>green</w:t>
        </w:r>
        <w:r w:rsidR="0025682F" w:rsidRPr="00805397">
          <w:t xml:space="preserve"> </w:t>
        </w:r>
        <w:r w:rsidR="0025682F">
          <w:t>points</w:t>
        </w:r>
      </w:ins>
      <w:r w:rsidR="0025682F" w:rsidRPr="00805397">
        <w:t xml:space="preserve"> </w:t>
      </w:r>
      <w:r w:rsidR="008310D7" w:rsidRPr="00805397">
        <w:t>represent indoor</w:t>
      </w:r>
      <w:r w:rsidR="000C64FC" w:rsidRPr="00805397">
        <w:t xml:space="preserve">, </w:t>
      </w:r>
      <w:r w:rsidR="008310D7" w:rsidRPr="00805397">
        <w:t>outdoor</w:t>
      </w:r>
      <w:r w:rsidR="00811F95" w:rsidRPr="00805397">
        <w:t>,</w:t>
      </w:r>
      <w:r w:rsidR="008310D7" w:rsidRPr="00805397">
        <w:t xml:space="preserve"> and night scenes respectively. </w:t>
      </w:r>
      <w:del w:id="2454" w:author="秦蓓嘉" w:date="2026-04-12T19:27:00Z">
        <w:r w:rsidR="008310D7" w:rsidRPr="00794629">
          <w:delText xml:space="preserve"> </w:delText>
        </w:r>
      </w:del>
      <w:r w:rsidR="008310D7" w:rsidRPr="00805397">
        <w:t xml:space="preserve">The </w:t>
      </w:r>
      <w:del w:id="2455" w:author="秦蓓嘉" w:date="2026-04-12T19:27:00Z">
        <w:r w:rsidR="008310D7" w:rsidRPr="00794629">
          <w:delText xml:space="preserve">red and green </w:delText>
        </w:r>
      </w:del>
      <w:r w:rsidR="008310D7" w:rsidRPr="00805397">
        <w:t xml:space="preserve">vectors are plotted to </w:t>
      </w:r>
      <w:del w:id="2456" w:author="秦蓓嘉" w:date="2026-04-12T19:27:00Z">
        <w:r w:rsidR="008310D7" w:rsidRPr="00794629">
          <w:delText>represent the colour trends</w:delText>
        </w:r>
      </w:del>
      <w:ins w:id="2457" w:author="秦蓓嘉" w:date="2026-04-12T19:27:00Z">
        <w:r w:rsidR="008C57EE" w:rsidRPr="00805397">
          <w:t xml:space="preserve">show the trend of </w:t>
        </w:r>
        <w:r w:rsidR="00001EF1" w:rsidRPr="00805397">
          <w:t>color</w:t>
        </w:r>
        <w:r w:rsidR="008C57EE" w:rsidRPr="00805397">
          <w:t xml:space="preserve"> shift</w:t>
        </w:r>
        <w:r w:rsidR="0033001B" w:rsidRPr="00805397">
          <w:t xml:space="preserve"> for the indoor and outdoor </w:t>
        </w:r>
        <w:r w:rsidR="0025682F">
          <w:t>scene types</w:t>
        </w:r>
      </w:ins>
      <w:r w:rsidR="008310D7" w:rsidRPr="00805397">
        <w:t xml:space="preserve">. </w:t>
      </w:r>
    </w:p>
    <w:p w14:paraId="72F41DC8" w14:textId="77777777" w:rsidR="00954025" w:rsidRPr="00805397" w:rsidRDefault="00954025">
      <w:pPr>
        <w:pStyle w:val="a5"/>
      </w:pPr>
    </w:p>
    <w:p w14:paraId="4E73B694" w14:textId="77777777" w:rsidR="00954025" w:rsidRPr="00794629" w:rsidRDefault="00887BE3">
      <w:pPr>
        <w:pStyle w:val="a5"/>
        <w:spacing w:before="9"/>
        <w:rPr>
          <w:del w:id="2458" w:author="秦蓓嘉" w:date="2026-04-12T19:27:00Z"/>
        </w:rPr>
      </w:pPr>
      <w:del w:id="2459" w:author="秦蓓嘉" w:date="2026-04-12T19:27:00Z">
        <w:r w:rsidRPr="006F2F64">
          <w:rPr>
            <w:noProof/>
          </w:rPr>
          <w:drawing>
            <wp:inline distT="0" distB="0" distL="0" distR="0" wp14:anchorId="48301C3D" wp14:editId="78B82D25">
              <wp:extent cx="4997941" cy="1625119"/>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512" r="3997" b="13032"/>
                      <a:stretch/>
                    </pic:blipFill>
                    <pic:spPr bwMode="auto">
                      <a:xfrm>
                        <a:off x="0" y="0"/>
                        <a:ext cx="5015699" cy="1630893"/>
                      </a:xfrm>
                      <a:prstGeom prst="rect">
                        <a:avLst/>
                      </a:prstGeom>
                      <a:noFill/>
                      <a:ln>
                        <a:noFill/>
                      </a:ln>
                      <a:extLst>
                        <a:ext uri="{53640926-AAD7-44D8-BBD7-CCE9431645EC}">
                          <a14:shadowObscured xmlns:a14="http://schemas.microsoft.com/office/drawing/2010/main"/>
                        </a:ext>
                      </a:extLst>
                    </pic:spPr>
                  </pic:pic>
                </a:graphicData>
              </a:graphic>
            </wp:inline>
          </w:drawing>
        </w:r>
      </w:del>
    </w:p>
    <w:p w14:paraId="660623A3" w14:textId="0D48A83A" w:rsidR="0027685B" w:rsidRPr="00805397" w:rsidRDefault="00B748DE" w:rsidP="00433C49">
      <w:pPr>
        <w:pStyle w:val="a5"/>
        <w:spacing w:before="9"/>
        <w:ind w:left="426" w:right="1203"/>
        <w:rPr>
          <w:ins w:id="2460" w:author="秦蓓嘉" w:date="2026-04-12T19:27:00Z"/>
        </w:rPr>
      </w:pPr>
      <w:ins w:id="2461" w:author="秦蓓嘉" w:date="2026-04-12T19:27:00Z">
        <w:r w:rsidRPr="00805397">
          <w:rPr>
            <w:noProof/>
          </w:rPr>
          <w:drawing>
            <wp:inline distT="0" distB="0" distL="0" distR="0" wp14:anchorId="3AFF8452" wp14:editId="7E50A886">
              <wp:extent cx="4814570" cy="4289938"/>
              <wp:effectExtent l="0" t="0" r="5080" b="0"/>
              <wp:docPr id="34" name="图片 34" descr="C:\Users\mrluo\Documents\xwechat_files\wxid_0himuoi7t71c22_47fe\temp\RWTemp\2026-04\625c0906297b4a3159eb73b962840e8f\bebd8e33ae3d13b6e6ecb3fae1d0d2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rluo\Documents\xwechat_files\wxid_0himuoi7t71c22_47fe\temp\RWTemp\2026-04\625c0906297b4a3159eb73b962840e8f\bebd8e33ae3d13b6e6ecb3fae1d0d2e8.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14570" cy="4289938"/>
                      </a:xfrm>
                      <a:prstGeom prst="rect">
                        <a:avLst/>
                      </a:prstGeom>
                      <a:noFill/>
                      <a:ln>
                        <a:noFill/>
                      </a:ln>
                    </pic:spPr>
                  </pic:pic>
                </a:graphicData>
              </a:graphic>
            </wp:inline>
          </w:drawing>
        </w:r>
        <w:r w:rsidR="00BF2848" w:rsidRPr="00805397">
          <w:br w:type="textWrapping" w:clear="all"/>
        </w:r>
      </w:ins>
    </w:p>
    <w:p w14:paraId="149216EF" w14:textId="2504FA9D" w:rsidR="0027685B" w:rsidRPr="00805397" w:rsidRDefault="007F35C6" w:rsidP="0092682B">
      <w:pPr>
        <w:pStyle w:val="af7"/>
        <w:rPr>
          <w:b/>
          <w:color w:val="FF0000"/>
          <w:sz w:val="16"/>
          <w:rPrChange w:id="2462" w:author="秦蓓嘉" w:date="2026-04-12T19:27:00Z">
            <w:rPr/>
          </w:rPrChange>
        </w:rPr>
      </w:pPr>
      <w:bookmarkStart w:id="2463" w:name="_Ref226815547"/>
      <w:bookmarkStart w:id="2464" w:name="_Ref225257044"/>
      <w:bookmarkStart w:id="2465" w:name="_Ref216969344"/>
      <w:r w:rsidRPr="0092682B">
        <w:rPr>
          <w:sz w:val="16"/>
          <w:rPrChange w:id="2466" w:author="秦蓓嘉" w:date="2026-04-12T19:27:00Z">
            <w:rPr>
              <w:b/>
            </w:rPr>
          </w:rPrChange>
        </w:rPr>
        <w:t xml:space="preserve">Figure </w:t>
      </w:r>
      <w:r w:rsidRPr="0092682B">
        <w:rPr>
          <w:sz w:val="16"/>
          <w:rPrChange w:id="2467" w:author="秦蓓嘉" w:date="2026-04-12T19:27:00Z">
            <w:rPr>
              <w:b/>
            </w:rPr>
          </w:rPrChange>
        </w:rPr>
        <w:fldChar w:fldCharType="begin"/>
      </w:r>
      <w:r w:rsidRPr="0092682B">
        <w:rPr>
          <w:sz w:val="16"/>
        </w:rPr>
        <w:instrText xml:space="preserve"> SEQ Figure \* ARABIC </w:instrText>
      </w:r>
      <w:r w:rsidRPr="0092682B">
        <w:rPr>
          <w:sz w:val="16"/>
          <w:rPrChange w:id="2468" w:author="秦蓓嘉" w:date="2026-04-12T19:27:00Z">
            <w:rPr>
              <w:b/>
            </w:rPr>
          </w:rPrChange>
        </w:rPr>
        <w:fldChar w:fldCharType="separate"/>
      </w:r>
      <w:del w:id="2469" w:author="秦蓓嘉" w:date="2026-04-12T19:27:00Z">
        <w:r w:rsidR="00794629" w:rsidRPr="006F2F64">
          <w:rPr>
            <w:b/>
            <w:noProof/>
          </w:rPr>
          <w:delText>12</w:delText>
        </w:r>
      </w:del>
      <w:ins w:id="2470" w:author="秦蓓嘉" w:date="2026-04-12T19:27:00Z">
        <w:r w:rsidR="000F0DF1">
          <w:rPr>
            <w:noProof/>
            <w:sz w:val="16"/>
          </w:rPr>
          <w:t>14</w:t>
        </w:r>
      </w:ins>
      <w:r w:rsidRPr="0092682B">
        <w:rPr>
          <w:sz w:val="16"/>
          <w:rPrChange w:id="2471" w:author="秦蓓嘉" w:date="2026-04-12T19:27:00Z">
            <w:rPr>
              <w:b/>
            </w:rPr>
          </w:rPrChange>
        </w:rPr>
        <w:fldChar w:fldCharType="end"/>
      </w:r>
      <w:bookmarkEnd w:id="2463"/>
      <w:bookmarkEnd w:id="2464"/>
      <w:bookmarkEnd w:id="2465"/>
      <w:ins w:id="2472" w:author="秦蓓嘉" w:date="2026-04-12T19:27:00Z">
        <w:r w:rsidR="0027685B" w:rsidRPr="00805397">
          <w:rPr>
            <w:sz w:val="16"/>
          </w:rPr>
          <w:t>.</w:t>
        </w:r>
      </w:ins>
      <w:r w:rsidR="0027685B" w:rsidRPr="00805397">
        <w:rPr>
          <w:sz w:val="16"/>
          <w:rPrChange w:id="2473" w:author="秦蓓嘉" w:date="2026-04-12T19:27:00Z">
            <w:rPr>
              <w:b/>
              <w:spacing w:val="80"/>
              <w:w w:val="150"/>
            </w:rPr>
          </w:rPrChange>
        </w:rPr>
        <w:t xml:space="preserve"> </w:t>
      </w:r>
      <w:r w:rsidR="0027685B" w:rsidRPr="00805397">
        <w:rPr>
          <w:sz w:val="16"/>
          <w:rPrChange w:id="2474" w:author="秦蓓嘉" w:date="2026-04-12T19:27:00Z">
            <w:rPr/>
          </w:rPrChange>
        </w:rPr>
        <w:t xml:space="preserve">Plots of </w:t>
      </w:r>
      <w:ins w:id="2475" w:author="秦蓓嘉" w:date="2026-04-12T19:27:00Z">
        <w:r w:rsidR="0027685B" w:rsidRPr="00805397">
          <w:rPr>
            <w:sz w:val="16"/>
          </w:rPr>
          <w:t xml:space="preserve">preferred </w:t>
        </w:r>
      </w:ins>
      <w:r w:rsidR="0027685B" w:rsidRPr="00805397">
        <w:rPr>
          <w:sz w:val="16"/>
          <w:rPrChange w:id="2476" w:author="秦蓓嘉" w:date="2026-04-12T19:27:00Z">
            <w:rPr/>
          </w:rPrChange>
        </w:rPr>
        <w:t xml:space="preserve">skin </w:t>
      </w:r>
      <w:del w:id="2477" w:author="秦蓓嘉" w:date="2026-04-12T19:27:00Z">
        <w:r w:rsidR="00E85AD3" w:rsidRPr="006F2F64">
          <w:delText>colour</w:delText>
        </w:r>
        <w:r w:rsidR="00617501" w:rsidRPr="006F2F64">
          <w:rPr>
            <w:spacing w:val="-7"/>
          </w:rPr>
          <w:delText xml:space="preserve"> </w:delText>
        </w:r>
        <w:r w:rsidR="00617501" w:rsidRPr="006F2F64">
          <w:delText>preference</w:delText>
        </w:r>
      </w:del>
      <w:ins w:id="2478" w:author="秦蓓嘉" w:date="2026-04-12T19:27:00Z">
        <w:r w:rsidR="00001EF1" w:rsidRPr="00805397">
          <w:rPr>
            <w:sz w:val="16"/>
          </w:rPr>
          <w:t>color</w:t>
        </w:r>
      </w:ins>
      <w:r w:rsidR="0027685B" w:rsidRPr="00805397">
        <w:rPr>
          <w:sz w:val="16"/>
          <w:rPrChange w:id="2479" w:author="秦蓓嘉" w:date="2026-04-12T19:27:00Z">
            <w:rPr>
              <w:spacing w:val="-7"/>
            </w:rPr>
          </w:rPrChange>
        </w:rPr>
        <w:t xml:space="preserve"> </w:t>
      </w:r>
      <w:r w:rsidR="0027685B" w:rsidRPr="00805397">
        <w:rPr>
          <w:sz w:val="16"/>
          <w:rPrChange w:id="2480" w:author="秦蓓嘉" w:date="2026-04-12T19:27:00Z">
            <w:rPr/>
          </w:rPrChange>
        </w:rPr>
        <w:t>centers</w:t>
      </w:r>
      <w:r w:rsidR="0027685B" w:rsidRPr="00805397">
        <w:rPr>
          <w:sz w:val="16"/>
          <w:rPrChange w:id="2481" w:author="秦蓓嘉" w:date="2026-04-12T19:27:00Z">
            <w:rPr>
              <w:spacing w:val="-7"/>
            </w:rPr>
          </w:rPrChange>
        </w:rPr>
        <w:t xml:space="preserve"> </w:t>
      </w:r>
      <w:r w:rsidR="0027685B" w:rsidRPr="00805397">
        <w:rPr>
          <w:sz w:val="16"/>
          <w:rPrChange w:id="2482" w:author="秦蓓嘉" w:date="2026-04-12T19:27:00Z">
            <w:rPr/>
          </w:rPrChange>
        </w:rPr>
        <w:t>of</w:t>
      </w:r>
      <w:r w:rsidR="0027685B" w:rsidRPr="00805397">
        <w:rPr>
          <w:sz w:val="16"/>
          <w:rPrChange w:id="2483" w:author="秦蓓嘉" w:date="2026-04-12T19:27:00Z">
            <w:rPr>
              <w:spacing w:val="-7"/>
            </w:rPr>
          </w:rPrChange>
        </w:rPr>
        <w:t xml:space="preserve"> </w:t>
      </w:r>
      <w:del w:id="2484" w:author="秦蓓嘉" w:date="2026-04-12T19:27:00Z">
        <w:r w:rsidR="00617501" w:rsidRPr="006F2F64">
          <w:delText>different</w:delText>
        </w:r>
      </w:del>
      <w:ins w:id="2485" w:author="秦蓓嘉" w:date="2026-04-12T19:27:00Z">
        <w:r w:rsidR="0027685B" w:rsidRPr="00805397">
          <w:rPr>
            <w:sz w:val="16"/>
          </w:rPr>
          <w:t xml:space="preserve">the </w:t>
        </w:r>
        <w:r w:rsidR="005B6545" w:rsidRPr="00805397">
          <w:rPr>
            <w:sz w:val="16"/>
          </w:rPr>
          <w:t>35</w:t>
        </w:r>
      </w:ins>
      <w:r w:rsidR="005B6545" w:rsidRPr="00805397">
        <w:rPr>
          <w:sz w:val="16"/>
          <w:rPrChange w:id="2486" w:author="秦蓓嘉" w:date="2026-04-12T19:27:00Z">
            <w:rPr>
              <w:spacing w:val="-7"/>
            </w:rPr>
          </w:rPrChange>
        </w:rPr>
        <w:t xml:space="preserve"> </w:t>
      </w:r>
      <w:r w:rsidR="005B6545" w:rsidRPr="00805397">
        <w:rPr>
          <w:sz w:val="16"/>
          <w:rPrChange w:id="2487" w:author="秦蓓嘉" w:date="2026-04-12T19:27:00Z">
            <w:rPr/>
          </w:rPrChange>
        </w:rPr>
        <w:t>scenes</w:t>
      </w:r>
      <w:r w:rsidR="005B6545" w:rsidRPr="00805397">
        <w:rPr>
          <w:sz w:val="16"/>
          <w:rPrChange w:id="2488" w:author="秦蓓嘉" w:date="2026-04-12T19:27:00Z">
            <w:rPr>
              <w:spacing w:val="-7"/>
            </w:rPr>
          </w:rPrChange>
        </w:rPr>
        <w:t xml:space="preserve"> </w:t>
      </w:r>
      <w:ins w:id="2489" w:author="秦蓓嘉" w:date="2026-04-12T19:27:00Z">
        <w:r w:rsidR="005B6545" w:rsidRPr="00805397">
          <w:rPr>
            <w:sz w:val="16"/>
          </w:rPr>
          <w:t>(</w:t>
        </w:r>
        <w:r w:rsidR="00524AE1" w:rsidRPr="00805397">
          <w:rPr>
            <w:sz w:val="16"/>
          </w:rPr>
          <w:t xml:space="preserve">21 </w:t>
        </w:r>
      </w:ins>
      <w:r w:rsidR="00524AE1" w:rsidRPr="00805397">
        <w:rPr>
          <w:sz w:val="16"/>
          <w:rPrChange w:id="2490" w:author="秦蓓嘉" w:date="2026-04-12T19:27:00Z">
            <w:rPr/>
          </w:rPrChange>
        </w:rPr>
        <w:t>in</w:t>
      </w:r>
      <w:ins w:id="2491" w:author="秦蓓嘉" w:date="2026-04-12T19:27:00Z">
        <w:r w:rsidR="00524AE1" w:rsidRPr="00805397">
          <w:rPr>
            <w:sz w:val="16"/>
          </w:rPr>
          <w:t xml:space="preserve">-lab and </w:t>
        </w:r>
        <w:r w:rsidR="004F66BF" w:rsidRPr="00805397">
          <w:rPr>
            <w:sz w:val="16"/>
          </w:rPr>
          <w:t>14</w:t>
        </w:r>
        <w:r w:rsidR="0027685B" w:rsidRPr="00805397">
          <w:rPr>
            <w:sz w:val="16"/>
          </w:rPr>
          <w:t xml:space="preserve"> </w:t>
        </w:r>
        <w:r w:rsidR="00524AE1" w:rsidRPr="00805397">
          <w:rPr>
            <w:sz w:val="16"/>
          </w:rPr>
          <w:t xml:space="preserve">real </w:t>
        </w:r>
        <w:r w:rsidR="0027685B" w:rsidRPr="00805397">
          <w:rPr>
            <w:sz w:val="16"/>
          </w:rPr>
          <w:t>scenes</w:t>
        </w:r>
        <w:r w:rsidR="005B6545" w:rsidRPr="00805397">
          <w:rPr>
            <w:sz w:val="16"/>
          </w:rPr>
          <w:t>)</w:t>
        </w:r>
        <w:r w:rsidR="0027685B" w:rsidRPr="00805397">
          <w:rPr>
            <w:sz w:val="16"/>
          </w:rPr>
          <w:t xml:space="preserve"> </w:t>
        </w:r>
        <w:r w:rsidR="00AC7E6A">
          <w:rPr>
            <w:sz w:val="16"/>
          </w:rPr>
          <w:t>for</w:t>
        </w:r>
      </w:ins>
      <w:r w:rsidR="00AC7E6A">
        <w:rPr>
          <w:sz w:val="16"/>
          <w:rPrChange w:id="2492" w:author="秦蓓嘉" w:date="2026-04-12T19:27:00Z">
            <w:rPr>
              <w:spacing w:val="-7"/>
            </w:rPr>
          </w:rPrChange>
        </w:rPr>
        <w:t xml:space="preserve"> </w:t>
      </w:r>
      <w:r w:rsidR="0027685B" w:rsidRPr="00805397">
        <w:rPr>
          <w:sz w:val="16"/>
          <w:rPrChange w:id="2493" w:author="秦蓓嘉" w:date="2026-04-12T19:27:00Z">
            <w:rPr/>
          </w:rPrChange>
        </w:rPr>
        <w:t>the</w:t>
      </w:r>
      <w:r w:rsidR="0027685B" w:rsidRPr="00805397">
        <w:rPr>
          <w:sz w:val="16"/>
          <w:rPrChange w:id="2494" w:author="秦蓓嘉" w:date="2026-04-12T19:27:00Z">
            <w:rPr>
              <w:spacing w:val="-7"/>
            </w:rPr>
          </w:rPrChange>
        </w:rPr>
        <w:t xml:space="preserve"> </w:t>
      </w:r>
      <w:r w:rsidR="0027685B" w:rsidRPr="00805397">
        <w:rPr>
          <w:sz w:val="16"/>
          <w:rPrChange w:id="2495" w:author="秦蓓嘉" w:date="2026-04-12T19:27:00Z">
            <w:rPr/>
          </w:rPrChange>
        </w:rPr>
        <w:t>four</w:t>
      </w:r>
      <w:r w:rsidR="0027685B" w:rsidRPr="00805397">
        <w:rPr>
          <w:sz w:val="16"/>
          <w:rPrChange w:id="2496" w:author="秦蓓嘉" w:date="2026-04-12T19:27:00Z">
            <w:rPr>
              <w:spacing w:val="-7"/>
            </w:rPr>
          </w:rPrChange>
        </w:rPr>
        <w:t xml:space="preserve"> </w:t>
      </w:r>
      <w:r w:rsidR="0027685B" w:rsidRPr="00805397">
        <w:rPr>
          <w:sz w:val="16"/>
          <w:rPrChange w:id="2497" w:author="秦蓓嘉" w:date="2026-04-12T19:27:00Z">
            <w:rPr/>
          </w:rPrChange>
        </w:rPr>
        <w:t>ethnic</w:t>
      </w:r>
      <w:r w:rsidR="0027685B" w:rsidRPr="00805397">
        <w:rPr>
          <w:sz w:val="16"/>
          <w:rPrChange w:id="2498" w:author="秦蓓嘉" w:date="2026-04-12T19:27:00Z">
            <w:rPr>
              <w:spacing w:val="-7"/>
            </w:rPr>
          </w:rPrChange>
        </w:rPr>
        <w:t xml:space="preserve"> </w:t>
      </w:r>
      <w:r w:rsidR="0027685B" w:rsidRPr="00805397">
        <w:rPr>
          <w:sz w:val="16"/>
          <w:rPrChange w:id="2499" w:author="秦蓓嘉" w:date="2026-04-12T19:27:00Z">
            <w:rPr/>
          </w:rPrChange>
        </w:rPr>
        <w:t xml:space="preserve">groups. </w:t>
      </w:r>
      <w:r w:rsidR="007B30D8" w:rsidRPr="00805397">
        <w:rPr>
          <w:sz w:val="16"/>
          <w:rPrChange w:id="2500" w:author="秦蓓嘉" w:date="2026-04-12T19:27:00Z">
            <w:rPr/>
          </w:rPrChange>
        </w:rPr>
        <w:t>The</w:t>
      </w:r>
      <w:r w:rsidR="007B30D8" w:rsidRPr="00805397">
        <w:rPr>
          <w:sz w:val="16"/>
          <w:rPrChange w:id="2501" w:author="秦蓓嘉" w:date="2026-04-12T19:27:00Z">
            <w:rPr>
              <w:spacing w:val="-7"/>
            </w:rPr>
          </w:rPrChange>
        </w:rPr>
        <w:t xml:space="preserve"> </w:t>
      </w:r>
      <w:del w:id="2502" w:author="秦蓓嘉" w:date="2026-04-12T19:27:00Z">
        <w:r w:rsidR="00617501" w:rsidRPr="006F2F64">
          <w:delText>results</w:delText>
        </w:r>
        <w:r w:rsidR="00617501" w:rsidRPr="006F2F64">
          <w:rPr>
            <w:spacing w:val="-7"/>
          </w:rPr>
          <w:delText xml:space="preserve"> </w:delText>
        </w:r>
        <w:r w:rsidR="00617501" w:rsidRPr="006F2F64">
          <w:delText xml:space="preserve">were </w:delText>
        </w:r>
        <w:r w:rsidR="00617501" w:rsidRPr="006F2F64">
          <w:rPr>
            <w:spacing w:val="-2"/>
          </w:rPr>
          <w:delText>averaged</w:delText>
        </w:r>
        <w:r w:rsidR="00617501" w:rsidRPr="006F2F64">
          <w:rPr>
            <w:spacing w:val="-6"/>
          </w:rPr>
          <w:delText xml:space="preserve"> </w:delText>
        </w:r>
        <w:r w:rsidR="00617501" w:rsidRPr="006F2F64">
          <w:rPr>
            <w:spacing w:val="-2"/>
          </w:rPr>
          <w:delText>from</w:delText>
        </w:r>
        <w:r w:rsidR="00617501" w:rsidRPr="006F2F64">
          <w:rPr>
            <w:spacing w:val="-6"/>
          </w:rPr>
          <w:delText xml:space="preserve"> </w:delText>
        </w:r>
        <w:r w:rsidR="00617501" w:rsidRPr="006F2F64">
          <w:rPr>
            <w:spacing w:val="-2"/>
          </w:rPr>
          <w:delText>all</w:delText>
        </w:r>
        <w:r w:rsidR="00617501" w:rsidRPr="006F2F64">
          <w:rPr>
            <w:spacing w:val="-6"/>
          </w:rPr>
          <w:delText xml:space="preserve"> </w:delText>
        </w:r>
        <w:r w:rsidR="00617501" w:rsidRPr="006F2F64">
          <w:rPr>
            <w:spacing w:val="-2"/>
          </w:rPr>
          <w:delText>models</w:delText>
        </w:r>
        <w:r w:rsidR="00617501" w:rsidRPr="006F2F64">
          <w:rPr>
            <w:spacing w:val="-6"/>
          </w:rPr>
          <w:delText xml:space="preserve"> </w:delText>
        </w:r>
        <w:r w:rsidR="00617501" w:rsidRPr="006F2F64">
          <w:rPr>
            <w:spacing w:val="-2"/>
          </w:rPr>
          <w:delText>within</w:delText>
        </w:r>
      </w:del>
      <w:ins w:id="2503" w:author="秦蓓嘉" w:date="2026-04-12T19:27:00Z">
        <w:r w:rsidR="007B30D8" w:rsidRPr="00805397">
          <w:rPr>
            <w:sz w:val="16"/>
          </w:rPr>
          <w:t>colored circles represent the 21</w:t>
        </w:r>
      </w:ins>
      <w:r w:rsidR="007B30D8" w:rsidRPr="00805397">
        <w:rPr>
          <w:sz w:val="16"/>
          <w:rPrChange w:id="2504" w:author="秦蓓嘉" w:date="2026-04-12T19:27:00Z">
            <w:rPr>
              <w:spacing w:val="-6"/>
            </w:rPr>
          </w:rPrChange>
        </w:rPr>
        <w:t xml:space="preserve"> </w:t>
      </w:r>
      <w:r w:rsidR="007B30D8" w:rsidRPr="00805397">
        <w:rPr>
          <w:sz w:val="16"/>
          <w:rPrChange w:id="2505" w:author="秦蓓嘉" w:date="2026-04-12T19:27:00Z">
            <w:rPr>
              <w:spacing w:val="-2"/>
            </w:rPr>
          </w:rPrChange>
        </w:rPr>
        <w:t>in</w:t>
      </w:r>
      <w:del w:id="2506" w:author="秦蓓嘉" w:date="2026-04-12T19:27:00Z">
        <w:r w:rsidR="00617501" w:rsidRPr="006F2F64">
          <w:rPr>
            <w:spacing w:val="-6"/>
          </w:rPr>
          <w:delText xml:space="preserve"> </w:delText>
        </w:r>
        <w:r w:rsidR="00617501" w:rsidRPr="006F2F64">
          <w:rPr>
            <w:spacing w:val="-2"/>
          </w:rPr>
          <w:delText>each</w:delText>
        </w:r>
      </w:del>
      <w:ins w:id="2507" w:author="秦蓓嘉" w:date="2026-04-12T19:27:00Z">
        <w:r w:rsidR="007B30D8" w:rsidRPr="00805397">
          <w:rPr>
            <w:sz w:val="16"/>
          </w:rPr>
          <w:t xml:space="preserve">-lab conditions. </w:t>
        </w:r>
        <w:r w:rsidR="0027685B" w:rsidRPr="00805397">
          <w:rPr>
            <w:sz w:val="16"/>
          </w:rPr>
          <w:t xml:space="preserve">The </w:t>
        </w:r>
        <w:r w:rsidR="00AC7E6A">
          <w:rPr>
            <w:sz w:val="16"/>
          </w:rPr>
          <w:t>colored digits</w:t>
        </w:r>
        <w:r w:rsidR="00C515E2" w:rsidRPr="00805397">
          <w:rPr>
            <w:sz w:val="16"/>
          </w:rPr>
          <w:t xml:space="preserve"> </w:t>
        </w:r>
        <w:r w:rsidR="00524AE1" w:rsidRPr="00805397">
          <w:rPr>
            <w:sz w:val="16"/>
          </w:rPr>
          <w:t xml:space="preserve">are </w:t>
        </w:r>
        <w:r w:rsidR="00C515E2" w:rsidRPr="00805397">
          <w:rPr>
            <w:sz w:val="16"/>
          </w:rPr>
          <w:t xml:space="preserve">for </w:t>
        </w:r>
        <w:r w:rsidR="006966C2" w:rsidRPr="00805397">
          <w:rPr>
            <w:sz w:val="16"/>
          </w:rPr>
          <w:t xml:space="preserve">the </w:t>
        </w:r>
        <w:r w:rsidR="00C515E2" w:rsidRPr="00805397">
          <w:rPr>
            <w:sz w:val="16"/>
          </w:rPr>
          <w:t>real</w:t>
        </w:r>
      </w:ins>
      <w:r w:rsidR="00C515E2" w:rsidRPr="00805397">
        <w:rPr>
          <w:sz w:val="16"/>
          <w:rPrChange w:id="2508" w:author="秦蓓嘉" w:date="2026-04-12T19:27:00Z">
            <w:rPr>
              <w:spacing w:val="-6"/>
            </w:rPr>
          </w:rPrChange>
        </w:rPr>
        <w:t xml:space="preserve"> </w:t>
      </w:r>
      <w:r w:rsidR="00C515E2" w:rsidRPr="00805397">
        <w:rPr>
          <w:sz w:val="16"/>
          <w:rPrChange w:id="2509" w:author="秦蓓嘉" w:date="2026-04-12T19:27:00Z">
            <w:rPr>
              <w:spacing w:val="-2"/>
            </w:rPr>
          </w:rPrChange>
        </w:rPr>
        <w:t>scene</w:t>
      </w:r>
      <w:del w:id="2510" w:author="秦蓓嘉" w:date="2026-04-12T19:27:00Z">
        <w:r w:rsidR="00617501" w:rsidRPr="006F2F64">
          <w:rPr>
            <w:spacing w:val="-2"/>
          </w:rPr>
          <w:delText>.</w:delText>
        </w:r>
        <w:r w:rsidR="00617501" w:rsidRPr="006F2F64">
          <w:rPr>
            <w:spacing w:val="12"/>
          </w:rPr>
          <w:delText xml:space="preserve"> </w:delText>
        </w:r>
        <w:r w:rsidR="00617501" w:rsidRPr="006F2F64">
          <w:rPr>
            <w:spacing w:val="-2"/>
          </w:rPr>
          <w:delText>The</w:delText>
        </w:r>
        <w:r w:rsidR="00617501" w:rsidRPr="006F2F64">
          <w:rPr>
            <w:spacing w:val="-6"/>
          </w:rPr>
          <w:delText xml:space="preserve"> </w:delText>
        </w:r>
        <w:r w:rsidR="00617501" w:rsidRPr="006F2F64">
          <w:rPr>
            <w:spacing w:val="-2"/>
          </w:rPr>
          <w:delText>data</w:delText>
        </w:r>
        <w:r w:rsidR="00617501" w:rsidRPr="006F2F64">
          <w:rPr>
            <w:spacing w:val="-6"/>
          </w:rPr>
          <w:delText xml:space="preserve"> </w:delText>
        </w:r>
        <w:r w:rsidR="00617501" w:rsidRPr="006F2F64">
          <w:rPr>
            <w:spacing w:val="-2"/>
          </w:rPr>
          <w:delText>came</w:delText>
        </w:r>
        <w:r w:rsidR="00617501" w:rsidRPr="006F2F64">
          <w:rPr>
            <w:spacing w:val="-6"/>
          </w:rPr>
          <w:delText xml:space="preserve"> </w:delText>
        </w:r>
        <w:r w:rsidR="00617501" w:rsidRPr="006F2F64">
          <w:rPr>
            <w:spacing w:val="-2"/>
          </w:rPr>
          <w:delText>from</w:delText>
        </w:r>
        <w:r w:rsidR="00617501" w:rsidRPr="006F2F64">
          <w:rPr>
            <w:spacing w:val="-6"/>
          </w:rPr>
          <w:delText xml:space="preserve"> </w:delText>
        </w:r>
        <w:r w:rsidR="00617501" w:rsidRPr="006F2F64">
          <w:rPr>
            <w:spacing w:val="-2"/>
          </w:rPr>
          <w:delText>the</w:delText>
        </w:r>
        <w:r w:rsidR="00617501" w:rsidRPr="006F2F64">
          <w:rPr>
            <w:spacing w:val="-6"/>
          </w:rPr>
          <w:delText xml:space="preserve"> </w:delText>
        </w:r>
        <w:r w:rsidR="000C64FC" w:rsidRPr="006F2F64">
          <w:rPr>
            <w:spacing w:val="-6"/>
          </w:rPr>
          <w:delText xml:space="preserve">impression scale </w:delText>
        </w:r>
        <w:r w:rsidR="00D53E9A" w:rsidRPr="006F2F64">
          <w:rPr>
            <w:spacing w:val="-6"/>
          </w:rPr>
          <w:delText xml:space="preserve">Preference, </w:delText>
        </w:r>
        <w:r w:rsidR="00617501" w:rsidRPr="006F2F64">
          <w:rPr>
            <w:spacing w:val="-2"/>
          </w:rPr>
          <w:delText>stranger</w:delText>
        </w:r>
        <w:r w:rsidR="00617501" w:rsidRPr="006F2F64">
          <w:rPr>
            <w:spacing w:val="-6"/>
          </w:rPr>
          <w:delText xml:space="preserve"> </w:delText>
        </w:r>
        <w:r w:rsidR="00617501" w:rsidRPr="006F2F64">
          <w:rPr>
            <w:spacing w:val="-2"/>
          </w:rPr>
          <w:delText>group</w:delText>
        </w:r>
        <w:r w:rsidR="00617501" w:rsidRPr="006F2F64">
          <w:delText>.</w:delText>
        </w:r>
      </w:del>
      <w:ins w:id="2511" w:author="秦蓓嘉" w:date="2026-04-12T19:27:00Z">
        <w:r w:rsidR="00C515E2" w:rsidRPr="00805397">
          <w:rPr>
            <w:sz w:val="16"/>
          </w:rPr>
          <w:t xml:space="preserve"> conditions</w:t>
        </w:r>
        <w:r w:rsidR="0027685B" w:rsidRPr="00805397">
          <w:rPr>
            <w:sz w:val="16"/>
          </w:rPr>
          <w:t xml:space="preserve"> </w:t>
        </w:r>
        <w:r w:rsidR="006966C2" w:rsidRPr="00805397">
          <w:rPr>
            <w:sz w:val="16"/>
          </w:rPr>
          <w:t>(</w:t>
        </w:r>
        <w:r w:rsidR="00284A11" w:rsidRPr="00284A11">
          <w:rPr>
            <w:sz w:val="16"/>
          </w:rPr>
          <w:t>with indoor, outdoor and night scene points drawn in red, blue and green colors respectively)</w:t>
        </w:r>
        <w:r w:rsidR="00284A11">
          <w:rPr>
            <w:rFonts w:hint="eastAsia"/>
            <w:sz w:val="16"/>
            <w:lang w:eastAsia="zh-CN"/>
          </w:rPr>
          <w:t>.</w:t>
        </w:r>
      </w:ins>
      <w:r w:rsidR="006966C2" w:rsidRPr="00805397">
        <w:rPr>
          <w:sz w:val="16"/>
          <w:rPrChange w:id="2512" w:author="秦蓓嘉" w:date="2026-04-12T19:27:00Z">
            <w:rPr/>
          </w:rPrChange>
        </w:rPr>
        <w:t xml:space="preserve"> </w:t>
      </w:r>
      <w:r w:rsidR="0027685B" w:rsidRPr="00805397">
        <w:rPr>
          <w:sz w:val="16"/>
          <w:rPrChange w:id="2513" w:author="秦蓓嘉" w:date="2026-04-12T19:27:00Z">
            <w:rPr/>
          </w:rPrChange>
        </w:rPr>
        <w:t>1: Basement</w:t>
      </w:r>
      <w:r w:rsidR="0027685B" w:rsidRPr="00805397">
        <w:rPr>
          <w:sz w:val="16"/>
          <w:rPrChange w:id="2514" w:author="秦蓓嘉" w:date="2026-04-12T19:27:00Z">
            <w:rPr>
              <w:spacing w:val="-8"/>
            </w:rPr>
          </w:rPrChange>
        </w:rPr>
        <w:t xml:space="preserve"> </w:t>
      </w:r>
      <w:r w:rsidR="0027685B" w:rsidRPr="00805397">
        <w:rPr>
          <w:sz w:val="16"/>
          <w:rPrChange w:id="2515" w:author="秦蓓嘉" w:date="2026-04-12T19:27:00Z">
            <w:rPr/>
          </w:rPrChange>
        </w:rPr>
        <w:t>1</w:t>
      </w:r>
      <w:r w:rsidR="0027685B" w:rsidRPr="00805397">
        <w:rPr>
          <w:sz w:val="16"/>
          <w:rPrChange w:id="2516" w:author="秦蓓嘉" w:date="2026-04-12T19:27:00Z">
            <w:rPr>
              <w:spacing w:val="-8"/>
            </w:rPr>
          </w:rPrChange>
        </w:rPr>
        <w:t xml:space="preserve"> </w:t>
      </w:r>
      <w:r w:rsidR="0027685B" w:rsidRPr="00805397">
        <w:rPr>
          <w:sz w:val="16"/>
          <w:rPrChange w:id="2517" w:author="秦蓓嘉" w:date="2026-04-12T19:27:00Z">
            <w:rPr/>
          </w:rPrChange>
        </w:rPr>
        <w:t>mall,</w:t>
      </w:r>
      <w:r w:rsidR="0027685B" w:rsidRPr="00805397">
        <w:rPr>
          <w:sz w:val="16"/>
          <w:rPrChange w:id="2518" w:author="秦蓓嘉" w:date="2026-04-12T19:27:00Z">
            <w:rPr>
              <w:spacing w:val="-8"/>
            </w:rPr>
          </w:rPrChange>
        </w:rPr>
        <w:t xml:space="preserve"> </w:t>
      </w:r>
      <w:r w:rsidR="0027685B" w:rsidRPr="00805397">
        <w:rPr>
          <w:sz w:val="16"/>
          <w:rPrChange w:id="2519" w:author="秦蓓嘉" w:date="2026-04-12T19:27:00Z">
            <w:rPr/>
          </w:rPrChange>
        </w:rPr>
        <w:t>2: Basement</w:t>
      </w:r>
      <w:r w:rsidR="0027685B" w:rsidRPr="00805397">
        <w:rPr>
          <w:sz w:val="16"/>
          <w:rPrChange w:id="2520" w:author="秦蓓嘉" w:date="2026-04-12T19:27:00Z">
            <w:rPr>
              <w:spacing w:val="-9"/>
            </w:rPr>
          </w:rPrChange>
        </w:rPr>
        <w:t xml:space="preserve"> </w:t>
      </w:r>
      <w:r w:rsidR="0027685B" w:rsidRPr="00805397">
        <w:rPr>
          <w:sz w:val="16"/>
          <w:rPrChange w:id="2521" w:author="秦蓓嘉" w:date="2026-04-12T19:27:00Z">
            <w:rPr/>
          </w:rPrChange>
        </w:rPr>
        <w:t>1</w:t>
      </w:r>
      <w:r w:rsidR="0027685B" w:rsidRPr="00805397">
        <w:rPr>
          <w:sz w:val="16"/>
          <w:rPrChange w:id="2522" w:author="秦蓓嘉" w:date="2026-04-12T19:27:00Z">
            <w:rPr>
              <w:spacing w:val="-9"/>
            </w:rPr>
          </w:rPrChange>
        </w:rPr>
        <w:t xml:space="preserve"> </w:t>
      </w:r>
      <w:r w:rsidR="0027685B" w:rsidRPr="00805397">
        <w:rPr>
          <w:sz w:val="16"/>
          <w:rPrChange w:id="2523" w:author="秦蓓嘉" w:date="2026-04-12T19:27:00Z">
            <w:rPr/>
          </w:rPrChange>
        </w:rPr>
        <w:t>store,</w:t>
      </w:r>
      <w:r w:rsidR="0027685B" w:rsidRPr="00805397">
        <w:rPr>
          <w:sz w:val="16"/>
          <w:rPrChange w:id="2524" w:author="秦蓓嘉" w:date="2026-04-12T19:27:00Z">
            <w:rPr>
              <w:spacing w:val="-9"/>
            </w:rPr>
          </w:rPrChange>
        </w:rPr>
        <w:t xml:space="preserve"> </w:t>
      </w:r>
      <w:r w:rsidR="0027685B" w:rsidRPr="00805397">
        <w:rPr>
          <w:sz w:val="16"/>
          <w:rPrChange w:id="2525" w:author="秦蓓嘉" w:date="2026-04-12T19:27:00Z">
            <w:rPr/>
          </w:rPrChange>
        </w:rPr>
        <w:t>3: Sunken</w:t>
      </w:r>
      <w:r w:rsidR="0027685B" w:rsidRPr="00805397">
        <w:rPr>
          <w:sz w:val="16"/>
          <w:rPrChange w:id="2526" w:author="秦蓓嘉" w:date="2026-04-12T19:27:00Z">
            <w:rPr>
              <w:spacing w:val="-9"/>
            </w:rPr>
          </w:rPrChange>
        </w:rPr>
        <w:t xml:space="preserve"> </w:t>
      </w:r>
      <w:r w:rsidR="0027685B" w:rsidRPr="00805397">
        <w:rPr>
          <w:sz w:val="16"/>
          <w:rPrChange w:id="2527" w:author="秦蓓嘉" w:date="2026-04-12T19:27:00Z">
            <w:rPr/>
          </w:rPrChange>
        </w:rPr>
        <w:t>plaza,</w:t>
      </w:r>
      <w:r w:rsidR="0027685B" w:rsidRPr="00805397">
        <w:rPr>
          <w:sz w:val="16"/>
          <w:rPrChange w:id="2528" w:author="秦蓓嘉" w:date="2026-04-12T19:27:00Z">
            <w:rPr>
              <w:spacing w:val="-9"/>
            </w:rPr>
          </w:rPrChange>
        </w:rPr>
        <w:t xml:space="preserve"> </w:t>
      </w:r>
      <w:r w:rsidR="0027685B" w:rsidRPr="00805397">
        <w:rPr>
          <w:sz w:val="16"/>
          <w:rPrChange w:id="2529" w:author="秦蓓嘉" w:date="2026-04-12T19:27:00Z">
            <w:rPr/>
          </w:rPrChange>
        </w:rPr>
        <w:t>4: School</w:t>
      </w:r>
      <w:r w:rsidR="0027685B" w:rsidRPr="00805397">
        <w:rPr>
          <w:sz w:val="16"/>
          <w:rPrChange w:id="2530" w:author="秦蓓嘉" w:date="2026-04-12T19:27:00Z">
            <w:rPr>
              <w:spacing w:val="-9"/>
            </w:rPr>
          </w:rPrChange>
        </w:rPr>
        <w:t xml:space="preserve"> </w:t>
      </w:r>
      <w:r w:rsidR="0027685B" w:rsidRPr="00805397">
        <w:rPr>
          <w:sz w:val="16"/>
          <w:rPrChange w:id="2531" w:author="秦蓓嘉" w:date="2026-04-12T19:27:00Z">
            <w:rPr/>
          </w:rPrChange>
        </w:rPr>
        <w:t>cafeteria,</w:t>
      </w:r>
      <w:r w:rsidR="0027685B" w:rsidRPr="00805397">
        <w:rPr>
          <w:sz w:val="16"/>
          <w:rPrChange w:id="2532" w:author="秦蓓嘉" w:date="2026-04-12T19:27:00Z">
            <w:rPr>
              <w:spacing w:val="-9"/>
            </w:rPr>
          </w:rPrChange>
        </w:rPr>
        <w:t xml:space="preserve"> </w:t>
      </w:r>
      <w:r w:rsidR="0027685B" w:rsidRPr="00805397">
        <w:rPr>
          <w:sz w:val="16"/>
          <w:rPrChange w:id="2533" w:author="秦蓓嘉" w:date="2026-04-12T19:27:00Z">
            <w:rPr/>
          </w:rPrChange>
        </w:rPr>
        <w:t>5: School</w:t>
      </w:r>
      <w:r w:rsidR="0027685B" w:rsidRPr="00805397">
        <w:rPr>
          <w:sz w:val="16"/>
          <w:rPrChange w:id="2534" w:author="秦蓓嘉" w:date="2026-04-12T19:27:00Z">
            <w:rPr>
              <w:spacing w:val="-9"/>
            </w:rPr>
          </w:rPrChange>
        </w:rPr>
        <w:t xml:space="preserve"> </w:t>
      </w:r>
      <w:r w:rsidR="0027685B" w:rsidRPr="00805397">
        <w:rPr>
          <w:sz w:val="16"/>
          <w:rPrChange w:id="2535" w:author="秦蓓嘉" w:date="2026-04-12T19:27:00Z">
            <w:rPr/>
          </w:rPrChange>
        </w:rPr>
        <w:t>canteen,</w:t>
      </w:r>
      <w:r w:rsidR="0027685B" w:rsidRPr="00805397">
        <w:rPr>
          <w:sz w:val="16"/>
          <w:rPrChange w:id="2536" w:author="秦蓓嘉" w:date="2026-04-12T19:27:00Z">
            <w:rPr>
              <w:spacing w:val="-9"/>
            </w:rPr>
          </w:rPrChange>
        </w:rPr>
        <w:t xml:space="preserve"> </w:t>
      </w:r>
      <w:r w:rsidR="0027685B" w:rsidRPr="00805397">
        <w:rPr>
          <w:sz w:val="16"/>
          <w:rPrChange w:id="2537" w:author="秦蓓嘉" w:date="2026-04-12T19:27:00Z">
            <w:rPr/>
          </w:rPrChange>
        </w:rPr>
        <w:t>6: School</w:t>
      </w:r>
      <w:r w:rsidR="0027685B" w:rsidRPr="00805397">
        <w:rPr>
          <w:sz w:val="16"/>
          <w:rPrChange w:id="2538" w:author="秦蓓嘉" w:date="2026-04-12T19:27:00Z">
            <w:rPr>
              <w:spacing w:val="-9"/>
            </w:rPr>
          </w:rPrChange>
        </w:rPr>
        <w:t xml:space="preserve"> </w:t>
      </w:r>
      <w:r w:rsidR="0027685B" w:rsidRPr="00805397">
        <w:rPr>
          <w:sz w:val="16"/>
          <w:rPrChange w:id="2539" w:author="秦蓓嘉" w:date="2026-04-12T19:27:00Z">
            <w:rPr/>
          </w:rPrChange>
        </w:rPr>
        <w:t>Starbuck,</w:t>
      </w:r>
      <w:r w:rsidR="0027685B" w:rsidRPr="00805397">
        <w:rPr>
          <w:sz w:val="16"/>
          <w:rPrChange w:id="2540" w:author="秦蓓嘉" w:date="2026-04-12T19:27:00Z">
            <w:rPr>
              <w:spacing w:val="-9"/>
            </w:rPr>
          </w:rPrChange>
        </w:rPr>
        <w:t xml:space="preserve"> </w:t>
      </w:r>
      <w:r w:rsidR="0027685B" w:rsidRPr="00805397">
        <w:rPr>
          <w:sz w:val="16"/>
          <w:rPrChange w:id="2541" w:author="秦蓓嘉" w:date="2026-04-12T19:27:00Z">
            <w:rPr/>
          </w:rPrChange>
        </w:rPr>
        <w:t>7: Grassland</w:t>
      </w:r>
      <w:r w:rsidR="0027685B" w:rsidRPr="00805397">
        <w:rPr>
          <w:sz w:val="16"/>
          <w:rPrChange w:id="2542" w:author="秦蓓嘉" w:date="2026-04-12T19:27:00Z">
            <w:rPr>
              <w:spacing w:val="-9"/>
            </w:rPr>
          </w:rPrChange>
        </w:rPr>
        <w:t xml:space="preserve"> </w:t>
      </w:r>
      <w:r w:rsidR="0027685B" w:rsidRPr="00805397">
        <w:rPr>
          <w:sz w:val="16"/>
          <w:rPrChange w:id="2543" w:author="秦蓓嘉" w:date="2026-04-12T19:27:00Z">
            <w:rPr/>
          </w:rPrChange>
        </w:rPr>
        <w:t>with front</w:t>
      </w:r>
      <w:r w:rsidR="0027685B" w:rsidRPr="00805397">
        <w:rPr>
          <w:sz w:val="16"/>
          <w:rPrChange w:id="2544" w:author="秦蓓嘉" w:date="2026-04-12T19:27:00Z">
            <w:rPr>
              <w:spacing w:val="-6"/>
            </w:rPr>
          </w:rPrChange>
        </w:rPr>
        <w:t xml:space="preserve"> </w:t>
      </w:r>
      <w:r w:rsidR="0027685B" w:rsidRPr="00805397">
        <w:rPr>
          <w:sz w:val="16"/>
          <w:rPrChange w:id="2545" w:author="秦蓓嘉" w:date="2026-04-12T19:27:00Z">
            <w:rPr/>
          </w:rPrChange>
        </w:rPr>
        <w:t>lighting,</w:t>
      </w:r>
      <w:r w:rsidR="0027685B" w:rsidRPr="00805397">
        <w:rPr>
          <w:sz w:val="16"/>
          <w:rPrChange w:id="2546" w:author="秦蓓嘉" w:date="2026-04-12T19:27:00Z">
            <w:rPr>
              <w:spacing w:val="-6"/>
            </w:rPr>
          </w:rPrChange>
        </w:rPr>
        <w:t xml:space="preserve"> </w:t>
      </w:r>
      <w:r w:rsidR="0027685B" w:rsidRPr="00805397">
        <w:rPr>
          <w:sz w:val="16"/>
          <w:rPrChange w:id="2547" w:author="秦蓓嘉" w:date="2026-04-12T19:27:00Z">
            <w:rPr/>
          </w:rPrChange>
        </w:rPr>
        <w:t>8: Grassland</w:t>
      </w:r>
      <w:r w:rsidR="0027685B" w:rsidRPr="00805397">
        <w:rPr>
          <w:sz w:val="16"/>
          <w:rPrChange w:id="2548" w:author="秦蓓嘉" w:date="2026-04-12T19:27:00Z">
            <w:rPr>
              <w:spacing w:val="-6"/>
            </w:rPr>
          </w:rPrChange>
        </w:rPr>
        <w:t xml:space="preserve"> </w:t>
      </w:r>
      <w:r w:rsidR="0027685B" w:rsidRPr="00805397">
        <w:rPr>
          <w:sz w:val="16"/>
          <w:rPrChange w:id="2549" w:author="秦蓓嘉" w:date="2026-04-12T19:27:00Z">
            <w:rPr/>
          </w:rPrChange>
        </w:rPr>
        <w:t>with</w:t>
      </w:r>
      <w:r w:rsidR="0027685B" w:rsidRPr="00805397">
        <w:rPr>
          <w:sz w:val="16"/>
          <w:rPrChange w:id="2550" w:author="秦蓓嘉" w:date="2026-04-12T19:27:00Z">
            <w:rPr>
              <w:spacing w:val="-6"/>
            </w:rPr>
          </w:rPrChange>
        </w:rPr>
        <w:t xml:space="preserve"> </w:t>
      </w:r>
      <w:r w:rsidR="0027685B" w:rsidRPr="00805397">
        <w:rPr>
          <w:sz w:val="16"/>
          <w:rPrChange w:id="2551" w:author="秦蓓嘉" w:date="2026-04-12T19:27:00Z">
            <w:rPr/>
          </w:rPrChange>
        </w:rPr>
        <w:t>side</w:t>
      </w:r>
      <w:r w:rsidR="0027685B" w:rsidRPr="00805397">
        <w:rPr>
          <w:sz w:val="16"/>
          <w:rPrChange w:id="2552" w:author="秦蓓嘉" w:date="2026-04-12T19:27:00Z">
            <w:rPr>
              <w:spacing w:val="-6"/>
            </w:rPr>
          </w:rPrChange>
        </w:rPr>
        <w:t xml:space="preserve"> </w:t>
      </w:r>
      <w:r w:rsidR="0027685B" w:rsidRPr="00805397">
        <w:rPr>
          <w:sz w:val="16"/>
          <w:rPrChange w:id="2553" w:author="秦蓓嘉" w:date="2026-04-12T19:27:00Z">
            <w:rPr/>
          </w:rPrChange>
        </w:rPr>
        <w:t>lighting,</w:t>
      </w:r>
      <w:r w:rsidR="0027685B" w:rsidRPr="00805397">
        <w:rPr>
          <w:sz w:val="16"/>
          <w:rPrChange w:id="2554" w:author="秦蓓嘉" w:date="2026-04-12T19:27:00Z">
            <w:rPr>
              <w:spacing w:val="-6"/>
            </w:rPr>
          </w:rPrChange>
        </w:rPr>
        <w:t xml:space="preserve"> </w:t>
      </w:r>
      <w:r w:rsidR="0027685B" w:rsidRPr="00805397">
        <w:rPr>
          <w:sz w:val="16"/>
          <w:rPrChange w:id="2555" w:author="秦蓓嘉" w:date="2026-04-12T19:27:00Z">
            <w:rPr/>
          </w:rPrChange>
        </w:rPr>
        <w:t>9: Grassland</w:t>
      </w:r>
      <w:r w:rsidR="0027685B" w:rsidRPr="00805397">
        <w:rPr>
          <w:sz w:val="16"/>
          <w:rPrChange w:id="2556" w:author="秦蓓嘉" w:date="2026-04-12T19:27:00Z">
            <w:rPr>
              <w:spacing w:val="-6"/>
            </w:rPr>
          </w:rPrChange>
        </w:rPr>
        <w:t xml:space="preserve"> </w:t>
      </w:r>
      <w:r w:rsidR="0027685B" w:rsidRPr="00805397">
        <w:rPr>
          <w:sz w:val="16"/>
          <w:rPrChange w:id="2557" w:author="秦蓓嘉" w:date="2026-04-12T19:27:00Z">
            <w:rPr/>
          </w:rPrChange>
        </w:rPr>
        <w:t>with</w:t>
      </w:r>
      <w:r w:rsidR="0027685B" w:rsidRPr="00805397">
        <w:rPr>
          <w:sz w:val="16"/>
          <w:rPrChange w:id="2558" w:author="秦蓓嘉" w:date="2026-04-12T19:27:00Z">
            <w:rPr>
              <w:spacing w:val="-6"/>
            </w:rPr>
          </w:rPrChange>
        </w:rPr>
        <w:t xml:space="preserve"> </w:t>
      </w:r>
      <w:r w:rsidR="0027685B" w:rsidRPr="00805397">
        <w:rPr>
          <w:sz w:val="16"/>
          <w:rPrChange w:id="2559" w:author="秦蓓嘉" w:date="2026-04-12T19:27:00Z">
            <w:rPr/>
          </w:rPrChange>
        </w:rPr>
        <w:t>back</w:t>
      </w:r>
      <w:r w:rsidR="0027685B" w:rsidRPr="00805397">
        <w:rPr>
          <w:sz w:val="16"/>
          <w:rPrChange w:id="2560" w:author="秦蓓嘉" w:date="2026-04-12T19:27:00Z">
            <w:rPr>
              <w:spacing w:val="-6"/>
            </w:rPr>
          </w:rPrChange>
        </w:rPr>
        <w:t xml:space="preserve"> </w:t>
      </w:r>
      <w:r w:rsidR="0027685B" w:rsidRPr="00805397">
        <w:rPr>
          <w:sz w:val="16"/>
          <w:rPrChange w:id="2561" w:author="秦蓓嘉" w:date="2026-04-12T19:27:00Z">
            <w:rPr/>
          </w:rPrChange>
        </w:rPr>
        <w:t>lighting,</w:t>
      </w:r>
      <w:r w:rsidR="0027685B" w:rsidRPr="00805397">
        <w:rPr>
          <w:sz w:val="16"/>
          <w:rPrChange w:id="2562" w:author="秦蓓嘉" w:date="2026-04-12T19:27:00Z">
            <w:rPr>
              <w:spacing w:val="-6"/>
            </w:rPr>
          </w:rPrChange>
        </w:rPr>
        <w:t xml:space="preserve"> </w:t>
      </w:r>
      <w:r w:rsidR="0027685B" w:rsidRPr="00805397">
        <w:rPr>
          <w:sz w:val="16"/>
          <w:rPrChange w:id="2563" w:author="秦蓓嘉" w:date="2026-04-12T19:27:00Z">
            <w:rPr/>
          </w:rPrChange>
        </w:rPr>
        <w:t>10: Overcast</w:t>
      </w:r>
      <w:r w:rsidR="0027685B" w:rsidRPr="00805397">
        <w:rPr>
          <w:sz w:val="16"/>
          <w:rPrChange w:id="2564" w:author="秦蓓嘉" w:date="2026-04-12T19:27:00Z">
            <w:rPr>
              <w:spacing w:val="-6"/>
            </w:rPr>
          </w:rPrChange>
        </w:rPr>
        <w:t xml:space="preserve"> </w:t>
      </w:r>
      <w:r w:rsidR="0027685B" w:rsidRPr="00805397">
        <w:rPr>
          <w:sz w:val="16"/>
          <w:rPrChange w:id="2565" w:author="秦蓓嘉" w:date="2026-04-12T19:27:00Z">
            <w:rPr/>
          </w:rPrChange>
        </w:rPr>
        <w:t>scene,</w:t>
      </w:r>
      <w:r w:rsidR="0027685B" w:rsidRPr="00805397">
        <w:rPr>
          <w:sz w:val="16"/>
          <w:rPrChange w:id="2566" w:author="秦蓓嘉" w:date="2026-04-12T19:27:00Z">
            <w:rPr>
              <w:spacing w:val="-6"/>
            </w:rPr>
          </w:rPrChange>
        </w:rPr>
        <w:t xml:space="preserve"> </w:t>
      </w:r>
      <w:r w:rsidR="0027685B" w:rsidRPr="00805397">
        <w:rPr>
          <w:sz w:val="16"/>
          <w:rPrChange w:id="2567" w:author="秦蓓嘉" w:date="2026-04-12T19:27:00Z">
            <w:rPr/>
          </w:rPrChange>
        </w:rPr>
        <w:t>11: Grassland with</w:t>
      </w:r>
      <w:r w:rsidR="0027685B" w:rsidRPr="00805397">
        <w:rPr>
          <w:sz w:val="16"/>
          <w:rPrChange w:id="2568" w:author="秦蓓嘉" w:date="2026-04-12T19:27:00Z">
            <w:rPr>
              <w:spacing w:val="-6"/>
            </w:rPr>
          </w:rPrChange>
        </w:rPr>
        <w:t xml:space="preserve"> </w:t>
      </w:r>
      <w:r w:rsidR="0027685B" w:rsidRPr="00805397">
        <w:rPr>
          <w:sz w:val="16"/>
          <w:rPrChange w:id="2569" w:author="秦蓓嘉" w:date="2026-04-12T19:27:00Z">
            <w:rPr/>
          </w:rPrChange>
        </w:rPr>
        <w:t>back</w:t>
      </w:r>
      <w:r w:rsidR="0027685B" w:rsidRPr="00805397">
        <w:rPr>
          <w:sz w:val="16"/>
          <w:rPrChange w:id="2570" w:author="秦蓓嘉" w:date="2026-04-12T19:27:00Z">
            <w:rPr>
              <w:spacing w:val="-6"/>
            </w:rPr>
          </w:rPrChange>
        </w:rPr>
        <w:t xml:space="preserve"> </w:t>
      </w:r>
      <w:r w:rsidR="0027685B" w:rsidRPr="00805397">
        <w:rPr>
          <w:sz w:val="16"/>
          <w:rPrChange w:id="2571" w:author="秦蓓嘉" w:date="2026-04-12T19:27:00Z">
            <w:rPr/>
          </w:rPrChange>
        </w:rPr>
        <w:t>lighting</w:t>
      </w:r>
      <w:r w:rsidR="0027685B" w:rsidRPr="00805397">
        <w:rPr>
          <w:sz w:val="16"/>
          <w:rPrChange w:id="2572" w:author="秦蓓嘉" w:date="2026-04-12T19:27:00Z">
            <w:rPr>
              <w:spacing w:val="-6"/>
            </w:rPr>
          </w:rPrChange>
        </w:rPr>
        <w:t xml:space="preserve"> </w:t>
      </w:r>
      <w:r w:rsidR="0027685B" w:rsidRPr="00805397">
        <w:rPr>
          <w:sz w:val="16"/>
          <w:rPrChange w:id="2573" w:author="秦蓓嘉" w:date="2026-04-12T19:27:00Z">
            <w:rPr/>
          </w:rPrChange>
        </w:rPr>
        <w:t>at</w:t>
      </w:r>
      <w:r w:rsidR="0027685B" w:rsidRPr="00805397">
        <w:rPr>
          <w:sz w:val="16"/>
          <w:rPrChange w:id="2574" w:author="秦蓓嘉" w:date="2026-04-12T19:27:00Z">
            <w:rPr>
              <w:spacing w:val="-6"/>
            </w:rPr>
          </w:rPrChange>
        </w:rPr>
        <w:t xml:space="preserve"> </w:t>
      </w:r>
      <w:r w:rsidR="0027685B" w:rsidRPr="00805397">
        <w:rPr>
          <w:sz w:val="16"/>
          <w:rPrChange w:id="2575" w:author="秦蓓嘉" w:date="2026-04-12T19:27:00Z">
            <w:rPr/>
          </w:rPrChange>
        </w:rPr>
        <w:t>sunset,</w:t>
      </w:r>
      <w:r w:rsidR="0027685B" w:rsidRPr="00805397">
        <w:rPr>
          <w:sz w:val="16"/>
          <w:rPrChange w:id="2576" w:author="秦蓓嘉" w:date="2026-04-12T19:27:00Z">
            <w:rPr>
              <w:spacing w:val="-6"/>
            </w:rPr>
          </w:rPrChange>
        </w:rPr>
        <w:t xml:space="preserve"> </w:t>
      </w:r>
      <w:r w:rsidR="0027685B" w:rsidRPr="00805397">
        <w:rPr>
          <w:sz w:val="16"/>
          <w:rPrChange w:id="2577" w:author="秦蓓嘉" w:date="2026-04-12T19:27:00Z">
            <w:rPr/>
          </w:rPrChange>
        </w:rPr>
        <w:t>12: Grassland</w:t>
      </w:r>
      <w:r w:rsidR="0027685B" w:rsidRPr="00805397">
        <w:rPr>
          <w:sz w:val="16"/>
          <w:rPrChange w:id="2578" w:author="秦蓓嘉" w:date="2026-04-12T19:27:00Z">
            <w:rPr>
              <w:spacing w:val="-6"/>
            </w:rPr>
          </w:rPrChange>
        </w:rPr>
        <w:t xml:space="preserve"> </w:t>
      </w:r>
      <w:r w:rsidR="0027685B" w:rsidRPr="00805397">
        <w:rPr>
          <w:sz w:val="16"/>
          <w:rPrChange w:id="2579" w:author="秦蓓嘉" w:date="2026-04-12T19:27:00Z">
            <w:rPr/>
          </w:rPrChange>
        </w:rPr>
        <w:t>with</w:t>
      </w:r>
      <w:r w:rsidR="0027685B" w:rsidRPr="00805397">
        <w:rPr>
          <w:sz w:val="16"/>
          <w:rPrChange w:id="2580" w:author="秦蓓嘉" w:date="2026-04-12T19:27:00Z">
            <w:rPr>
              <w:spacing w:val="-6"/>
            </w:rPr>
          </w:rPrChange>
        </w:rPr>
        <w:t xml:space="preserve"> </w:t>
      </w:r>
      <w:r w:rsidR="0027685B" w:rsidRPr="00805397">
        <w:rPr>
          <w:sz w:val="16"/>
          <w:rPrChange w:id="2581" w:author="秦蓓嘉" w:date="2026-04-12T19:27:00Z">
            <w:rPr/>
          </w:rPrChange>
        </w:rPr>
        <w:t>side</w:t>
      </w:r>
      <w:r w:rsidR="0027685B" w:rsidRPr="00805397">
        <w:rPr>
          <w:sz w:val="16"/>
          <w:rPrChange w:id="2582" w:author="秦蓓嘉" w:date="2026-04-12T19:27:00Z">
            <w:rPr>
              <w:spacing w:val="-6"/>
            </w:rPr>
          </w:rPrChange>
        </w:rPr>
        <w:t xml:space="preserve"> </w:t>
      </w:r>
      <w:r w:rsidR="0027685B" w:rsidRPr="00805397">
        <w:rPr>
          <w:sz w:val="16"/>
          <w:rPrChange w:id="2583" w:author="秦蓓嘉" w:date="2026-04-12T19:27:00Z">
            <w:rPr/>
          </w:rPrChange>
        </w:rPr>
        <w:t>lighting</w:t>
      </w:r>
      <w:r w:rsidR="0027685B" w:rsidRPr="00805397">
        <w:rPr>
          <w:sz w:val="16"/>
          <w:rPrChange w:id="2584" w:author="秦蓓嘉" w:date="2026-04-12T19:27:00Z">
            <w:rPr>
              <w:spacing w:val="-6"/>
            </w:rPr>
          </w:rPrChange>
        </w:rPr>
        <w:t xml:space="preserve"> </w:t>
      </w:r>
      <w:r w:rsidR="0027685B" w:rsidRPr="00805397">
        <w:rPr>
          <w:sz w:val="16"/>
          <w:rPrChange w:id="2585" w:author="秦蓓嘉" w:date="2026-04-12T19:27:00Z">
            <w:rPr/>
          </w:rPrChange>
        </w:rPr>
        <w:t>at</w:t>
      </w:r>
      <w:r w:rsidR="0027685B" w:rsidRPr="00805397">
        <w:rPr>
          <w:sz w:val="16"/>
          <w:rPrChange w:id="2586" w:author="秦蓓嘉" w:date="2026-04-12T19:27:00Z">
            <w:rPr>
              <w:spacing w:val="-6"/>
            </w:rPr>
          </w:rPrChange>
        </w:rPr>
        <w:t xml:space="preserve"> </w:t>
      </w:r>
      <w:r w:rsidR="0027685B" w:rsidRPr="00805397">
        <w:rPr>
          <w:sz w:val="16"/>
          <w:rPrChange w:id="2587" w:author="秦蓓嘉" w:date="2026-04-12T19:27:00Z">
            <w:rPr/>
          </w:rPrChange>
        </w:rPr>
        <w:t>sunset,</w:t>
      </w:r>
      <w:r w:rsidR="0027685B" w:rsidRPr="00805397">
        <w:rPr>
          <w:sz w:val="16"/>
          <w:rPrChange w:id="2588" w:author="秦蓓嘉" w:date="2026-04-12T19:27:00Z">
            <w:rPr>
              <w:spacing w:val="-6"/>
            </w:rPr>
          </w:rPrChange>
        </w:rPr>
        <w:t xml:space="preserve"> </w:t>
      </w:r>
      <w:r w:rsidR="0027685B" w:rsidRPr="00805397">
        <w:rPr>
          <w:sz w:val="16"/>
          <w:rPrChange w:id="2589" w:author="秦蓓嘉" w:date="2026-04-12T19:27:00Z">
            <w:rPr/>
          </w:rPrChange>
        </w:rPr>
        <w:t>13: Night</w:t>
      </w:r>
      <w:r w:rsidR="0027685B" w:rsidRPr="00805397">
        <w:rPr>
          <w:sz w:val="16"/>
          <w:rPrChange w:id="2590" w:author="秦蓓嘉" w:date="2026-04-12T19:27:00Z">
            <w:rPr>
              <w:spacing w:val="-6"/>
            </w:rPr>
          </w:rPrChange>
        </w:rPr>
        <w:t xml:space="preserve"> </w:t>
      </w:r>
      <w:r w:rsidR="0027685B" w:rsidRPr="00805397">
        <w:rPr>
          <w:sz w:val="16"/>
          <w:rPrChange w:id="2591" w:author="秦蓓嘉" w:date="2026-04-12T19:27:00Z">
            <w:rPr/>
          </w:rPrChange>
        </w:rPr>
        <w:t>scene,</w:t>
      </w:r>
      <w:r w:rsidR="0027685B" w:rsidRPr="00805397">
        <w:rPr>
          <w:sz w:val="16"/>
          <w:rPrChange w:id="2592" w:author="秦蓓嘉" w:date="2026-04-12T19:27:00Z">
            <w:rPr>
              <w:spacing w:val="-6"/>
            </w:rPr>
          </w:rPrChange>
        </w:rPr>
        <w:t xml:space="preserve"> </w:t>
      </w:r>
      <w:r w:rsidR="0027685B" w:rsidRPr="00805397">
        <w:rPr>
          <w:sz w:val="16"/>
          <w:rPrChange w:id="2593" w:author="秦蓓嘉" w:date="2026-04-12T19:27:00Z">
            <w:rPr/>
          </w:rPrChange>
        </w:rPr>
        <w:t>14: Extreme</w:t>
      </w:r>
      <w:r w:rsidR="0027685B" w:rsidRPr="00805397">
        <w:rPr>
          <w:sz w:val="16"/>
          <w:rPrChange w:id="2594" w:author="秦蓓嘉" w:date="2026-04-12T19:27:00Z">
            <w:rPr>
              <w:spacing w:val="-6"/>
            </w:rPr>
          </w:rPrChange>
        </w:rPr>
        <w:t xml:space="preserve"> </w:t>
      </w:r>
      <w:r w:rsidR="0027685B" w:rsidRPr="00805397">
        <w:rPr>
          <w:sz w:val="16"/>
          <w:rPrChange w:id="2595" w:author="秦蓓嘉" w:date="2026-04-12T19:27:00Z">
            <w:rPr/>
          </w:rPrChange>
        </w:rPr>
        <w:t>night</w:t>
      </w:r>
      <w:r w:rsidR="0027685B" w:rsidRPr="00805397">
        <w:rPr>
          <w:sz w:val="16"/>
          <w:rPrChange w:id="2596" w:author="秦蓓嘉" w:date="2026-04-12T19:27:00Z">
            <w:rPr>
              <w:spacing w:val="-6"/>
            </w:rPr>
          </w:rPrChange>
        </w:rPr>
        <w:t xml:space="preserve"> </w:t>
      </w:r>
      <w:r w:rsidR="0027685B" w:rsidRPr="00805397">
        <w:rPr>
          <w:sz w:val="16"/>
          <w:rPrChange w:id="2597" w:author="秦蓓嘉" w:date="2026-04-12T19:27:00Z">
            <w:rPr/>
          </w:rPrChange>
        </w:rPr>
        <w:t>scene</w:t>
      </w:r>
      <w:r w:rsidR="00D06C6F" w:rsidRPr="00805397">
        <w:rPr>
          <w:sz w:val="16"/>
          <w:rPrChange w:id="2598" w:author="秦蓓嘉" w:date="2026-04-12T19:27:00Z">
            <w:rPr/>
          </w:rPrChange>
        </w:rPr>
        <w:t>.</w:t>
      </w:r>
      <w:del w:id="2599" w:author="秦蓓嘉" w:date="2026-04-12T19:27:00Z">
        <w:r w:rsidR="003D5A49" w:rsidRPr="006F2F64">
          <w:delText xml:space="preserve"> </w:delText>
        </w:r>
      </w:del>
    </w:p>
    <w:p w14:paraId="4B0F102F" w14:textId="77777777" w:rsidR="00B30119" w:rsidRPr="00794629" w:rsidRDefault="00B30119">
      <w:pPr>
        <w:pStyle w:val="09BodyFirstParagraph"/>
        <w:rPr>
          <w:del w:id="2600" w:author="秦蓓嘉" w:date="2026-04-12T19:27:00Z"/>
        </w:rPr>
      </w:pPr>
      <w:bookmarkStart w:id="2601" w:name="_bookmark21"/>
      <w:bookmarkEnd w:id="2601"/>
    </w:p>
    <w:p w14:paraId="39B49148" w14:textId="356326E8" w:rsidR="00582D30" w:rsidRPr="00805397" w:rsidRDefault="00B30119" w:rsidP="00414640">
      <w:pPr>
        <w:pStyle w:val="09BodyFirstParagraph"/>
        <w:rPr>
          <w:ins w:id="2602" w:author="秦蓓嘉" w:date="2026-04-12T19:27:00Z"/>
          <w:szCs w:val="20"/>
        </w:rPr>
      </w:pPr>
      <w:del w:id="2603" w:author="秦蓓嘉" w:date="2026-04-12T19:27:00Z">
        <w:r w:rsidRPr="00794629">
          <w:delText>In</w:delText>
        </w:r>
      </w:del>
      <w:ins w:id="2604" w:author="秦蓓嘉" w:date="2026-04-12T19:27:00Z">
        <w:r w:rsidR="007F35C6">
          <w:rPr>
            <w:szCs w:val="20"/>
          </w:rPr>
          <w:fldChar w:fldCharType="begin"/>
        </w:r>
        <w:r w:rsidR="007F35C6">
          <w:rPr>
            <w:szCs w:val="20"/>
          </w:rPr>
          <w:instrText xml:space="preserve"> REF _Ref226815547 \h  \* MERGEFORMAT </w:instrText>
        </w:r>
        <w:r w:rsidR="007F35C6">
          <w:rPr>
            <w:szCs w:val="20"/>
          </w:rPr>
        </w:r>
        <w:r w:rsidR="007F35C6">
          <w:rPr>
            <w:szCs w:val="20"/>
          </w:rPr>
          <w:fldChar w:fldCharType="separate"/>
        </w:r>
        <w:r w:rsidR="007F35C6" w:rsidRPr="000F0DF1">
          <w:rPr>
            <w:szCs w:val="20"/>
          </w:rPr>
          <w:t xml:space="preserve">Figure </w:t>
        </w:r>
        <w:r w:rsidR="007F35C6" w:rsidRPr="0092682B">
          <w:rPr>
            <w:szCs w:val="20"/>
          </w:rPr>
          <w:t>14</w:t>
        </w:r>
        <w:r w:rsidR="007F35C6">
          <w:rPr>
            <w:szCs w:val="20"/>
          </w:rPr>
          <w:fldChar w:fldCharType="end"/>
        </w:r>
        <w:r w:rsidR="005B6545" w:rsidRPr="00805397">
          <w:rPr>
            <w:szCs w:val="20"/>
          </w:rPr>
          <w:t xml:space="preserve"> plots</w:t>
        </w:r>
      </w:ins>
      <w:r w:rsidR="005B6545" w:rsidRPr="00805397">
        <w:rPr>
          <w:szCs w:val="20"/>
        </w:rPr>
        <w:t xml:space="preserve"> </w:t>
      </w:r>
      <w:r w:rsidR="00582D30" w:rsidRPr="00805397">
        <w:rPr>
          <w:szCs w:val="20"/>
        </w:rPr>
        <w:t xml:space="preserve">the </w:t>
      </w:r>
      <w:del w:id="2605" w:author="秦蓓嘉" w:date="2026-04-12T19:27:00Z">
        <w:r w:rsidRPr="00794629">
          <w:delText>indoor scenes,</w:delText>
        </w:r>
      </w:del>
      <w:ins w:id="2606" w:author="秦蓓嘉" w:date="2026-04-12T19:27:00Z">
        <w:r w:rsidR="005B6545" w:rsidRPr="00805397">
          <w:rPr>
            <w:szCs w:val="20"/>
          </w:rPr>
          <w:t>preferred skin colors of all</w:t>
        </w:r>
      </w:ins>
      <w:r w:rsidR="005B6545" w:rsidRPr="00805397">
        <w:rPr>
          <w:szCs w:val="20"/>
        </w:rPr>
        <w:t xml:space="preserve"> the </w:t>
      </w:r>
      <w:del w:id="2607" w:author="秦蓓嘉" w:date="2026-04-12T19:27:00Z">
        <w:r w:rsidRPr="00794629">
          <w:delText>points</w:delText>
        </w:r>
      </w:del>
      <w:ins w:id="2608" w:author="秦蓓嘉" w:date="2026-04-12T19:27:00Z">
        <w:r w:rsidR="005B6545" w:rsidRPr="00805397">
          <w:rPr>
            <w:szCs w:val="20"/>
          </w:rPr>
          <w:t>35</w:t>
        </w:r>
        <w:r w:rsidR="00582D30" w:rsidRPr="00805397">
          <w:rPr>
            <w:szCs w:val="20"/>
          </w:rPr>
          <w:t xml:space="preserve"> scene</w:t>
        </w:r>
        <w:r w:rsidR="005B6545" w:rsidRPr="00805397">
          <w:rPr>
            <w:szCs w:val="20"/>
          </w:rPr>
          <w:t xml:space="preserve">s studied. The </w:t>
        </w:r>
        <w:r w:rsidR="00F20877" w:rsidRPr="00805397">
          <w:rPr>
            <w:szCs w:val="20"/>
          </w:rPr>
          <w:t>5 red label markers</w:t>
        </w:r>
        <w:r w:rsidRPr="00805397">
          <w:rPr>
            <w:szCs w:val="20"/>
          </w:rPr>
          <w:t xml:space="preserve"> </w:t>
        </w:r>
        <w:r w:rsidR="005B6545" w:rsidRPr="00805397">
          <w:rPr>
            <w:szCs w:val="20"/>
          </w:rPr>
          <w:t>located</w:t>
        </w:r>
      </w:ins>
      <w:r w:rsidR="005B6545" w:rsidRPr="00805397">
        <w:rPr>
          <w:szCs w:val="20"/>
        </w:rPr>
        <w:t xml:space="preserve"> </w:t>
      </w:r>
      <w:r w:rsidRPr="00805397">
        <w:rPr>
          <w:szCs w:val="20"/>
        </w:rPr>
        <w:t xml:space="preserve">along the </w:t>
      </w:r>
      <w:del w:id="2609" w:author="秦蓓嘉" w:date="2026-04-12T19:27:00Z">
        <w:r w:rsidRPr="00794629">
          <w:delText>red vector exhibit</w:delText>
        </w:r>
      </w:del>
      <w:ins w:id="2610" w:author="秦蓓嘉" w:date="2026-04-12T19:27:00Z">
        <w:r w:rsidR="00AC7E6A">
          <w:rPr>
            <w:szCs w:val="20"/>
          </w:rPr>
          <w:t>upper</w:t>
        </w:r>
        <w:r w:rsidR="00AC7E6A" w:rsidRPr="00805397">
          <w:rPr>
            <w:szCs w:val="20"/>
          </w:rPr>
          <w:t xml:space="preserve"> </w:t>
        </w:r>
        <w:r w:rsidR="00582D30" w:rsidRPr="00805397">
          <w:rPr>
            <w:szCs w:val="20"/>
          </w:rPr>
          <w:t>black</w:t>
        </w:r>
        <w:r w:rsidRPr="00805397">
          <w:rPr>
            <w:szCs w:val="20"/>
          </w:rPr>
          <w:t xml:space="preserve"> </w:t>
        </w:r>
        <w:r w:rsidR="00582D30" w:rsidRPr="00805397">
          <w:rPr>
            <w:szCs w:val="20"/>
          </w:rPr>
          <w:t>trend line</w:t>
        </w:r>
        <w:r w:rsidR="00F20877" w:rsidRPr="00805397">
          <w:rPr>
            <w:szCs w:val="20"/>
          </w:rPr>
          <w:t xml:space="preserve"> represent the preferred skin colors</w:t>
        </w:r>
        <w:r w:rsidR="000A626C" w:rsidRPr="00805397">
          <w:rPr>
            <w:szCs w:val="20"/>
          </w:rPr>
          <w:t xml:space="preserve"> from indoor scenes</w:t>
        </w:r>
        <w:r w:rsidR="007B30D8" w:rsidRPr="00805397">
          <w:rPr>
            <w:szCs w:val="20"/>
          </w:rPr>
          <w:t>. The line indicates</w:t>
        </w:r>
      </w:ins>
      <w:r w:rsidR="007B30D8" w:rsidRPr="00805397">
        <w:rPr>
          <w:szCs w:val="20"/>
        </w:rPr>
        <w:t xml:space="preserve"> a</w:t>
      </w:r>
      <w:r w:rsidRPr="00805397">
        <w:rPr>
          <w:szCs w:val="20"/>
        </w:rPr>
        <w:t xml:space="preserve"> clear trend</w:t>
      </w:r>
      <w:del w:id="2611" w:author="秦蓓嘉" w:date="2026-04-12T19:27:00Z">
        <w:r w:rsidRPr="00794629">
          <w:delText>: as the</w:delText>
        </w:r>
      </w:del>
      <w:ins w:id="2612" w:author="秦蓓嘉" w:date="2026-04-12T19:27:00Z">
        <w:r w:rsidR="000A626C" w:rsidRPr="00805397">
          <w:rPr>
            <w:szCs w:val="20"/>
          </w:rPr>
          <w:t xml:space="preserve"> </w:t>
        </w:r>
        <w:r w:rsidR="007B30D8" w:rsidRPr="00805397">
          <w:rPr>
            <w:szCs w:val="20"/>
          </w:rPr>
          <w:t>that</w:t>
        </w:r>
        <w:r w:rsidRPr="00805397">
          <w:rPr>
            <w:szCs w:val="20"/>
          </w:rPr>
          <w:t xml:space="preserve"> </w:t>
        </w:r>
        <w:r w:rsidR="007B30D8" w:rsidRPr="00805397">
          <w:rPr>
            <w:szCs w:val="20"/>
          </w:rPr>
          <w:t>when</w:t>
        </w:r>
      </w:ins>
      <w:r w:rsidR="007B30D8" w:rsidRPr="00805397">
        <w:rPr>
          <w:szCs w:val="20"/>
        </w:rPr>
        <w:t xml:space="preserve"> </w:t>
      </w:r>
      <w:r w:rsidRPr="00805397">
        <w:rPr>
          <w:szCs w:val="20"/>
        </w:rPr>
        <w:t>CCT decreases</w:t>
      </w:r>
      <w:del w:id="2613" w:author="秦蓓嘉" w:date="2026-04-12T19:27:00Z">
        <w:r w:rsidRPr="00794629">
          <w:delText xml:space="preserve"> from </w:delText>
        </w:r>
      </w:del>
      <w:ins w:id="2614" w:author="秦蓓嘉" w:date="2026-04-12T19:27:00Z">
        <w:r w:rsidR="007B30D8" w:rsidRPr="00805397">
          <w:rPr>
            <w:szCs w:val="20"/>
          </w:rPr>
          <w:t>,</w:t>
        </w:r>
        <w:r w:rsidRPr="00805397">
          <w:rPr>
            <w:szCs w:val="20"/>
          </w:rPr>
          <w:t xml:space="preserve"> </w:t>
        </w:r>
        <w:r w:rsidR="007B30D8" w:rsidRPr="00805397">
          <w:rPr>
            <w:szCs w:val="20"/>
          </w:rPr>
          <w:t xml:space="preserve">preferred skin colors </w:t>
        </w:r>
        <w:r w:rsidR="00AC7E6A">
          <w:rPr>
            <w:szCs w:val="20"/>
          </w:rPr>
          <w:t>tend to have</w:t>
        </w:r>
        <w:r w:rsidR="00AC7E6A" w:rsidRPr="00805397">
          <w:rPr>
            <w:szCs w:val="20"/>
          </w:rPr>
          <w:t xml:space="preserve"> </w:t>
        </w:r>
      </w:ins>
      <w:r w:rsidR="007B30D8" w:rsidRPr="00805397">
        <w:rPr>
          <w:szCs w:val="20"/>
        </w:rPr>
        <w:t xml:space="preserve">higher </w:t>
      </w:r>
      <w:del w:id="2615" w:author="秦蓓嘉" w:date="2026-04-12T19:27:00Z">
        <w:r w:rsidRPr="00794629">
          <w:delText xml:space="preserve">to lower values, </w:delText>
        </w:r>
      </w:del>
      <w:r w:rsidRPr="00805397">
        <w:rPr>
          <w:szCs w:val="20"/>
        </w:rPr>
        <w:t>chroma</w:t>
      </w:r>
      <w:r w:rsidR="00AC7E6A">
        <w:rPr>
          <w:szCs w:val="20"/>
        </w:rPr>
        <w:t xml:space="preserve"> </w:t>
      </w:r>
      <w:del w:id="2616" w:author="秦蓓嘉" w:date="2026-04-12T19:27:00Z">
        <w:r w:rsidRPr="00794629">
          <w:delText>increases,</w:delText>
        </w:r>
      </w:del>
      <w:ins w:id="2617" w:author="秦蓓嘉" w:date="2026-04-12T19:27:00Z">
        <w:r w:rsidR="00AC7E6A">
          <w:rPr>
            <w:szCs w:val="20"/>
          </w:rPr>
          <w:t>values</w:t>
        </w:r>
      </w:ins>
      <w:r w:rsidRPr="00805397">
        <w:rPr>
          <w:szCs w:val="20"/>
        </w:rPr>
        <w:t xml:space="preserve"> </w:t>
      </w:r>
      <w:r w:rsidR="007B30D8" w:rsidRPr="00805397">
        <w:rPr>
          <w:szCs w:val="20"/>
          <w:lang w:eastAsia="zh-CN"/>
        </w:rPr>
        <w:t xml:space="preserve">and </w:t>
      </w:r>
      <w:ins w:id="2618" w:author="秦蓓嘉" w:date="2026-04-12T19:27:00Z">
        <w:r w:rsidR="00AC7E6A">
          <w:rPr>
            <w:szCs w:val="20"/>
          </w:rPr>
          <w:t>smaller</w:t>
        </w:r>
        <w:r w:rsidR="00AC7E6A" w:rsidRPr="00805397">
          <w:rPr>
            <w:szCs w:val="20"/>
          </w:rPr>
          <w:t xml:space="preserve"> </w:t>
        </w:r>
        <w:r w:rsidR="007B30D8" w:rsidRPr="00805397">
          <w:rPr>
            <w:szCs w:val="20"/>
          </w:rPr>
          <w:t>hue</w:t>
        </w:r>
        <w:r w:rsidR="00AC7E6A">
          <w:rPr>
            <w:szCs w:val="20"/>
          </w:rPr>
          <w:t xml:space="preserve"> angles</w:t>
        </w:r>
        <w:r w:rsidRPr="00805397">
          <w:rPr>
            <w:szCs w:val="20"/>
          </w:rPr>
          <w:t>.</w:t>
        </w:r>
        <w:r w:rsidR="0027685B" w:rsidRPr="00805397">
          <w:rPr>
            <w:szCs w:val="20"/>
          </w:rPr>
          <w:t xml:space="preserve"> </w:t>
        </w:r>
      </w:ins>
    </w:p>
    <w:p w14:paraId="37D85BF0" w14:textId="77777777" w:rsidR="00B30119" w:rsidRPr="00794629" w:rsidRDefault="00F20877" w:rsidP="00B30119">
      <w:pPr>
        <w:pStyle w:val="09BodyFirstParagraph"/>
        <w:rPr>
          <w:del w:id="2619" w:author="秦蓓嘉" w:date="2026-04-12T19:27:00Z"/>
        </w:rPr>
      </w:pPr>
      <w:ins w:id="2620" w:author="秦蓓嘉" w:date="2026-04-12T19:27:00Z">
        <w:r w:rsidRPr="00805397">
          <w:rPr>
            <w:szCs w:val="20"/>
          </w:rPr>
          <w:t xml:space="preserve">On </w:t>
        </w:r>
      </w:ins>
      <w:r w:rsidRPr="00805397">
        <w:rPr>
          <w:szCs w:val="20"/>
        </w:rPr>
        <w:t xml:space="preserve">the </w:t>
      </w:r>
      <w:del w:id="2621" w:author="秦蓓嘉" w:date="2026-04-12T19:27:00Z">
        <w:r w:rsidR="00B30119" w:rsidRPr="00794629">
          <w:delText>hue shifts from yellowish to reddish.</w:delText>
        </w:r>
      </w:del>
    </w:p>
    <w:p w14:paraId="0903068F" w14:textId="150066A5" w:rsidR="002F1FF9" w:rsidRPr="00805397" w:rsidRDefault="00B30119" w:rsidP="00582D30">
      <w:pPr>
        <w:pStyle w:val="09BodyFirstParagraph"/>
        <w:rPr>
          <w:ins w:id="2622" w:author="秦蓓嘉" w:date="2026-04-12T19:27:00Z"/>
          <w:szCs w:val="20"/>
        </w:rPr>
      </w:pPr>
      <w:del w:id="2623" w:author="秦蓓嘉" w:date="2026-04-12T19:27:00Z">
        <w:r w:rsidRPr="00794629">
          <w:delText xml:space="preserve">In </w:delText>
        </w:r>
      </w:del>
      <w:ins w:id="2624" w:author="秦蓓嘉" w:date="2026-04-12T19:27:00Z">
        <w:r w:rsidR="00F20877" w:rsidRPr="00805397">
          <w:rPr>
            <w:szCs w:val="20"/>
          </w:rPr>
          <w:t xml:space="preserve">other hand, </w:t>
        </w:r>
        <w:r w:rsidR="00F20877" w:rsidRPr="00805397">
          <w:rPr>
            <w:szCs w:val="20"/>
            <w:lang w:eastAsia="zh-CN"/>
          </w:rPr>
          <w:t>t</w:t>
        </w:r>
        <w:r w:rsidR="000A626C" w:rsidRPr="00805397">
          <w:rPr>
            <w:rFonts w:hint="eastAsia"/>
            <w:szCs w:val="20"/>
            <w:lang w:eastAsia="zh-CN"/>
          </w:rPr>
          <w:t>he</w:t>
        </w:r>
        <w:r w:rsidR="002F1FF9" w:rsidRPr="00805397">
          <w:rPr>
            <w:szCs w:val="20"/>
          </w:rPr>
          <w:t xml:space="preserve"> </w:t>
        </w:r>
        <w:r w:rsidR="00F20877" w:rsidRPr="00805397">
          <w:rPr>
            <w:szCs w:val="20"/>
          </w:rPr>
          <w:t xml:space="preserve">green label markers </w:t>
        </w:r>
        <w:r w:rsidR="002F1FF9" w:rsidRPr="00805397">
          <w:rPr>
            <w:szCs w:val="20"/>
          </w:rPr>
          <w:t xml:space="preserve">along the </w:t>
        </w:r>
        <w:r w:rsidR="00AC7E6A">
          <w:rPr>
            <w:szCs w:val="20"/>
          </w:rPr>
          <w:t>lower</w:t>
        </w:r>
        <w:r w:rsidR="00AC7E6A" w:rsidRPr="00805397">
          <w:rPr>
            <w:szCs w:val="20"/>
          </w:rPr>
          <w:t xml:space="preserve"> </w:t>
        </w:r>
        <w:r w:rsidR="00582D30" w:rsidRPr="00805397">
          <w:rPr>
            <w:szCs w:val="20"/>
          </w:rPr>
          <w:t>black line</w:t>
        </w:r>
        <w:r w:rsidR="002F1FF9" w:rsidRPr="00805397">
          <w:rPr>
            <w:szCs w:val="20"/>
          </w:rPr>
          <w:t xml:space="preserve"> show</w:t>
        </w:r>
        <w:r w:rsidR="000A626C" w:rsidRPr="00805397">
          <w:rPr>
            <w:szCs w:val="20"/>
          </w:rPr>
          <w:t xml:space="preserve">ing </w:t>
        </w:r>
      </w:ins>
      <w:r w:rsidR="000A626C" w:rsidRPr="00805397">
        <w:rPr>
          <w:szCs w:val="20"/>
        </w:rPr>
        <w:t xml:space="preserve">the outdoor </w:t>
      </w:r>
      <w:del w:id="2625" w:author="秦蓓嘉" w:date="2026-04-12T19:27:00Z">
        <w:r w:rsidRPr="00794629">
          <w:delText xml:space="preserve">scenes, the points along the green vector show a different pattern: while the </w:delText>
        </w:r>
      </w:del>
      <w:ins w:id="2626" w:author="秦蓓嘉" w:date="2026-04-12T19:27:00Z">
        <w:r w:rsidR="00582D30" w:rsidRPr="00805397">
          <w:rPr>
            <w:szCs w:val="20"/>
          </w:rPr>
          <w:t>trend</w:t>
        </w:r>
        <w:r w:rsidR="00B347EB" w:rsidRPr="00805397">
          <w:rPr>
            <w:szCs w:val="20"/>
          </w:rPr>
          <w:t xml:space="preserve"> (all the scenes </w:t>
        </w:r>
        <w:r w:rsidR="007B30D8" w:rsidRPr="00805397">
          <w:rPr>
            <w:szCs w:val="20"/>
          </w:rPr>
          <w:t xml:space="preserve">have a mean of 6000K ranged from </w:t>
        </w:r>
        <w:r w:rsidR="00B347EB" w:rsidRPr="00805397">
          <w:rPr>
            <w:szCs w:val="20"/>
          </w:rPr>
          <w:t>5000</w:t>
        </w:r>
        <w:r w:rsidR="00582D30" w:rsidRPr="00805397">
          <w:rPr>
            <w:szCs w:val="20"/>
          </w:rPr>
          <w:t>K</w:t>
        </w:r>
        <w:r w:rsidR="00B347EB" w:rsidRPr="00805397">
          <w:rPr>
            <w:szCs w:val="20"/>
          </w:rPr>
          <w:t xml:space="preserve"> to 9000K</w:t>
        </w:r>
        <w:r w:rsidR="007B30D8" w:rsidRPr="00805397">
          <w:rPr>
            <w:szCs w:val="20"/>
          </w:rPr>
          <w:t>)</w:t>
        </w:r>
        <w:r w:rsidR="002F1FF9" w:rsidRPr="00805397">
          <w:rPr>
            <w:szCs w:val="20"/>
          </w:rPr>
          <w:t xml:space="preserve">. </w:t>
        </w:r>
        <w:r w:rsidR="005C7AE9" w:rsidRPr="005C7AE9">
          <w:rPr>
            <w:szCs w:val="20"/>
          </w:rPr>
          <w:t xml:space="preserve">The </w:t>
        </w:r>
      </w:ins>
      <w:r w:rsidR="005C7AE9" w:rsidRPr="005C7AE9">
        <w:rPr>
          <w:szCs w:val="20"/>
        </w:rPr>
        <w:t xml:space="preserve">hue </w:t>
      </w:r>
      <w:del w:id="2627" w:author="秦蓓嘉" w:date="2026-04-12T19:27:00Z">
        <w:r w:rsidRPr="00794629">
          <w:delText>remains</w:delText>
        </w:r>
      </w:del>
      <w:ins w:id="2628" w:author="秦蓓嘉" w:date="2026-04-12T19:27:00Z">
        <w:r w:rsidR="005C7AE9" w:rsidRPr="005C7AE9">
          <w:rPr>
            <w:szCs w:val="20"/>
          </w:rPr>
          <w:t>angles remain</w:t>
        </w:r>
      </w:ins>
      <w:r w:rsidR="005C7AE9" w:rsidRPr="005C7AE9">
        <w:rPr>
          <w:szCs w:val="20"/>
        </w:rPr>
        <w:t xml:space="preserve"> relatively stable</w:t>
      </w:r>
      <w:del w:id="2629" w:author="秦蓓嘉" w:date="2026-04-12T19:27:00Z">
        <w:r w:rsidRPr="00794629">
          <w:delText>,</w:delText>
        </w:r>
      </w:del>
      <w:r w:rsidR="005C7AE9" w:rsidRPr="005C7AE9">
        <w:rPr>
          <w:szCs w:val="20"/>
        </w:rPr>
        <w:t xml:space="preserve"> with </w:t>
      </w:r>
      <w:del w:id="2630" w:author="秦蓓嘉" w:date="2026-04-12T19:27:00Z">
        <w:r w:rsidRPr="00794629">
          <w:delText xml:space="preserve">some fluctuation in certain scenes (e.g., the preference centers for </w:delText>
        </w:r>
      </w:del>
      <w:ins w:id="2631" w:author="秦蓓嘉" w:date="2026-04-12T19:27:00Z">
        <w:r w:rsidR="005C7AE9" w:rsidRPr="005C7AE9">
          <w:rPr>
            <w:szCs w:val="20"/>
          </w:rPr>
          <w:t xml:space="preserve">an exception of </w:t>
        </w:r>
      </w:ins>
      <w:r w:rsidR="005C7AE9" w:rsidRPr="005C7AE9">
        <w:rPr>
          <w:szCs w:val="20"/>
        </w:rPr>
        <w:t>scene 3</w:t>
      </w:r>
      <w:del w:id="2632" w:author="秦蓓嘉" w:date="2026-04-12T19:27:00Z">
        <w:r w:rsidRPr="00794629">
          <w:delText xml:space="preserve"> are more yellowish than those of the other scenes), </w:delText>
        </w:r>
      </w:del>
      <w:ins w:id="2633" w:author="秦蓓嘉" w:date="2026-04-12T19:27:00Z">
        <w:r w:rsidR="005C7AE9" w:rsidRPr="005C7AE9">
          <w:rPr>
            <w:szCs w:val="20"/>
          </w:rPr>
          <w:t>, of which the hue angle is smaller than the other scenes, possibly due to the fact that the sinking plaza is surrounded by many big buildings, which are often neutral or warm in color, whereas the other outdoor scenes mostly contain blue skies and green vegetation as backgrounds, which introduce a strong simultaneous contrast effect, biasing observers toward skin colors with a smaller hue angle.</w:t>
        </w:r>
        <w:r w:rsidR="005C7AE9">
          <w:rPr>
            <w:szCs w:val="20"/>
          </w:rPr>
          <w:t xml:space="preserve"> </w:t>
        </w:r>
        <w:r w:rsidR="00582D30" w:rsidRPr="00805397">
          <w:rPr>
            <w:szCs w:val="20"/>
          </w:rPr>
          <w:t>In the trend line</w:t>
        </w:r>
        <w:r w:rsidR="003D765F" w:rsidRPr="00805397">
          <w:rPr>
            <w:szCs w:val="20"/>
          </w:rPr>
          <w:t xml:space="preserve">, </w:t>
        </w:r>
        <w:r w:rsidR="00360EEC">
          <w:rPr>
            <w:szCs w:val="20"/>
          </w:rPr>
          <w:t xml:space="preserve">the </w:t>
        </w:r>
      </w:ins>
      <w:r w:rsidR="002F1FF9" w:rsidRPr="00805397">
        <w:rPr>
          <w:szCs w:val="20"/>
        </w:rPr>
        <w:t xml:space="preserve">chroma varies </w:t>
      </w:r>
      <w:del w:id="2634" w:author="秦蓓嘉" w:date="2026-04-12T19:27:00Z">
        <w:r w:rsidRPr="00794629">
          <w:delText>depending</w:delText>
        </w:r>
      </w:del>
      <w:ins w:id="2635" w:author="秦蓓嘉" w:date="2026-04-12T19:27:00Z">
        <w:r w:rsidR="00360EEC">
          <w:rPr>
            <w:szCs w:val="20"/>
          </w:rPr>
          <w:t>according</w:t>
        </w:r>
      </w:ins>
      <w:r w:rsidR="00360EEC" w:rsidRPr="00805397">
        <w:rPr>
          <w:szCs w:val="20"/>
        </w:rPr>
        <w:t xml:space="preserve"> </w:t>
      </w:r>
      <w:r w:rsidR="002F1FF9" w:rsidRPr="00805397">
        <w:rPr>
          <w:szCs w:val="20"/>
        </w:rPr>
        <w:t xml:space="preserve">on the </w:t>
      </w:r>
      <w:del w:id="2636" w:author="秦蓓嘉" w:date="2026-04-12T19:27:00Z">
        <w:r w:rsidRPr="00794629">
          <w:delText>scene type.</w:delText>
        </w:r>
      </w:del>
      <w:ins w:id="2637" w:author="秦蓓嘉" w:date="2026-04-12T19:27:00Z">
        <w:r w:rsidR="00B347EB" w:rsidRPr="00805397">
          <w:rPr>
            <w:szCs w:val="20"/>
          </w:rPr>
          <w:t>light</w:t>
        </w:r>
        <w:r w:rsidR="00360EEC">
          <w:rPr>
            <w:szCs w:val="20"/>
          </w:rPr>
          <w:t>ing</w:t>
        </w:r>
        <w:r w:rsidR="00B347EB" w:rsidRPr="00805397">
          <w:rPr>
            <w:szCs w:val="20"/>
          </w:rPr>
          <w:t xml:space="preserve"> direction</w:t>
        </w:r>
        <w:r w:rsidR="00360EEC">
          <w:rPr>
            <w:szCs w:val="20"/>
          </w:rPr>
          <w:t>.</w:t>
        </w:r>
      </w:ins>
      <w:r w:rsidR="00414640" w:rsidRPr="00805397">
        <w:rPr>
          <w:szCs w:val="20"/>
        </w:rPr>
        <w:t xml:space="preserve"> </w:t>
      </w:r>
      <w:r w:rsidR="00360EEC">
        <w:rPr>
          <w:szCs w:val="20"/>
        </w:rPr>
        <w:t>S</w:t>
      </w:r>
      <w:r w:rsidR="00360EEC" w:rsidRPr="00805397">
        <w:rPr>
          <w:szCs w:val="20"/>
        </w:rPr>
        <w:t>pecifically</w:t>
      </w:r>
      <w:r w:rsidR="002F1FF9" w:rsidRPr="00805397">
        <w:rPr>
          <w:szCs w:val="20"/>
        </w:rPr>
        <w:t xml:space="preserve">, the front-lit scene (scene 7) </w:t>
      </w:r>
      <w:r w:rsidR="00360EEC">
        <w:rPr>
          <w:szCs w:val="20"/>
        </w:rPr>
        <w:t>has</w:t>
      </w:r>
      <w:r w:rsidR="002F1FF9" w:rsidRPr="00805397">
        <w:rPr>
          <w:szCs w:val="20"/>
        </w:rPr>
        <w:t xml:space="preserve"> the highest chroma, followed by the side-lit scenes (scenes 8 and 12</w:t>
      </w:r>
      <w:del w:id="2638" w:author="秦蓓嘉" w:date="2026-04-12T19:27:00Z">
        <w:r w:rsidRPr="00794629">
          <w:delText xml:space="preserve">). The </w:delText>
        </w:r>
      </w:del>
      <w:ins w:id="2639" w:author="秦蓓嘉" w:date="2026-04-12T19:27:00Z">
        <w:r w:rsidR="002F1FF9" w:rsidRPr="00805397">
          <w:rPr>
            <w:szCs w:val="20"/>
          </w:rPr>
          <w:t xml:space="preserve">) and then the </w:t>
        </w:r>
      </w:ins>
      <w:r w:rsidR="002F1FF9" w:rsidRPr="00805397">
        <w:rPr>
          <w:szCs w:val="20"/>
        </w:rPr>
        <w:t>back-lit scenes (scenes 9 and 11</w:t>
      </w:r>
      <w:del w:id="2640" w:author="秦蓓嘉" w:date="2026-04-12T19:27:00Z">
        <w:r w:rsidRPr="00794629">
          <w:delText>) consistently have the lowest</w:delText>
        </w:r>
      </w:del>
      <w:ins w:id="2641" w:author="秦蓓嘉" w:date="2026-04-12T19:27:00Z">
        <w:r w:rsidR="002F1FF9" w:rsidRPr="00805397">
          <w:rPr>
            <w:szCs w:val="20"/>
          </w:rPr>
          <w:t xml:space="preserve">). </w:t>
        </w:r>
        <w:r w:rsidR="00414640" w:rsidRPr="00805397">
          <w:rPr>
            <w:szCs w:val="20"/>
          </w:rPr>
          <w:t>Note two sunset scenes (11 and 12) also follow the general trend line.</w:t>
        </w:r>
      </w:ins>
    </w:p>
    <w:p w14:paraId="55D1EBCB" w14:textId="08146D5D" w:rsidR="002F1FF9" w:rsidRPr="00805397" w:rsidRDefault="002F1FF9" w:rsidP="002F1FF9">
      <w:pPr>
        <w:pStyle w:val="10BodySubsequentParagraph"/>
        <w:rPr>
          <w:ins w:id="2642" w:author="秦蓓嘉" w:date="2026-04-12T19:27:00Z"/>
          <w:szCs w:val="20"/>
        </w:rPr>
      </w:pPr>
      <w:ins w:id="2643" w:author="秦蓓嘉" w:date="2026-04-12T19:27:00Z">
        <w:r w:rsidRPr="00805397">
          <w:rPr>
            <w:szCs w:val="20"/>
          </w:rPr>
          <w:t xml:space="preserve">For the two night scenes (13 and 14), the preferred skin </w:t>
        </w:r>
        <w:r w:rsidR="00001EF1" w:rsidRPr="00805397">
          <w:rPr>
            <w:szCs w:val="20"/>
          </w:rPr>
          <w:t>color</w:t>
        </w:r>
        <w:r w:rsidRPr="00805397">
          <w:rPr>
            <w:szCs w:val="20"/>
          </w:rPr>
          <w:t xml:space="preserve">s </w:t>
        </w:r>
        <w:r w:rsidR="0033001B" w:rsidRPr="00805397">
          <w:rPr>
            <w:szCs w:val="20"/>
          </w:rPr>
          <w:t xml:space="preserve">appear to be </w:t>
        </w:r>
        <w:r w:rsidR="00414640" w:rsidRPr="00805397">
          <w:rPr>
            <w:szCs w:val="20"/>
          </w:rPr>
          <w:t>much</w:t>
        </w:r>
        <w:r w:rsidR="00872E83" w:rsidRPr="00805397">
          <w:rPr>
            <w:szCs w:val="20"/>
          </w:rPr>
          <w:t xml:space="preserve"> yellow</w:t>
        </w:r>
        <w:r w:rsidR="00414640" w:rsidRPr="00805397">
          <w:rPr>
            <w:szCs w:val="20"/>
          </w:rPr>
          <w:t>er</w:t>
        </w:r>
        <w:r w:rsidR="0033001B" w:rsidRPr="00805397">
          <w:rPr>
            <w:szCs w:val="20"/>
          </w:rPr>
          <w:t xml:space="preserve"> compar</w:t>
        </w:r>
        <w:r w:rsidR="005C7AE9">
          <w:rPr>
            <w:szCs w:val="20"/>
          </w:rPr>
          <w:t>ed</w:t>
        </w:r>
        <w:r w:rsidR="0033001B" w:rsidRPr="00805397">
          <w:rPr>
            <w:szCs w:val="20"/>
          </w:rPr>
          <w:t xml:space="preserve"> with </w:t>
        </w:r>
        <w:r w:rsidR="00B347EB" w:rsidRPr="00805397">
          <w:rPr>
            <w:szCs w:val="20"/>
          </w:rPr>
          <w:t xml:space="preserve">those of </w:t>
        </w:r>
        <w:r w:rsidR="0033001B" w:rsidRPr="00805397">
          <w:rPr>
            <w:szCs w:val="20"/>
          </w:rPr>
          <w:t>the other scenes.</w:t>
        </w:r>
        <w:r w:rsidRPr="00805397">
          <w:rPr>
            <w:szCs w:val="20"/>
          </w:rPr>
          <w:t xml:space="preserve"> </w:t>
        </w:r>
      </w:ins>
    </w:p>
    <w:p w14:paraId="2BA6BE94" w14:textId="36EA0E34" w:rsidR="00414640" w:rsidRPr="00805397" w:rsidRDefault="00414640" w:rsidP="002F1FF9">
      <w:pPr>
        <w:pStyle w:val="10BodySubsequentParagraph"/>
        <w:rPr>
          <w:ins w:id="2644" w:author="秦蓓嘉" w:date="2026-04-12T19:27:00Z"/>
          <w:szCs w:val="20"/>
        </w:rPr>
      </w:pPr>
    </w:p>
    <w:p w14:paraId="45B0718C" w14:textId="4B6E93B2" w:rsidR="00BD2BAB" w:rsidRPr="00805397" w:rsidRDefault="00A96267" w:rsidP="00FF1B9E">
      <w:pPr>
        <w:pStyle w:val="10BodySubsequentParagraph"/>
        <w:rPr>
          <w:szCs w:val="20"/>
        </w:rPr>
        <w:pPrChange w:id="2645" w:author="秦蓓嘉" w:date="2026-04-12T19:27:00Z">
          <w:pPr>
            <w:pStyle w:val="09BodyFirstParagraph"/>
          </w:pPr>
        </w:pPrChange>
      </w:pPr>
      <w:ins w:id="2646" w:author="秦蓓嘉" w:date="2026-04-12T19:27:00Z">
        <w:r w:rsidRPr="00805397">
          <w:rPr>
            <w:szCs w:val="20"/>
          </w:rPr>
          <w:t>For the</w:t>
        </w:r>
        <w:r w:rsidR="00414640" w:rsidRPr="00805397">
          <w:rPr>
            <w:szCs w:val="20"/>
          </w:rPr>
          <w:t xml:space="preserve"> 21 </w:t>
        </w:r>
        <w:r w:rsidR="00FF1B9E" w:rsidRPr="00805397">
          <w:rPr>
            <w:szCs w:val="20"/>
          </w:rPr>
          <w:t>in-lab conditions</w:t>
        </w:r>
        <w:r w:rsidRPr="00805397">
          <w:rPr>
            <w:szCs w:val="20"/>
          </w:rPr>
          <w:t xml:space="preserve">, they </w:t>
        </w:r>
        <w:r w:rsidR="00FF1B9E" w:rsidRPr="00805397">
          <w:rPr>
            <w:szCs w:val="20"/>
          </w:rPr>
          <w:t xml:space="preserve">are presented in the filled circles according to the CCT slide on the right side. It can be seen almost all the circles are </w:t>
        </w:r>
        <w:r w:rsidRPr="00805397">
          <w:rPr>
            <w:szCs w:val="20"/>
          </w:rPr>
          <w:t xml:space="preserve">converged in a small region, around </w:t>
        </w:r>
        <w:r w:rsidR="000F0DF1">
          <w:rPr>
            <w:szCs w:val="20"/>
          </w:rPr>
          <w:t>(</w:t>
        </w:r>
        <w:r w:rsidRPr="00805397">
          <w:rPr>
            <w:szCs w:val="20"/>
          </w:rPr>
          <w:t>17,</w:t>
        </w:r>
        <w:r w:rsidR="000F0DF1">
          <w:rPr>
            <w:szCs w:val="20"/>
          </w:rPr>
          <w:t xml:space="preserve"> </w:t>
        </w:r>
        <w:r w:rsidRPr="00805397">
          <w:rPr>
            <w:szCs w:val="20"/>
          </w:rPr>
          <w:t>17</w:t>
        </w:r>
        <w:r w:rsidR="000F0DF1">
          <w:rPr>
            <w:szCs w:val="20"/>
          </w:rPr>
          <w:t>)</w:t>
        </w:r>
        <w:r w:rsidRPr="00805397">
          <w:rPr>
            <w:szCs w:val="20"/>
          </w:rPr>
          <w:t xml:space="preserve"> of </w:t>
        </w:r>
        <w:r w:rsidRPr="0092682B">
          <w:rPr>
            <w:i/>
            <w:szCs w:val="20"/>
          </w:rPr>
          <w:t>a</w:t>
        </w:r>
        <w:r w:rsidRPr="0092682B">
          <w:rPr>
            <w:szCs w:val="20"/>
            <w:vertAlign w:val="superscript"/>
          </w:rPr>
          <w:t>*</w:t>
        </w:r>
        <w:r w:rsidRPr="0092682B">
          <w:rPr>
            <w:i/>
            <w:szCs w:val="20"/>
          </w:rPr>
          <w:t>b</w:t>
        </w:r>
        <w:r w:rsidRPr="0092682B">
          <w:rPr>
            <w:szCs w:val="20"/>
            <w:vertAlign w:val="superscript"/>
          </w:rPr>
          <w:t>*</w:t>
        </w:r>
        <w:r w:rsidRPr="00805397">
          <w:rPr>
            <w:szCs w:val="20"/>
          </w:rPr>
          <w:t xml:space="preserve">, except those of </w:t>
        </w:r>
        <w:r w:rsidR="00FF1B9E" w:rsidRPr="00805397">
          <w:rPr>
            <w:szCs w:val="20"/>
          </w:rPr>
          <w:t xml:space="preserve">low CCT, </w:t>
        </w:r>
        <w:r w:rsidR="00BD2BAB" w:rsidRPr="00805397">
          <w:rPr>
            <w:szCs w:val="20"/>
          </w:rPr>
          <w:t xml:space="preserve">e.g. </w:t>
        </w:r>
        <w:r w:rsidR="00FF1B9E" w:rsidRPr="00805397">
          <w:rPr>
            <w:szCs w:val="20"/>
          </w:rPr>
          <w:t xml:space="preserve">3000K. </w:t>
        </w:r>
        <w:r w:rsidRPr="00805397">
          <w:rPr>
            <w:szCs w:val="20"/>
          </w:rPr>
          <w:t xml:space="preserve">In addition, the converge region is around </w:t>
        </w:r>
        <w:r w:rsidR="000F0DF1">
          <w:rPr>
            <w:szCs w:val="20"/>
          </w:rPr>
          <w:t>(</w:t>
        </w:r>
        <w:r w:rsidRPr="00805397">
          <w:rPr>
            <w:szCs w:val="20"/>
          </w:rPr>
          <w:t>10, 12</w:t>
        </w:r>
        <w:r w:rsidR="000F0DF1">
          <w:rPr>
            <w:szCs w:val="20"/>
          </w:rPr>
          <w:t>)</w:t>
        </w:r>
        <w:r w:rsidRPr="00805397">
          <w:rPr>
            <w:szCs w:val="20"/>
          </w:rPr>
          <w:t xml:space="preserve"> for the African ethnicity due to its low</w:t>
        </w:r>
      </w:ins>
      <w:r w:rsidRPr="00805397">
        <w:rPr>
          <w:szCs w:val="20"/>
        </w:rPr>
        <w:t xml:space="preserve"> chroma </w:t>
      </w:r>
      <w:del w:id="2647" w:author="秦蓓嘉" w:date="2026-04-12T19:27:00Z">
        <w:r w:rsidR="00B30119" w:rsidRPr="00794629">
          <w:delText>values. The light distribution modes have a greater influence on chroma than CCT, one evidence is that, scenes 8, 9 and scenes 11, 12 actually have similar CCTs, yet the back-lit scenes consistently yield lower chroma values</w:delText>
        </w:r>
      </w:del>
      <w:ins w:id="2648" w:author="秦蓓嘉" w:date="2026-04-12T19:27:00Z">
        <w:r w:rsidRPr="00805397">
          <w:rPr>
            <w:szCs w:val="20"/>
          </w:rPr>
          <w:t>comparing with those of the other ethnicities</w:t>
        </w:r>
      </w:ins>
      <w:r w:rsidRPr="00805397">
        <w:rPr>
          <w:szCs w:val="20"/>
        </w:rPr>
        <w:t>.</w:t>
      </w:r>
    </w:p>
    <w:p w14:paraId="439ABBD3" w14:textId="6C24DFA4" w:rsidR="00BD2BAB" w:rsidRPr="00805397" w:rsidRDefault="00617501" w:rsidP="00FF1B9E">
      <w:pPr>
        <w:pStyle w:val="10BodySubsequentParagraph"/>
        <w:rPr>
          <w:ins w:id="2649" w:author="秦蓓嘉" w:date="2026-04-12T19:27:00Z"/>
          <w:szCs w:val="20"/>
        </w:rPr>
      </w:pPr>
      <w:del w:id="2650" w:author="秦蓓嘉" w:date="2026-04-12T19:27:00Z">
        <w:r w:rsidRPr="00794629">
          <w:delText>3.</w:delText>
        </w:r>
      </w:del>
    </w:p>
    <w:p w14:paraId="76BE9911" w14:textId="5AF47E96" w:rsidR="002F1FF9" w:rsidRPr="00805397" w:rsidRDefault="00A96267" w:rsidP="00FF1B9E">
      <w:pPr>
        <w:pStyle w:val="10BodySubsequentParagraph"/>
        <w:rPr>
          <w:ins w:id="2651" w:author="秦蓓嘉" w:date="2026-04-12T19:27:00Z"/>
          <w:szCs w:val="20"/>
        </w:rPr>
      </w:pPr>
      <w:ins w:id="2652" w:author="秦蓓嘉" w:date="2026-04-12T19:27:00Z">
        <w:r w:rsidRPr="00805397">
          <w:rPr>
            <w:szCs w:val="20"/>
          </w:rPr>
          <w:t xml:space="preserve"> </w:t>
        </w:r>
        <w:r w:rsidR="00FF1B9E" w:rsidRPr="00805397">
          <w:rPr>
            <w:szCs w:val="20"/>
          </w:rPr>
          <w:t>Overa</w:t>
        </w:r>
        <w:r w:rsidR="00BD2BAB" w:rsidRPr="00805397">
          <w:rPr>
            <w:szCs w:val="20"/>
          </w:rPr>
          <w:t>ll, the present results revea</w:t>
        </w:r>
        <w:r w:rsidR="000F0DF1">
          <w:rPr>
            <w:szCs w:val="20"/>
          </w:rPr>
          <w:t>l</w:t>
        </w:r>
        <w:r w:rsidR="00BD2BAB" w:rsidRPr="00805397">
          <w:rPr>
            <w:szCs w:val="20"/>
          </w:rPr>
          <w:t xml:space="preserve"> </w:t>
        </w:r>
        <w:r w:rsidR="000F0DF1">
          <w:rPr>
            <w:szCs w:val="20"/>
          </w:rPr>
          <w:t xml:space="preserve">the scattering patterns of </w:t>
        </w:r>
        <w:r w:rsidR="00BD2BAB" w:rsidRPr="00805397">
          <w:rPr>
            <w:szCs w:val="20"/>
          </w:rPr>
          <w:t xml:space="preserve">preferred skin colors </w:t>
        </w:r>
        <w:r w:rsidR="000F0DF1">
          <w:rPr>
            <w:szCs w:val="20"/>
          </w:rPr>
          <w:t>across</w:t>
        </w:r>
        <w:r w:rsidR="00BD2BAB" w:rsidRPr="00805397">
          <w:rPr>
            <w:szCs w:val="20"/>
          </w:rPr>
          <w:t xml:space="preserve"> </w:t>
        </w:r>
        <w:r w:rsidR="000F0DF1">
          <w:rPr>
            <w:szCs w:val="20"/>
          </w:rPr>
          <w:t>four</w:t>
        </w:r>
        <w:r w:rsidR="000F0DF1" w:rsidRPr="00805397">
          <w:rPr>
            <w:szCs w:val="20"/>
          </w:rPr>
          <w:t xml:space="preserve"> </w:t>
        </w:r>
        <w:r w:rsidR="00BD2BAB" w:rsidRPr="00805397">
          <w:rPr>
            <w:szCs w:val="20"/>
          </w:rPr>
          <w:t xml:space="preserve">types of scene conditions, in-lab, </w:t>
        </w:r>
        <w:r w:rsidR="000F0DF1">
          <w:rPr>
            <w:szCs w:val="20"/>
          </w:rPr>
          <w:t xml:space="preserve">indoor, </w:t>
        </w:r>
        <w:r w:rsidR="00BD2BAB" w:rsidRPr="00805397">
          <w:rPr>
            <w:szCs w:val="20"/>
          </w:rPr>
          <w:t xml:space="preserve">outdoor and </w:t>
        </w:r>
        <w:r w:rsidR="000F0DF1">
          <w:rPr>
            <w:szCs w:val="20"/>
          </w:rPr>
          <w:t>night</w:t>
        </w:r>
        <w:r w:rsidR="00BD2BAB" w:rsidRPr="00805397">
          <w:rPr>
            <w:szCs w:val="20"/>
          </w:rPr>
          <w:t>, respectively.</w:t>
        </w:r>
      </w:ins>
    </w:p>
    <w:p w14:paraId="6ADA8E7D" w14:textId="77777777" w:rsidR="00FF1B9E" w:rsidRPr="00805397" w:rsidRDefault="00FF1B9E" w:rsidP="00FF1B9E">
      <w:pPr>
        <w:pStyle w:val="10BodySubsequentParagraph"/>
        <w:rPr>
          <w:ins w:id="2653" w:author="秦蓓嘉" w:date="2026-04-12T19:27:00Z"/>
          <w:szCs w:val="20"/>
        </w:rPr>
      </w:pPr>
    </w:p>
    <w:p w14:paraId="3229B179" w14:textId="72B3E2A3" w:rsidR="00954025" w:rsidRPr="00805397" w:rsidRDefault="00BB0728">
      <w:pPr>
        <w:pStyle w:val="08SectionHeader2"/>
        <w:outlineLvl w:val="1"/>
        <w:rPr>
          <w:w w:val="90"/>
          <w:rPrChange w:id="2654" w:author="秦蓓嘉" w:date="2026-04-12T19:27:00Z">
            <w:rPr/>
          </w:rPrChange>
        </w:rPr>
      </w:pPr>
      <w:r w:rsidRPr="00805397">
        <w:t>4.</w:t>
      </w:r>
      <w:del w:id="2655" w:author="秦蓓嘉" w:date="2026-04-12T19:27:00Z">
        <w:r w:rsidR="00634A96" w:rsidRPr="00794629">
          <w:delText>4</w:delText>
        </w:r>
      </w:del>
      <w:ins w:id="2656" w:author="秦蓓嘉" w:date="2026-04-12T19:27:00Z">
        <w:r w:rsidRPr="00805397">
          <w:t>5</w:t>
        </w:r>
      </w:ins>
      <w:r w:rsidR="00634A96" w:rsidRPr="00805397">
        <w:t xml:space="preserve"> </w:t>
      </w:r>
      <w:r w:rsidR="00617501" w:rsidRPr="00805397">
        <w:rPr>
          <w:w w:val="90"/>
        </w:rPr>
        <w:t xml:space="preserve">The Influence of </w:t>
      </w:r>
      <w:del w:id="2657" w:author="秦蓓嘉" w:date="2026-04-12T19:27:00Z">
        <w:r w:rsidR="00634A96" w:rsidRPr="006F2F64">
          <w:rPr>
            <w:w w:val="90"/>
          </w:rPr>
          <w:delText>Observer</w:delText>
        </w:r>
      </w:del>
      <w:ins w:id="2658" w:author="秦蓓嘉" w:date="2026-04-12T19:27:00Z">
        <w:r w:rsidRPr="00805397">
          <w:rPr>
            <w:w w:val="90"/>
          </w:rPr>
          <w:t>Model</w:t>
        </w:r>
      </w:ins>
      <w:r w:rsidR="00634A96" w:rsidRPr="00805397">
        <w:rPr>
          <w:w w:val="90"/>
        </w:rPr>
        <w:t xml:space="preserve"> </w:t>
      </w:r>
      <w:r w:rsidR="00B4270E" w:rsidRPr="00805397">
        <w:rPr>
          <w:w w:val="90"/>
        </w:rPr>
        <w:t>Familiarity</w:t>
      </w:r>
      <w:r w:rsidR="00634A96" w:rsidRPr="00805397">
        <w:rPr>
          <w:w w:val="90"/>
        </w:rPr>
        <w:t xml:space="preserve"> </w:t>
      </w:r>
      <w:del w:id="2659" w:author="秦蓓嘉" w:date="2026-04-12T19:27:00Z">
        <w:r w:rsidR="00634A96" w:rsidRPr="006F2F64">
          <w:rPr>
            <w:w w:val="90"/>
          </w:rPr>
          <w:delText xml:space="preserve">with the Models </w:delText>
        </w:r>
      </w:del>
      <w:r w:rsidR="00617501" w:rsidRPr="00805397">
        <w:rPr>
          <w:w w:val="90"/>
        </w:rPr>
        <w:t xml:space="preserve">on Skin </w:t>
      </w:r>
      <w:del w:id="2660" w:author="秦蓓嘉" w:date="2026-04-12T19:27:00Z">
        <w:r w:rsidR="00E85AD3" w:rsidRPr="006F2F64">
          <w:rPr>
            <w:w w:val="90"/>
          </w:rPr>
          <w:delText>Colour</w:delText>
        </w:r>
        <w:r w:rsidR="00617501" w:rsidRPr="006F2F64">
          <w:rPr>
            <w:w w:val="90"/>
          </w:rPr>
          <w:delText xml:space="preserve"> Preference</w:delText>
        </w:r>
      </w:del>
      <w:ins w:id="2661" w:author="秦蓓嘉" w:date="2026-04-12T19:27:00Z">
        <w:r w:rsidR="00001EF1" w:rsidRPr="00805397">
          <w:rPr>
            <w:w w:val="90"/>
          </w:rPr>
          <w:t>Color</w:t>
        </w:r>
        <w:r w:rsidR="00617501" w:rsidRPr="00805397">
          <w:rPr>
            <w:w w:val="90"/>
          </w:rPr>
          <w:t xml:space="preserve"> </w:t>
        </w:r>
        <w:r w:rsidR="0090719A" w:rsidRPr="00805397">
          <w:rPr>
            <w:w w:val="90"/>
          </w:rPr>
          <w:t>Impressions</w:t>
        </w:r>
      </w:ins>
    </w:p>
    <w:p w14:paraId="41A92B2F" w14:textId="010E04CB" w:rsidR="00954025" w:rsidRPr="00805397" w:rsidRDefault="00A17A88" w:rsidP="00C81080">
      <w:pPr>
        <w:shd w:val="clear" w:color="auto" w:fill="FFFFFF"/>
        <w:spacing w:before="100" w:beforeAutospacing="1" w:after="100" w:afterAutospacing="1"/>
        <w:jc w:val="both"/>
        <w:rPr>
          <w:rFonts w:ascii="Times New Roman" w:hAnsi="Times New Roman"/>
          <w:color w:val="0F1115"/>
          <w:sz w:val="20"/>
          <w:rPrChange w:id="2662" w:author="秦蓓嘉" w:date="2026-04-12T19:27:00Z">
            <w:rPr/>
          </w:rPrChange>
        </w:rPr>
        <w:pPrChange w:id="2663" w:author="秦蓓嘉" w:date="2026-04-12T19:27:00Z">
          <w:pPr>
            <w:pStyle w:val="09BodyFirstParagraph"/>
          </w:pPr>
        </w:pPrChange>
      </w:pPr>
      <w:del w:id="2664" w:author="秦蓓嘉" w:date="2026-04-12T19:27:00Z">
        <w:r w:rsidRPr="006F2F64">
          <w:fldChar w:fldCharType="begin"/>
        </w:r>
        <w:r w:rsidRPr="00794629">
          <w:delInstrText xml:space="preserve"> REF _Ref216969385 \h </w:delInstrText>
        </w:r>
        <w:r w:rsidR="00794629">
          <w:delInstrText xml:space="preserve"> \* MERGEFORMAT </w:delInstrText>
        </w:r>
        <w:r w:rsidRPr="006F2F64">
          <w:fldChar w:fldCharType="separate"/>
        </w:r>
        <w:r w:rsidR="00794629" w:rsidRPr="00794629">
          <w:rPr>
            <w:rFonts w:ascii="Tahoma" w:eastAsia="Tahoma" w:hAnsi="Tahoma" w:cs="Tahoma"/>
            <w:b/>
            <w:sz w:val="16"/>
            <w:szCs w:val="16"/>
          </w:rPr>
          <w:delText xml:space="preserve">Figure </w:delText>
        </w:r>
        <w:r w:rsidR="00794629" w:rsidRPr="00794629">
          <w:rPr>
            <w:rFonts w:ascii="Tahoma" w:eastAsia="Tahoma" w:hAnsi="Tahoma" w:cs="Tahoma"/>
            <w:b/>
            <w:noProof/>
            <w:sz w:val="16"/>
            <w:szCs w:val="16"/>
          </w:rPr>
          <w:delText>13</w:delText>
        </w:r>
        <w:r w:rsidRPr="006F2F64">
          <w:fldChar w:fldCharType="end"/>
        </w:r>
        <w:r w:rsidR="00550AA7" w:rsidRPr="00794629">
          <w:delText xml:space="preserve"> </w:delText>
        </w:r>
        <w:r w:rsidR="00617501" w:rsidRPr="00794629">
          <w:delText>displays</w:delText>
        </w:r>
      </w:del>
      <w:ins w:id="2665" w:author="秦蓓嘉" w:date="2026-04-12T19:27:00Z">
        <w:r w:rsidR="00C81080" w:rsidRPr="00805397">
          <w:rPr>
            <w:rFonts w:ascii="Times New Roman" w:eastAsia="Times New Roman" w:hAnsi="Times New Roman" w:cs="Times New Roman"/>
            <w:color w:val="0F1115"/>
            <w:sz w:val="20"/>
            <w:szCs w:val="20"/>
            <w:lang w:eastAsia="zh-CN"/>
          </w:rPr>
          <w:t xml:space="preserve">This effect </w:t>
        </w:r>
        <w:r w:rsidR="0015711F">
          <w:rPr>
            <w:rFonts w:ascii="Times New Roman" w:eastAsia="Times New Roman" w:hAnsi="Times New Roman" w:cs="Times New Roman"/>
            <w:color w:val="0F1115"/>
            <w:sz w:val="20"/>
            <w:szCs w:val="20"/>
            <w:lang w:eastAsia="zh-CN"/>
          </w:rPr>
          <w:t xml:space="preserve">of familiarity between the model and the observer </w:t>
        </w:r>
        <w:r w:rsidR="00C81080" w:rsidRPr="00805397">
          <w:rPr>
            <w:rFonts w:ascii="Times New Roman" w:eastAsia="Times New Roman" w:hAnsi="Times New Roman" w:cs="Times New Roman"/>
            <w:color w:val="0F1115"/>
            <w:sz w:val="20"/>
            <w:szCs w:val="20"/>
            <w:lang w:eastAsia="zh-CN"/>
          </w:rPr>
          <w:t>is also investigated and the results are given in</w:t>
        </w:r>
        <w:r w:rsidR="0027010D">
          <w:rPr>
            <w:rFonts w:ascii="Times New Roman" w:eastAsia="Times New Roman" w:hAnsi="Times New Roman" w:cs="Times New Roman"/>
            <w:color w:val="0F1115"/>
            <w:sz w:val="20"/>
            <w:szCs w:val="20"/>
            <w:lang w:eastAsia="zh-CN"/>
          </w:rPr>
          <w:t xml:space="preserve"> </w:t>
        </w:r>
        <w:r w:rsidR="0027010D">
          <w:rPr>
            <w:rFonts w:ascii="Times New Roman" w:eastAsia="Times New Roman" w:hAnsi="Times New Roman" w:cs="Times New Roman"/>
            <w:color w:val="0F1115"/>
            <w:sz w:val="20"/>
            <w:szCs w:val="20"/>
            <w:lang w:eastAsia="zh-CN"/>
          </w:rPr>
          <w:fldChar w:fldCharType="begin"/>
        </w:r>
        <w:r w:rsidR="0027010D">
          <w:rPr>
            <w:rFonts w:ascii="Times New Roman" w:eastAsia="Times New Roman" w:hAnsi="Times New Roman" w:cs="Times New Roman"/>
            <w:color w:val="0F1115"/>
            <w:sz w:val="20"/>
            <w:szCs w:val="20"/>
            <w:lang w:eastAsia="zh-CN"/>
          </w:rPr>
          <w:instrText xml:space="preserve"> REF _Ref226818285 \h  \* MERGEFORMAT </w:instrText>
        </w:r>
        <w:r w:rsidR="0027010D">
          <w:rPr>
            <w:rFonts w:ascii="Times New Roman" w:eastAsia="Times New Roman" w:hAnsi="Times New Roman" w:cs="Times New Roman"/>
            <w:color w:val="0F1115"/>
            <w:sz w:val="20"/>
            <w:szCs w:val="20"/>
            <w:lang w:eastAsia="zh-CN"/>
          </w:rPr>
        </w:r>
        <w:r w:rsidR="0027010D">
          <w:rPr>
            <w:rFonts w:ascii="Times New Roman" w:eastAsia="Times New Roman" w:hAnsi="Times New Roman" w:cs="Times New Roman"/>
            <w:color w:val="0F1115"/>
            <w:sz w:val="20"/>
            <w:szCs w:val="20"/>
            <w:lang w:eastAsia="zh-CN"/>
          </w:rPr>
          <w:fldChar w:fldCharType="separate"/>
        </w:r>
        <w:r w:rsidR="0027010D" w:rsidRPr="0092682B">
          <w:rPr>
            <w:rFonts w:ascii="Times New Roman" w:eastAsia="Times New Roman" w:hAnsi="Times New Roman" w:cs="Times New Roman"/>
            <w:color w:val="0F1115"/>
            <w:sz w:val="20"/>
            <w:szCs w:val="20"/>
            <w:lang w:eastAsia="zh-CN"/>
          </w:rPr>
          <w:t>Figure 15</w:t>
        </w:r>
        <w:r w:rsidR="0027010D">
          <w:rPr>
            <w:rFonts w:ascii="Times New Roman" w:eastAsia="Times New Roman" w:hAnsi="Times New Roman" w:cs="Times New Roman"/>
            <w:color w:val="0F1115"/>
            <w:sz w:val="20"/>
            <w:szCs w:val="20"/>
            <w:lang w:eastAsia="zh-CN"/>
          </w:rPr>
          <w:fldChar w:fldCharType="end"/>
        </w:r>
        <w:r w:rsidR="00C81080" w:rsidRPr="00805397">
          <w:rPr>
            <w:rFonts w:ascii="Times New Roman" w:eastAsia="Times New Roman" w:hAnsi="Times New Roman" w:cs="Times New Roman"/>
            <w:color w:val="0F1115"/>
            <w:sz w:val="20"/>
            <w:szCs w:val="20"/>
            <w:lang w:eastAsia="zh-CN"/>
          </w:rPr>
          <w:t xml:space="preserve">. </w:t>
        </w:r>
        <w:r w:rsidR="00C81080" w:rsidRPr="0092682B">
          <w:rPr>
            <w:rFonts w:ascii="Times New Roman" w:eastAsia="Times New Roman" w:hAnsi="Times New Roman" w:cs="Times New Roman"/>
            <w:color w:val="0F1115"/>
            <w:sz w:val="20"/>
            <w:szCs w:val="20"/>
            <w:lang w:eastAsia="zh-CN"/>
          </w:rPr>
          <w:t>It can b</w:t>
        </w:r>
        <w:r w:rsidR="00C81080" w:rsidRPr="00805397">
          <w:rPr>
            <w:rFonts w:ascii="Times New Roman" w:hAnsi="Times New Roman" w:cs="Times New Roman"/>
            <w:sz w:val="20"/>
            <w:szCs w:val="20"/>
          </w:rPr>
          <w:t>e seen that</w:t>
        </w:r>
      </w:ins>
      <w:r w:rsidR="00550AA7" w:rsidRPr="00805397">
        <w:rPr>
          <w:rFonts w:ascii="Times New Roman" w:hAnsi="Times New Roman"/>
          <w:sz w:val="20"/>
          <w:rPrChange w:id="2666" w:author="秦蓓嘉" w:date="2026-04-12T19:27:00Z">
            <w:rPr/>
          </w:rPrChange>
        </w:rPr>
        <w:t xml:space="preserve"> </w:t>
      </w:r>
      <w:r w:rsidR="00617501" w:rsidRPr="00805397">
        <w:rPr>
          <w:rFonts w:ascii="Times New Roman" w:hAnsi="Times New Roman"/>
          <w:sz w:val="20"/>
          <w:rPrChange w:id="2667" w:author="秦蓓嘉" w:date="2026-04-12T19:27:00Z">
            <w:rPr/>
          </w:rPrChange>
        </w:rPr>
        <w:t xml:space="preserve">the preference centers for four different </w:t>
      </w:r>
      <w:r w:rsidR="00892331" w:rsidRPr="00805397">
        <w:rPr>
          <w:rFonts w:ascii="Times New Roman" w:hAnsi="Times New Roman"/>
          <w:sz w:val="20"/>
          <w:rPrChange w:id="2668" w:author="秦蓓嘉" w:date="2026-04-12T19:27:00Z">
            <w:rPr/>
          </w:rPrChange>
        </w:rPr>
        <w:t>model ethnicities</w:t>
      </w:r>
      <w:r w:rsidR="00617501" w:rsidRPr="00805397">
        <w:rPr>
          <w:rFonts w:ascii="Times New Roman" w:hAnsi="Times New Roman"/>
          <w:sz w:val="20"/>
          <w:rPrChange w:id="2669" w:author="秦蓓嘉" w:date="2026-04-12T19:27:00Z">
            <w:rPr/>
          </w:rPrChange>
        </w:rPr>
        <w:t xml:space="preserve">, as perceived by both stranger observers and acquaintance observers, across ten distinct </w:t>
      </w:r>
      <w:del w:id="2670" w:author="秦蓓嘉" w:date="2026-04-12T19:27:00Z">
        <w:r w:rsidR="00B10DEA" w:rsidRPr="00794629">
          <w:delText>impression</w:delText>
        </w:r>
        <w:r w:rsidR="00492626" w:rsidRPr="00794629">
          <w:delText xml:space="preserve"> scale</w:delText>
        </w:r>
        <w:r w:rsidR="00B10DEA" w:rsidRPr="00794629">
          <w:delText>s</w:delText>
        </w:r>
        <w:r w:rsidR="00617501" w:rsidRPr="00794629">
          <w:delText>.</w:delText>
        </w:r>
      </w:del>
      <w:ins w:id="2671" w:author="秦蓓嘉" w:date="2026-04-12T19:27:00Z">
        <w:r w:rsidR="00B10DEA" w:rsidRPr="00805397">
          <w:rPr>
            <w:rFonts w:ascii="Times New Roman" w:hAnsi="Times New Roman" w:cs="Times New Roman"/>
            <w:sz w:val="20"/>
            <w:szCs w:val="20"/>
          </w:rPr>
          <w:t>impression</w:t>
        </w:r>
        <w:r w:rsidR="00D47B50" w:rsidRPr="00805397">
          <w:rPr>
            <w:rFonts w:ascii="Times New Roman" w:hAnsi="Times New Roman" w:cs="Times New Roman"/>
            <w:sz w:val="20"/>
            <w:szCs w:val="20"/>
          </w:rPr>
          <w:t>s</w:t>
        </w:r>
        <w:r w:rsidR="00617501" w:rsidRPr="00805397">
          <w:rPr>
            <w:rFonts w:ascii="Times New Roman" w:hAnsi="Times New Roman" w:cs="Times New Roman"/>
            <w:sz w:val="20"/>
            <w:szCs w:val="20"/>
          </w:rPr>
          <w:t>.</w:t>
        </w:r>
      </w:ins>
      <w:r w:rsidR="00617501" w:rsidRPr="00805397">
        <w:rPr>
          <w:rFonts w:ascii="Times New Roman" w:hAnsi="Times New Roman"/>
          <w:sz w:val="20"/>
          <w:rPrChange w:id="2672" w:author="秦蓓嘉" w:date="2026-04-12T19:27:00Z">
            <w:rPr/>
          </w:rPrChange>
        </w:rPr>
        <w:t xml:space="preserve"> It also includes the average skin tone center of the original images for each </w:t>
      </w:r>
      <w:r w:rsidR="00492626" w:rsidRPr="00805397">
        <w:rPr>
          <w:rFonts w:ascii="Times New Roman" w:hAnsi="Times New Roman"/>
          <w:sz w:val="20"/>
          <w:rPrChange w:id="2673" w:author="秦蓓嘉" w:date="2026-04-12T19:27:00Z">
            <w:rPr/>
          </w:rPrChange>
        </w:rPr>
        <w:t>ethnic group</w:t>
      </w:r>
      <w:r w:rsidR="00617501" w:rsidRPr="00805397">
        <w:rPr>
          <w:rFonts w:ascii="Times New Roman" w:hAnsi="Times New Roman"/>
          <w:sz w:val="20"/>
          <w:rPrChange w:id="2674" w:author="秦蓓嘉" w:date="2026-04-12T19:27:00Z">
            <w:rPr/>
          </w:rPrChange>
        </w:rPr>
        <w:t>.</w:t>
      </w:r>
    </w:p>
    <w:p w14:paraId="11DA83F1" w14:textId="77777777" w:rsidR="00A17A88" w:rsidRPr="00794629" w:rsidRDefault="00A17A88" w:rsidP="00A17A88">
      <w:pPr>
        <w:pStyle w:val="a5"/>
        <w:ind w:left="649"/>
        <w:rPr>
          <w:del w:id="2675" w:author="秦蓓嘉" w:date="2026-04-12T19:27:00Z"/>
          <w:sz w:val="20"/>
        </w:rPr>
      </w:pPr>
      <w:del w:id="2676" w:author="秦蓓嘉" w:date="2026-04-12T19:27:00Z">
        <w:r w:rsidRPr="006F2F64">
          <w:rPr>
            <w:noProof/>
          </w:rPr>
          <w:drawing>
            <wp:inline distT="0" distB="0" distL="0" distR="0" wp14:anchorId="07045DC4" wp14:editId="4D8DE36F">
              <wp:extent cx="4814570" cy="1621108"/>
              <wp:effectExtent l="0" t="0" r="508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14570" cy="1621108"/>
                      </a:xfrm>
                      <a:prstGeom prst="rect">
                        <a:avLst/>
                      </a:prstGeom>
                      <a:noFill/>
                      <a:ln>
                        <a:noFill/>
                      </a:ln>
                    </pic:spPr>
                  </pic:pic>
                </a:graphicData>
              </a:graphic>
            </wp:inline>
          </w:drawing>
        </w:r>
      </w:del>
    </w:p>
    <w:p w14:paraId="3AF356D3" w14:textId="2EFFA1CC" w:rsidR="0023763C" w:rsidRPr="00805397" w:rsidRDefault="0023763C" w:rsidP="005946BC">
      <w:pPr>
        <w:pStyle w:val="10BodySubsequentParagraph"/>
        <w:ind w:left="1134" w:firstLine="0"/>
        <w:rPr>
          <w:ins w:id="2677" w:author="秦蓓嘉" w:date="2026-04-12T19:27:00Z"/>
        </w:rPr>
      </w:pPr>
      <w:ins w:id="2678" w:author="秦蓓嘉" w:date="2026-04-12T19:27:00Z">
        <w:r>
          <w:rPr>
            <w:noProof/>
          </w:rPr>
          <w:drawing>
            <wp:inline distT="0" distB="0" distL="0" distR="0" wp14:anchorId="1FEEE893" wp14:editId="5DF7BF47">
              <wp:extent cx="3385955" cy="3538243"/>
              <wp:effectExtent l="0" t="0" r="508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bined_legend1.png"/>
                      <pic:cNvPicPr/>
                    </pic:nvPicPr>
                    <pic:blipFill rotWithShape="1">
                      <a:blip r:embed="rId38"/>
                      <a:srcRect l="2042" t="11539" r="27606"/>
                      <a:stretch/>
                    </pic:blipFill>
                    <pic:spPr bwMode="auto">
                      <a:xfrm>
                        <a:off x="0" y="0"/>
                        <a:ext cx="3387126" cy="3539467"/>
                      </a:xfrm>
                      <a:prstGeom prst="rect">
                        <a:avLst/>
                      </a:prstGeom>
                      <a:ln>
                        <a:noFill/>
                      </a:ln>
                      <a:extLst>
                        <a:ext uri="{53640926-AAD7-44D8-BBD7-CCE9431645EC}">
                          <a14:shadowObscured xmlns:a14="http://schemas.microsoft.com/office/drawing/2010/main"/>
                        </a:ext>
                      </a:extLst>
                    </pic:spPr>
                  </pic:pic>
                </a:graphicData>
              </a:graphic>
            </wp:inline>
          </w:drawing>
        </w:r>
      </w:ins>
    </w:p>
    <w:p w14:paraId="30A18623" w14:textId="0A29E049" w:rsidR="0027685B" w:rsidRPr="0092682B" w:rsidRDefault="000F0DF1" w:rsidP="0092682B">
      <w:pPr>
        <w:pStyle w:val="af7"/>
        <w:rPr>
          <w:b/>
          <w:sz w:val="16"/>
          <w:rPrChange w:id="2679" w:author="秦蓓嘉" w:date="2026-04-12T19:27:00Z">
            <w:rPr/>
          </w:rPrChange>
        </w:rPr>
      </w:pPr>
      <w:bookmarkStart w:id="2680" w:name="_Ref226818285"/>
      <w:bookmarkStart w:id="2681" w:name="_Ref225257079"/>
      <w:bookmarkStart w:id="2682" w:name="_Ref216969385"/>
      <w:r w:rsidRPr="0092682B">
        <w:rPr>
          <w:sz w:val="16"/>
          <w:rPrChange w:id="2683" w:author="秦蓓嘉" w:date="2026-04-12T19:27:00Z">
            <w:rPr>
              <w:rFonts w:ascii="Tahoma" w:hAnsi="Tahoma"/>
              <w:b/>
              <w:sz w:val="16"/>
            </w:rPr>
          </w:rPrChange>
        </w:rPr>
        <w:t xml:space="preserve">Figure </w:t>
      </w:r>
      <w:r w:rsidRPr="0092682B">
        <w:rPr>
          <w:sz w:val="16"/>
          <w:rPrChange w:id="2684" w:author="秦蓓嘉" w:date="2026-04-12T19:27:00Z">
            <w:rPr>
              <w:rFonts w:ascii="Tahoma" w:hAnsi="Tahoma"/>
              <w:b/>
              <w:sz w:val="16"/>
            </w:rPr>
          </w:rPrChange>
        </w:rPr>
        <w:fldChar w:fldCharType="begin"/>
      </w:r>
      <w:r w:rsidRPr="0092682B">
        <w:rPr>
          <w:sz w:val="16"/>
        </w:rPr>
        <w:instrText xml:space="preserve"> SEQ Figure \* ARABIC </w:instrText>
      </w:r>
      <w:r w:rsidRPr="0092682B">
        <w:rPr>
          <w:sz w:val="16"/>
          <w:rPrChange w:id="2685" w:author="秦蓓嘉" w:date="2026-04-12T19:27:00Z">
            <w:rPr>
              <w:rFonts w:ascii="Tahoma" w:hAnsi="Tahoma"/>
              <w:b/>
              <w:sz w:val="16"/>
            </w:rPr>
          </w:rPrChange>
        </w:rPr>
        <w:fldChar w:fldCharType="separate"/>
      </w:r>
      <w:del w:id="2686" w:author="秦蓓嘉" w:date="2026-04-12T19:27:00Z">
        <w:r w:rsidR="00794629" w:rsidRPr="006F2F64">
          <w:rPr>
            <w:rFonts w:ascii="Tahoma" w:eastAsia="Tahoma" w:hAnsi="Tahoma" w:cs="Tahoma"/>
            <w:b/>
            <w:noProof/>
            <w:sz w:val="16"/>
            <w:szCs w:val="16"/>
          </w:rPr>
          <w:delText>13</w:delText>
        </w:r>
      </w:del>
      <w:ins w:id="2687" w:author="秦蓓嘉" w:date="2026-04-12T19:27:00Z">
        <w:r w:rsidRPr="0092682B">
          <w:rPr>
            <w:sz w:val="16"/>
          </w:rPr>
          <w:t>15</w:t>
        </w:r>
      </w:ins>
      <w:r w:rsidRPr="0092682B">
        <w:rPr>
          <w:sz w:val="16"/>
          <w:rPrChange w:id="2688" w:author="秦蓓嘉" w:date="2026-04-12T19:27:00Z">
            <w:rPr>
              <w:rFonts w:ascii="Tahoma" w:hAnsi="Tahoma"/>
              <w:b/>
              <w:sz w:val="16"/>
            </w:rPr>
          </w:rPrChange>
        </w:rPr>
        <w:fldChar w:fldCharType="end"/>
      </w:r>
      <w:bookmarkEnd w:id="2680"/>
      <w:bookmarkEnd w:id="2681"/>
      <w:bookmarkEnd w:id="2682"/>
      <w:del w:id="2689" w:author="秦蓓嘉" w:date="2026-04-12T19:27:00Z">
        <w:r w:rsidR="00A17A88" w:rsidRPr="006F2F64">
          <w:rPr>
            <w:b/>
            <w:spacing w:val="80"/>
            <w:w w:val="150"/>
          </w:rPr>
          <w:delText xml:space="preserve"> </w:delText>
        </w:r>
        <w:r w:rsidR="00A17A88" w:rsidRPr="006F2F64">
          <w:delText>Colour</w:delText>
        </w:r>
        <w:r w:rsidR="00A17A88" w:rsidRPr="006F2F64">
          <w:rPr>
            <w:spacing w:val="-12"/>
          </w:rPr>
          <w:delText xml:space="preserve"> </w:delText>
        </w:r>
        <w:r w:rsidR="00A17A88" w:rsidRPr="006F2F64">
          <w:delText>coordinates</w:delText>
        </w:r>
      </w:del>
      <w:ins w:id="2690" w:author="秦蓓嘉" w:date="2026-04-12T19:27:00Z">
        <w:r w:rsidR="0027685B" w:rsidRPr="00805397">
          <w:rPr>
            <w:sz w:val="16"/>
          </w:rPr>
          <w:t xml:space="preserve"> Plot</w:t>
        </w:r>
      </w:ins>
      <w:r w:rsidR="0027685B" w:rsidRPr="00805397">
        <w:rPr>
          <w:sz w:val="16"/>
          <w:rPrChange w:id="2691" w:author="秦蓓嘉" w:date="2026-04-12T19:27:00Z">
            <w:rPr>
              <w:spacing w:val="-12"/>
            </w:rPr>
          </w:rPrChange>
        </w:rPr>
        <w:t xml:space="preserve"> </w:t>
      </w:r>
      <w:r w:rsidR="0027685B" w:rsidRPr="00805397">
        <w:rPr>
          <w:sz w:val="16"/>
          <w:rPrChange w:id="2692" w:author="秦蓓嘉" w:date="2026-04-12T19:27:00Z">
            <w:rPr/>
          </w:rPrChange>
        </w:rPr>
        <w:t>of</w:t>
      </w:r>
      <w:r w:rsidR="0027685B" w:rsidRPr="00805397">
        <w:rPr>
          <w:sz w:val="16"/>
          <w:rPrChange w:id="2693" w:author="秦蓓嘉" w:date="2026-04-12T19:27:00Z">
            <w:rPr>
              <w:spacing w:val="-12"/>
            </w:rPr>
          </w:rPrChange>
        </w:rPr>
        <w:t xml:space="preserve"> </w:t>
      </w:r>
      <w:del w:id="2694" w:author="秦蓓嘉" w:date="2026-04-12T19:27:00Z">
        <w:r w:rsidR="00A17A88" w:rsidRPr="006F2F64">
          <w:delText>preference</w:delText>
        </w:r>
      </w:del>
      <w:ins w:id="2695" w:author="秦蓓嘉" w:date="2026-04-12T19:27:00Z">
        <w:r w:rsidR="0027685B" w:rsidRPr="00805397">
          <w:rPr>
            <w:sz w:val="16"/>
          </w:rPr>
          <w:t>skin</w:t>
        </w:r>
      </w:ins>
      <w:r w:rsidR="0027685B" w:rsidRPr="00805397">
        <w:rPr>
          <w:sz w:val="16"/>
          <w:rPrChange w:id="2696" w:author="秦蓓嘉" w:date="2026-04-12T19:27:00Z">
            <w:rPr>
              <w:spacing w:val="-12"/>
            </w:rPr>
          </w:rPrChange>
        </w:rPr>
        <w:t xml:space="preserve"> </w:t>
      </w:r>
      <w:r w:rsidR="0027685B" w:rsidRPr="00805397">
        <w:rPr>
          <w:sz w:val="16"/>
          <w:rPrChange w:id="2697" w:author="秦蓓嘉" w:date="2026-04-12T19:27:00Z">
            <w:rPr/>
          </w:rPrChange>
        </w:rPr>
        <w:t>centers</w:t>
      </w:r>
      <w:r w:rsidR="0027685B" w:rsidRPr="00805397">
        <w:rPr>
          <w:sz w:val="16"/>
          <w:rPrChange w:id="2698" w:author="秦蓓嘉" w:date="2026-04-12T19:27:00Z">
            <w:rPr>
              <w:spacing w:val="-12"/>
            </w:rPr>
          </w:rPrChange>
        </w:rPr>
        <w:t xml:space="preserve"> </w:t>
      </w:r>
      <w:del w:id="2699" w:author="秦蓓嘉" w:date="2026-04-12T19:27:00Z">
        <w:r w:rsidR="00A17A88" w:rsidRPr="006F2F64">
          <w:delText>under</w:delText>
        </w:r>
        <w:r w:rsidR="00A17A88" w:rsidRPr="006F2F64">
          <w:rPr>
            <w:spacing w:val="-12"/>
          </w:rPr>
          <w:delText xml:space="preserve"> </w:delText>
        </w:r>
        <w:r w:rsidR="00A17A88" w:rsidRPr="006F2F64">
          <w:delText>different</w:delText>
        </w:r>
        <w:r w:rsidR="00A17A88" w:rsidRPr="006F2F64">
          <w:rPr>
            <w:spacing w:val="-12"/>
          </w:rPr>
          <w:delText xml:space="preserve"> </w:delText>
        </w:r>
        <w:r w:rsidR="00A17A88" w:rsidRPr="006F2F64">
          <w:delText>impressions</w:delText>
        </w:r>
      </w:del>
      <w:ins w:id="2700" w:author="秦蓓嘉" w:date="2026-04-12T19:27:00Z">
        <w:r w:rsidR="0027685B" w:rsidRPr="00805397">
          <w:rPr>
            <w:sz w:val="16"/>
          </w:rPr>
          <w:t>for each impression</w:t>
        </w:r>
      </w:ins>
      <w:r w:rsidR="0027685B" w:rsidRPr="00805397">
        <w:rPr>
          <w:sz w:val="16"/>
          <w:rPrChange w:id="2701" w:author="秦蓓嘉" w:date="2026-04-12T19:27:00Z">
            <w:rPr>
              <w:spacing w:val="-12"/>
            </w:rPr>
          </w:rPrChange>
        </w:rPr>
        <w:t xml:space="preserve"> </w:t>
      </w:r>
      <w:r w:rsidR="0027685B" w:rsidRPr="00805397">
        <w:rPr>
          <w:sz w:val="16"/>
          <w:rPrChange w:id="2702" w:author="秦蓓嘉" w:date="2026-04-12T19:27:00Z">
            <w:rPr/>
          </w:rPrChange>
        </w:rPr>
        <w:t>of</w:t>
      </w:r>
      <w:r w:rsidR="0027685B" w:rsidRPr="00805397">
        <w:rPr>
          <w:sz w:val="16"/>
          <w:rPrChange w:id="2703" w:author="秦蓓嘉" w:date="2026-04-12T19:27:00Z">
            <w:rPr>
              <w:spacing w:val="-12"/>
            </w:rPr>
          </w:rPrChange>
        </w:rPr>
        <w:t xml:space="preserve"> </w:t>
      </w:r>
      <w:r w:rsidR="0027685B" w:rsidRPr="00805397">
        <w:rPr>
          <w:sz w:val="16"/>
          <w:rPrChange w:id="2704" w:author="秦蓓嘉" w:date="2026-04-12T19:27:00Z">
            <w:rPr/>
          </w:rPrChange>
        </w:rPr>
        <w:t>the</w:t>
      </w:r>
      <w:r w:rsidR="0027685B" w:rsidRPr="00805397">
        <w:rPr>
          <w:sz w:val="16"/>
          <w:rPrChange w:id="2705" w:author="秦蓓嘉" w:date="2026-04-12T19:27:00Z">
            <w:rPr>
              <w:spacing w:val="-12"/>
            </w:rPr>
          </w:rPrChange>
        </w:rPr>
        <w:t xml:space="preserve"> </w:t>
      </w:r>
      <w:r w:rsidR="0027685B" w:rsidRPr="00805397">
        <w:rPr>
          <w:sz w:val="16"/>
          <w:rPrChange w:id="2706" w:author="秦蓓嘉" w:date="2026-04-12T19:27:00Z">
            <w:rPr/>
          </w:rPrChange>
        </w:rPr>
        <w:t>four</w:t>
      </w:r>
      <w:r w:rsidR="0027685B" w:rsidRPr="00805397">
        <w:rPr>
          <w:sz w:val="16"/>
          <w:rPrChange w:id="2707" w:author="秦蓓嘉" w:date="2026-04-12T19:27:00Z">
            <w:rPr>
              <w:spacing w:val="-12"/>
            </w:rPr>
          </w:rPrChange>
        </w:rPr>
        <w:t xml:space="preserve"> </w:t>
      </w:r>
      <w:r w:rsidR="0027685B" w:rsidRPr="00805397">
        <w:rPr>
          <w:sz w:val="16"/>
          <w:rPrChange w:id="2708" w:author="秦蓓嘉" w:date="2026-04-12T19:27:00Z">
            <w:rPr/>
          </w:rPrChange>
        </w:rPr>
        <w:t>model ethnicities</w:t>
      </w:r>
      <w:del w:id="2709" w:author="秦蓓嘉" w:date="2026-04-12T19:27:00Z">
        <w:r w:rsidR="00A17A88" w:rsidRPr="006F2F64">
          <w:rPr>
            <w:spacing w:val="-6"/>
          </w:rPr>
          <w:delText xml:space="preserve"> </w:delText>
        </w:r>
        <w:r w:rsidR="00A17A88" w:rsidRPr="006F2F64">
          <w:delText>for</w:delText>
        </w:r>
        <w:r w:rsidR="00A17A88" w:rsidRPr="006F2F64">
          <w:rPr>
            <w:spacing w:val="-6"/>
          </w:rPr>
          <w:delText xml:space="preserve"> </w:delText>
        </w:r>
      </w:del>
      <w:ins w:id="2710" w:author="秦蓓嘉" w:date="2026-04-12T19:27:00Z">
        <w:r w:rsidR="0027685B" w:rsidRPr="00805397">
          <w:rPr>
            <w:sz w:val="16"/>
          </w:rPr>
          <w:t xml:space="preserve">. The data of </w:t>
        </w:r>
      </w:ins>
      <w:r w:rsidR="0027685B" w:rsidRPr="00805397">
        <w:rPr>
          <w:sz w:val="16"/>
          <w:rPrChange w:id="2711" w:author="秦蓓嘉" w:date="2026-04-12T19:27:00Z">
            <w:rPr/>
          </w:rPrChange>
        </w:rPr>
        <w:t>stranger</w:t>
      </w:r>
      <w:r w:rsidR="0027685B" w:rsidRPr="00805397">
        <w:rPr>
          <w:sz w:val="16"/>
          <w:rPrChange w:id="2712" w:author="秦蓓嘉" w:date="2026-04-12T19:27:00Z">
            <w:rPr>
              <w:spacing w:val="-6"/>
            </w:rPr>
          </w:rPrChange>
        </w:rPr>
        <w:t xml:space="preserve"> </w:t>
      </w:r>
      <w:r w:rsidR="0027685B" w:rsidRPr="00805397">
        <w:rPr>
          <w:sz w:val="16"/>
          <w:rPrChange w:id="2713" w:author="秦蓓嘉" w:date="2026-04-12T19:27:00Z">
            <w:rPr/>
          </w:rPrChange>
        </w:rPr>
        <w:t>and</w:t>
      </w:r>
      <w:r w:rsidR="0027685B" w:rsidRPr="00805397">
        <w:rPr>
          <w:sz w:val="16"/>
          <w:rPrChange w:id="2714" w:author="秦蓓嘉" w:date="2026-04-12T19:27:00Z">
            <w:rPr>
              <w:spacing w:val="-6"/>
            </w:rPr>
          </w:rPrChange>
        </w:rPr>
        <w:t xml:space="preserve"> </w:t>
      </w:r>
      <w:r w:rsidR="0027685B" w:rsidRPr="00805397">
        <w:rPr>
          <w:sz w:val="16"/>
          <w:rPrChange w:id="2715" w:author="秦蓓嘉" w:date="2026-04-12T19:27:00Z">
            <w:rPr/>
          </w:rPrChange>
        </w:rPr>
        <w:t>acquaintance</w:t>
      </w:r>
      <w:r w:rsidR="0027685B" w:rsidRPr="00805397">
        <w:rPr>
          <w:sz w:val="16"/>
          <w:rPrChange w:id="2716" w:author="秦蓓嘉" w:date="2026-04-12T19:27:00Z">
            <w:rPr>
              <w:spacing w:val="-6"/>
            </w:rPr>
          </w:rPrChange>
        </w:rPr>
        <w:t xml:space="preserve"> </w:t>
      </w:r>
      <w:del w:id="2717" w:author="秦蓓嘉" w:date="2026-04-12T19:27:00Z">
        <w:r w:rsidR="00A17A88" w:rsidRPr="006F2F64">
          <w:delText>observers,</w:delText>
        </w:r>
        <w:r w:rsidR="00A17A88" w:rsidRPr="006F2F64">
          <w:rPr>
            <w:spacing w:val="-6"/>
          </w:rPr>
          <w:delText xml:space="preserve"> </w:delText>
        </w:r>
        <w:r w:rsidR="00A17A88" w:rsidRPr="006F2F64">
          <w:delText>as</w:delText>
        </w:r>
        <w:r w:rsidR="00A17A88" w:rsidRPr="006F2F64">
          <w:rPr>
            <w:spacing w:val="-6"/>
          </w:rPr>
          <w:delText xml:space="preserve"> </w:delText>
        </w:r>
        <w:r w:rsidR="00A17A88" w:rsidRPr="006F2F64">
          <w:delText>well</w:delText>
        </w:r>
        <w:r w:rsidR="00A17A88" w:rsidRPr="006F2F64">
          <w:rPr>
            <w:spacing w:val="-6"/>
          </w:rPr>
          <w:delText xml:space="preserve"> </w:delText>
        </w:r>
        <w:r w:rsidR="00A17A88" w:rsidRPr="006F2F64">
          <w:delText>as</w:delText>
        </w:r>
        <w:r w:rsidR="00A17A88" w:rsidRPr="006F2F64">
          <w:rPr>
            <w:spacing w:val="-6"/>
          </w:rPr>
          <w:delText xml:space="preserve"> </w:delText>
        </w:r>
        <w:r w:rsidR="00A17A88" w:rsidRPr="006F2F64">
          <w:delText>the</w:delText>
        </w:r>
        <w:r w:rsidR="00A17A88" w:rsidRPr="006F2F64">
          <w:rPr>
            <w:spacing w:val="-6"/>
          </w:rPr>
          <w:delText xml:space="preserve"> </w:delText>
        </w:r>
        <w:r w:rsidR="00A17A88" w:rsidRPr="006F2F64">
          <w:delText>average</w:delText>
        </w:r>
        <w:r w:rsidR="00A17A88" w:rsidRPr="006F2F64">
          <w:rPr>
            <w:spacing w:val="-6"/>
          </w:rPr>
          <w:delText xml:space="preserve"> </w:delText>
        </w:r>
        <w:r w:rsidR="00A17A88" w:rsidRPr="006F2F64">
          <w:delText>skin</w:delText>
        </w:r>
        <w:r w:rsidR="00A17A88" w:rsidRPr="006F2F64">
          <w:rPr>
            <w:spacing w:val="-6"/>
          </w:rPr>
          <w:delText xml:space="preserve"> </w:delText>
        </w:r>
        <w:r w:rsidR="00A17A88" w:rsidRPr="006F2F64">
          <w:delText>colour</w:delText>
        </w:r>
        <w:r w:rsidR="00A17A88" w:rsidRPr="006F2F64">
          <w:rPr>
            <w:spacing w:val="-6"/>
          </w:rPr>
          <w:delText xml:space="preserve"> </w:delText>
        </w:r>
        <w:r w:rsidR="00A17A88" w:rsidRPr="006F2F64">
          <w:delText>of</w:delText>
        </w:r>
        <w:r w:rsidR="00A17A88" w:rsidRPr="006F2F64">
          <w:rPr>
            <w:spacing w:val="-6"/>
          </w:rPr>
          <w:delText xml:space="preserve"> </w:delText>
        </w:r>
        <w:r w:rsidR="00A17A88" w:rsidRPr="006F2F64">
          <w:delText>the</w:delText>
        </w:r>
        <w:r w:rsidR="00A17A88" w:rsidRPr="006F2F64">
          <w:rPr>
            <w:spacing w:val="-6"/>
          </w:rPr>
          <w:delText xml:space="preserve"> </w:delText>
        </w:r>
        <w:r w:rsidR="00A17A88" w:rsidRPr="006F2F64">
          <w:delText>original</w:delText>
        </w:r>
        <w:r w:rsidR="00A17A88" w:rsidRPr="006F2F64">
          <w:rPr>
            <w:spacing w:val="-6"/>
          </w:rPr>
          <w:delText xml:space="preserve"> </w:delText>
        </w:r>
        <w:r w:rsidR="00A17A88" w:rsidRPr="006F2F64">
          <w:delText xml:space="preserve">image. </w:delText>
        </w:r>
      </w:del>
      <w:ins w:id="2718" w:author="秦蓓嘉" w:date="2026-04-12T19:27:00Z">
        <w:r w:rsidR="002307AC" w:rsidRPr="00805397">
          <w:rPr>
            <w:rFonts w:hint="eastAsia"/>
            <w:sz w:val="16"/>
            <w:lang w:eastAsia="zh-CN"/>
          </w:rPr>
          <w:t>groups</w:t>
        </w:r>
        <w:r w:rsidR="002307AC" w:rsidRPr="00805397">
          <w:rPr>
            <w:sz w:val="16"/>
          </w:rPr>
          <w:t xml:space="preserve"> </w:t>
        </w:r>
        <w:r w:rsidR="0027685B" w:rsidRPr="00805397">
          <w:rPr>
            <w:sz w:val="16"/>
          </w:rPr>
          <w:t xml:space="preserve">are plotted in </w:t>
        </w:r>
        <w:r w:rsidR="002307AC" w:rsidRPr="00805397">
          <w:rPr>
            <w:sz w:val="16"/>
          </w:rPr>
          <w:t xml:space="preserve">circle and </w:t>
        </w:r>
        <w:r w:rsidR="00BD2BAB" w:rsidRPr="00805397">
          <w:rPr>
            <w:sz w:val="16"/>
          </w:rPr>
          <w:t>open</w:t>
        </w:r>
        <w:r w:rsidR="0027010D">
          <w:rPr>
            <w:sz w:val="16"/>
          </w:rPr>
          <w:t>-</w:t>
        </w:r>
        <w:r w:rsidR="00BD2BAB" w:rsidRPr="00805397">
          <w:rPr>
            <w:sz w:val="16"/>
          </w:rPr>
          <w:t xml:space="preserve">end </w:t>
        </w:r>
        <w:r w:rsidR="002307AC" w:rsidRPr="00805397">
          <w:rPr>
            <w:sz w:val="16"/>
          </w:rPr>
          <w:t>signs</w:t>
        </w:r>
        <w:r w:rsidR="0027685B" w:rsidRPr="00805397">
          <w:rPr>
            <w:sz w:val="16"/>
          </w:rPr>
          <w:t xml:space="preserve"> </w:t>
        </w:r>
        <w:r w:rsidR="0027685B" w:rsidRPr="0027010D">
          <w:rPr>
            <w:sz w:val="16"/>
          </w:rPr>
          <w:t>respectively</w:t>
        </w:r>
        <w:r w:rsidR="005946BC" w:rsidRPr="0092682B">
          <w:rPr>
            <w:b/>
            <w:sz w:val="16"/>
          </w:rPr>
          <w:t>.</w:t>
        </w:r>
      </w:ins>
    </w:p>
    <w:p w14:paraId="71724913" w14:textId="6887646F" w:rsidR="00B30119" w:rsidRPr="00805397" w:rsidRDefault="00B30119">
      <w:pPr>
        <w:pStyle w:val="09BodyFirstParagraph"/>
      </w:pPr>
      <w:bookmarkStart w:id="2719" w:name="_bookmark22"/>
      <w:bookmarkEnd w:id="2719"/>
      <w:del w:id="2720" w:author="秦蓓嘉" w:date="2026-04-12T19:27:00Z">
        <w:r w:rsidRPr="00794629">
          <w:delText>As shown,</w:delText>
        </w:r>
      </w:del>
      <w:ins w:id="2721" w:author="秦蓓嘉" w:date="2026-04-12T19:27:00Z">
        <w:r w:rsidR="000F0DF1">
          <w:fldChar w:fldCharType="begin"/>
        </w:r>
        <w:r w:rsidR="000F0DF1">
          <w:instrText xml:space="preserve"> REF _Ref226818285 \h  \* MERGEFORMAT </w:instrText>
        </w:r>
        <w:r w:rsidR="000F0DF1">
          <w:fldChar w:fldCharType="separate"/>
        </w:r>
        <w:r w:rsidR="000F0DF1">
          <w:t>Figure 15</w:t>
        </w:r>
        <w:r w:rsidR="000F0DF1">
          <w:fldChar w:fldCharType="end"/>
        </w:r>
        <w:r w:rsidR="007964BA" w:rsidRPr="00805397">
          <w:t xml:space="preserve"> </w:t>
        </w:r>
        <w:r w:rsidR="00D47B50" w:rsidRPr="00805397">
          <w:t>shows</w:t>
        </w:r>
        <w:r w:rsidR="00FB6683" w:rsidRPr="00805397">
          <w:t xml:space="preserve"> </w:t>
        </w:r>
        <w:r w:rsidR="00800F46" w:rsidRPr="00805397">
          <w:t>that</w:t>
        </w:r>
      </w:ins>
      <w:r w:rsidR="00800F46" w:rsidRPr="00805397">
        <w:t xml:space="preserve"> </w:t>
      </w:r>
      <w:r w:rsidRPr="00805397">
        <w:t>the hue angles of the preference centers for the acquaintance group are</w:t>
      </w:r>
      <w:r w:rsidR="00872E83" w:rsidRPr="00805397">
        <w:t xml:space="preserve"> </w:t>
      </w:r>
      <w:r w:rsidRPr="00805397">
        <w:t>larger than those for the stranger group</w:t>
      </w:r>
      <w:del w:id="2722" w:author="秦蓓嘉" w:date="2026-04-12T19:27:00Z">
        <w:r w:rsidRPr="00794629">
          <w:delText>. This is clearly demonstrated in</w:delText>
        </w:r>
      </w:del>
      <w:ins w:id="2723" w:author="秦蓓嘉" w:date="2026-04-12T19:27:00Z">
        <w:r w:rsidR="00872E83" w:rsidRPr="00805397">
          <w:t xml:space="preserve"> for each impression</w:t>
        </w:r>
        <w:r w:rsidR="00D47B50" w:rsidRPr="00805397">
          <w:t xml:space="preserve">, i.e. appearing </w:t>
        </w:r>
        <w:r w:rsidR="00872E83" w:rsidRPr="00805397">
          <w:t>consistently</w:t>
        </w:r>
        <w:r w:rsidR="00D47B50" w:rsidRPr="00805397">
          <w:t xml:space="preserve"> </w:t>
        </w:r>
        <w:r w:rsidR="0027010D">
          <w:t>more reddish</w:t>
        </w:r>
        <w:r w:rsidR="00D47B50" w:rsidRPr="00805397">
          <w:t>.</w:t>
        </w:r>
      </w:ins>
      <w:r w:rsidR="00D47B50" w:rsidRPr="00805397">
        <w:t xml:space="preserve"> </w:t>
      </w:r>
      <w:del w:id="2724" w:author="秦蓓嘉" w:date="2026-04-12T19:27:00Z">
        <w:r w:rsidR="0027129B">
          <w:fldChar w:fldCharType="begin"/>
        </w:r>
        <w:r w:rsidR="0027129B">
          <w:delInstrText xml:space="preserve"> REF _Ref217132587 \h </w:delInstrText>
        </w:r>
        <w:r w:rsidR="0027129B">
          <w:fldChar w:fldCharType="separate"/>
        </w:r>
        <w:r w:rsidR="0027129B" w:rsidRPr="006F2F64">
          <w:rPr>
            <w:rFonts w:ascii="Tahoma" w:eastAsia="Tahoma" w:hAnsi="Tahoma" w:cs="Tahoma"/>
            <w:b/>
            <w:sz w:val="16"/>
            <w:szCs w:val="16"/>
          </w:rPr>
          <w:delText xml:space="preserve">Table </w:delText>
        </w:r>
        <w:r w:rsidR="0027129B" w:rsidRPr="00794629">
          <w:rPr>
            <w:rFonts w:ascii="Tahoma" w:eastAsia="Tahoma" w:hAnsi="Tahoma" w:cs="Tahoma"/>
            <w:b/>
            <w:noProof/>
            <w:sz w:val="16"/>
            <w:szCs w:val="16"/>
          </w:rPr>
          <w:delText>8</w:delText>
        </w:r>
        <w:r w:rsidR="0027129B">
          <w:fldChar w:fldCharType="end"/>
        </w:r>
        <w:r w:rsidRPr="00794629">
          <w:delText xml:space="preserve">, where there is </w:delText>
        </w:r>
      </w:del>
      <w:ins w:id="2725" w:author="秦蓓嘉" w:date="2026-04-12T19:27:00Z">
        <w:r w:rsidR="0027010D">
          <w:fldChar w:fldCharType="begin"/>
        </w:r>
        <w:r w:rsidR="0027010D">
          <w:instrText xml:space="preserve"> REF _Ref225257124 \h </w:instrText>
        </w:r>
        <w:r w:rsidR="0027010D">
          <w:fldChar w:fldCharType="separate"/>
        </w:r>
        <w:r w:rsidR="0027010D" w:rsidRPr="00805397">
          <w:t xml:space="preserve">Table </w:t>
        </w:r>
        <w:r w:rsidR="0027010D">
          <w:rPr>
            <w:noProof/>
          </w:rPr>
          <w:t>5</w:t>
        </w:r>
        <w:r w:rsidR="0027010D">
          <w:fldChar w:fldCharType="end"/>
        </w:r>
        <w:r w:rsidR="0027010D">
          <w:t xml:space="preserve"> </w:t>
        </w:r>
        <w:r w:rsidR="00D47B50" w:rsidRPr="00805397">
          <w:t xml:space="preserve">lists </w:t>
        </w:r>
      </w:ins>
      <w:r w:rsidRPr="00805397">
        <w:t xml:space="preserve">an average hue angle </w:t>
      </w:r>
      <w:ins w:id="2726" w:author="秦蓓嘉" w:date="2026-04-12T19:27:00Z">
        <w:r w:rsidR="0027010D">
          <w:t xml:space="preserve">of the in-lab and real scene conditions of each ethnic groups. It can be seen that, there is a </w:t>
        </w:r>
      </w:ins>
      <w:r w:rsidRPr="00805397">
        <w:t>difference</w:t>
      </w:r>
      <w:r w:rsidR="0027010D">
        <w:t xml:space="preserve"> </w:t>
      </w:r>
      <w:ins w:id="2727" w:author="秦蓓嘉" w:date="2026-04-12T19:27:00Z">
        <w:r w:rsidR="0027010D">
          <w:t>in hue angle</w:t>
        </w:r>
        <w:r w:rsidRPr="00805397">
          <w:t xml:space="preserve"> </w:t>
        </w:r>
      </w:ins>
      <w:r w:rsidRPr="00805397">
        <w:t xml:space="preserve">of approximately 2° between the two observer groups, with stranger observers </w:t>
      </w:r>
      <w:del w:id="2728" w:author="秦蓓嘉" w:date="2026-04-12T19:27:00Z">
        <w:r w:rsidRPr="00794629">
          <w:delText>showing</w:delText>
        </w:r>
      </w:del>
      <w:ins w:id="2729" w:author="秦蓓嘉" w:date="2026-04-12T19:27:00Z">
        <w:r w:rsidR="00FB6683" w:rsidRPr="00805397">
          <w:t>to have</w:t>
        </w:r>
      </w:ins>
      <w:r w:rsidR="00FB6683" w:rsidRPr="00805397">
        <w:t xml:space="preserve"> </w:t>
      </w:r>
      <w:r w:rsidRPr="00805397">
        <w:t xml:space="preserve">a slight preference for redder skin tones. </w:t>
      </w:r>
      <w:del w:id="2730" w:author="秦蓓嘉" w:date="2026-04-12T19:27:00Z">
        <w:r w:rsidRPr="00794629">
          <w:delText>For both</w:delText>
        </w:r>
      </w:del>
      <w:ins w:id="2731" w:author="秦蓓嘉" w:date="2026-04-12T19:27:00Z">
        <w:r w:rsidR="00FB6683" w:rsidRPr="00805397">
          <w:t>Comparing two</w:t>
        </w:r>
      </w:ins>
      <w:r w:rsidR="00FB6683" w:rsidRPr="00805397">
        <w:t xml:space="preserve"> </w:t>
      </w:r>
      <w:r w:rsidRPr="00805397">
        <w:t xml:space="preserve">groups, the </w:t>
      </w:r>
      <w:del w:id="2732" w:author="秦蓓嘉" w:date="2026-04-12T19:27:00Z">
        <w:r w:rsidRPr="00794629">
          <w:delText>impression</w:delText>
        </w:r>
      </w:del>
      <w:ins w:id="2733" w:author="秦蓓嘉" w:date="2026-04-12T19:27:00Z">
        <w:r w:rsidR="00FB6683" w:rsidRPr="00805397">
          <w:t>preference</w:t>
        </w:r>
      </w:ins>
      <w:r w:rsidR="00FB6683" w:rsidRPr="00805397">
        <w:t xml:space="preserve"> </w:t>
      </w:r>
      <w:r w:rsidRPr="00805397">
        <w:t xml:space="preserve">centers are generally more yellowish in </w:t>
      </w:r>
      <w:r w:rsidR="00BE53B7" w:rsidRPr="00805397">
        <w:t>real-scene</w:t>
      </w:r>
      <w:r w:rsidRPr="00805397">
        <w:t xml:space="preserve"> </w:t>
      </w:r>
      <w:r w:rsidR="00BE53B7" w:rsidRPr="00805397">
        <w:t>conditions than</w:t>
      </w:r>
      <w:r w:rsidR="003F55A6" w:rsidRPr="00805397">
        <w:t xml:space="preserve"> </w:t>
      </w:r>
      <w:del w:id="2734" w:author="秦蓓嘉" w:date="2026-04-12T19:27:00Z">
        <w:r w:rsidR="00BE53B7" w:rsidRPr="00794629">
          <w:delText>in</w:delText>
        </w:r>
      </w:del>
      <w:ins w:id="2735" w:author="秦蓓嘉" w:date="2026-04-12T19:27:00Z">
        <w:r w:rsidR="003F55A6" w:rsidRPr="00805397">
          <w:t>those</w:t>
        </w:r>
      </w:ins>
      <w:r w:rsidR="00BE53B7" w:rsidRPr="00805397">
        <w:t xml:space="preserve"> in</w:t>
      </w:r>
      <w:ins w:id="2736" w:author="秦蓓嘉" w:date="2026-04-12T19:27:00Z">
        <w:r w:rsidRPr="00805397">
          <w:t xml:space="preserve"> in</w:t>
        </w:r>
      </w:ins>
      <w:r w:rsidRPr="00805397">
        <w:t xml:space="preserve">-lab </w:t>
      </w:r>
      <w:r w:rsidR="00BE53B7" w:rsidRPr="00805397">
        <w:t>conditions</w:t>
      </w:r>
      <w:r w:rsidRPr="00805397">
        <w:t xml:space="preserve">, </w:t>
      </w:r>
      <w:del w:id="2737" w:author="秦蓓嘉" w:date="2026-04-12T19:27:00Z">
        <w:r w:rsidRPr="00794629">
          <w:delText>with</w:delText>
        </w:r>
      </w:del>
      <w:ins w:id="2738" w:author="秦蓓嘉" w:date="2026-04-12T19:27:00Z">
        <w:r w:rsidR="00FB6683" w:rsidRPr="00805397">
          <w:t>differing by</w:t>
        </w:r>
      </w:ins>
      <w:r w:rsidR="00FB6683" w:rsidRPr="00805397">
        <w:t xml:space="preserve"> </w:t>
      </w:r>
      <w:r w:rsidRPr="00805397">
        <w:t>a hue angle</w:t>
      </w:r>
      <w:del w:id="2739" w:author="秦蓓嘉" w:date="2026-04-12T19:27:00Z">
        <w:r w:rsidRPr="00794629">
          <w:delText xml:space="preserve"> difference</w:delText>
        </w:r>
      </w:del>
      <w:r w:rsidRPr="00805397">
        <w:t xml:space="preserve"> of about 6°.</w:t>
      </w:r>
    </w:p>
    <w:p w14:paraId="6573B484" w14:textId="77777777" w:rsidR="00376DE6" w:rsidRPr="00805397" w:rsidRDefault="00376DE6">
      <w:pPr>
        <w:pStyle w:val="a5"/>
        <w:spacing w:line="271" w:lineRule="auto"/>
        <w:ind w:left="102" w:right="165" w:hanging="5"/>
        <w:rPr>
          <w:b/>
        </w:rPr>
      </w:pPr>
    </w:p>
    <w:p w14:paraId="625740E3" w14:textId="34B019FE" w:rsidR="0027685B" w:rsidRPr="00805397" w:rsidRDefault="0027685B" w:rsidP="0027685B">
      <w:pPr>
        <w:pStyle w:val="14TableCaption"/>
        <w:pPrChange w:id="2740" w:author="秦蓓嘉" w:date="2026-04-12T19:27:00Z">
          <w:pPr>
            <w:pStyle w:val="af7"/>
            <w:keepNext/>
          </w:pPr>
        </w:pPrChange>
      </w:pPr>
      <w:bookmarkStart w:id="2741" w:name="_Ref225257124"/>
      <w:bookmarkStart w:id="2742" w:name="_Ref224739265"/>
      <w:bookmarkStart w:id="2743" w:name="_Ref216969602"/>
      <w:bookmarkStart w:id="2744" w:name="_Ref217132587"/>
      <w:r w:rsidRPr="00805397">
        <w:rPr>
          <w:rPrChange w:id="2745" w:author="秦蓓嘉" w:date="2026-04-12T19:27:00Z">
            <w:rPr>
              <w:rFonts w:ascii="Tahoma" w:hAnsi="Tahoma"/>
              <w:b/>
              <w:sz w:val="16"/>
            </w:rPr>
          </w:rPrChange>
        </w:rPr>
        <w:t xml:space="preserve">Table </w:t>
      </w:r>
      <w:r w:rsidR="004C2DE1" w:rsidRPr="00805397">
        <w:rPr>
          <w:rPrChange w:id="2746" w:author="秦蓓嘉" w:date="2026-04-12T19:27:00Z">
            <w:rPr>
              <w:rFonts w:ascii="Tahoma" w:hAnsi="Tahoma"/>
              <w:b/>
              <w:sz w:val="16"/>
            </w:rPr>
          </w:rPrChange>
        </w:rPr>
        <w:fldChar w:fldCharType="begin"/>
      </w:r>
      <w:r w:rsidR="004C2DE1" w:rsidRPr="00805397">
        <w:rPr>
          <w:noProof/>
        </w:rPr>
        <w:instrText xml:space="preserve"> SEQ Table \* ARABIC </w:instrText>
      </w:r>
      <w:r w:rsidR="004C2DE1" w:rsidRPr="00805397">
        <w:rPr>
          <w:rPrChange w:id="2747" w:author="秦蓓嘉" w:date="2026-04-12T19:27:00Z">
            <w:rPr>
              <w:rFonts w:ascii="Tahoma" w:hAnsi="Tahoma"/>
              <w:b/>
              <w:sz w:val="16"/>
            </w:rPr>
          </w:rPrChange>
        </w:rPr>
        <w:fldChar w:fldCharType="separate"/>
      </w:r>
      <w:del w:id="2748" w:author="秦蓓嘉" w:date="2026-04-12T19:27:00Z">
        <w:r w:rsidR="00794629" w:rsidRPr="00794629">
          <w:rPr>
            <w:rFonts w:ascii="Tahoma" w:eastAsia="Tahoma" w:hAnsi="Tahoma" w:cs="Tahoma"/>
            <w:noProof/>
            <w:szCs w:val="16"/>
          </w:rPr>
          <w:delText>8</w:delText>
        </w:r>
      </w:del>
      <w:ins w:id="2749" w:author="秦蓓嘉" w:date="2026-04-12T19:27:00Z">
        <w:r w:rsidR="00355FDE">
          <w:rPr>
            <w:noProof/>
          </w:rPr>
          <w:t>5</w:t>
        </w:r>
      </w:ins>
      <w:r w:rsidR="004C2DE1" w:rsidRPr="00805397">
        <w:rPr>
          <w:rPrChange w:id="2750" w:author="秦蓓嘉" w:date="2026-04-12T19:27:00Z">
            <w:rPr>
              <w:rFonts w:ascii="Tahoma" w:hAnsi="Tahoma"/>
              <w:b/>
              <w:sz w:val="16"/>
            </w:rPr>
          </w:rPrChange>
        </w:rPr>
        <w:fldChar w:fldCharType="end"/>
      </w:r>
      <w:bookmarkEnd w:id="2741"/>
      <w:bookmarkEnd w:id="2744"/>
      <w:del w:id="2751" w:author="秦蓓嘉" w:date="2026-04-12T19:27:00Z">
        <w:r w:rsidR="00E00A34" w:rsidRPr="006F2F64">
          <w:rPr>
            <w:spacing w:val="80"/>
            <w:w w:val="150"/>
          </w:rPr>
          <w:delText xml:space="preserve"> </w:delText>
        </w:r>
        <w:r w:rsidR="00617501" w:rsidRPr="006F2F64">
          <w:delText>Hue</w:delText>
        </w:r>
      </w:del>
      <w:ins w:id="2752" w:author="秦蓓嘉" w:date="2026-04-12T19:27:00Z">
        <w:r w:rsidRPr="00805397">
          <w:t xml:space="preserve">. List of </w:t>
        </w:r>
        <w:r w:rsidR="0027010D">
          <w:t xml:space="preserve">the average </w:t>
        </w:r>
        <w:r w:rsidRPr="00805397">
          <w:t>CIELAB hue</w:t>
        </w:r>
      </w:ins>
      <w:r w:rsidRPr="00805397">
        <w:rPr>
          <w:rPrChange w:id="2753" w:author="秦蓓嘉" w:date="2026-04-12T19:27:00Z">
            <w:rPr>
              <w:spacing w:val="-11"/>
            </w:rPr>
          </w:rPrChange>
        </w:rPr>
        <w:t xml:space="preserve"> </w:t>
      </w:r>
      <w:r w:rsidRPr="00805397">
        <w:t>angles</w:t>
      </w:r>
      <w:r w:rsidRPr="00805397">
        <w:rPr>
          <w:rPrChange w:id="2754" w:author="秦蓓嘉" w:date="2026-04-12T19:27:00Z">
            <w:rPr>
              <w:spacing w:val="-11"/>
            </w:rPr>
          </w:rPrChange>
        </w:rPr>
        <w:t xml:space="preserve"> </w:t>
      </w:r>
      <w:del w:id="2755" w:author="秦蓓嘉" w:date="2026-04-12T19:27:00Z">
        <w:r w:rsidR="00C62D34" w:rsidRPr="006F2F64">
          <w:rPr>
            <w:spacing w:val="-11"/>
          </w:rPr>
          <w:delText>(</w:delText>
        </w:r>
        <w:r w:rsidR="00CB607B" w:rsidRPr="006F2F64">
          <w:rPr>
            <w:spacing w:val="-11"/>
          </w:rPr>
          <w:delText>in</w:delText>
        </w:r>
        <w:r w:rsidR="00C62D34" w:rsidRPr="006F2F64">
          <w:rPr>
            <w:spacing w:val="-11"/>
          </w:rPr>
          <w:delText xml:space="preserve"> the unit of</w:delText>
        </w:r>
        <w:r w:rsidR="00CB607B" w:rsidRPr="006F2F64">
          <w:rPr>
            <w:spacing w:val="-11"/>
          </w:rPr>
          <w:delText xml:space="preserve"> degree</w:delText>
        </w:r>
        <w:r w:rsidR="00C62D34" w:rsidRPr="006F2F64">
          <w:rPr>
            <w:spacing w:val="-11"/>
          </w:rPr>
          <w:delText>)</w:delText>
        </w:r>
      </w:del>
      <w:ins w:id="2756" w:author="秦蓓嘉" w:date="2026-04-12T19:27:00Z">
        <w:r w:rsidRPr="00805397">
          <w:t>for preference impression</w:t>
        </w:r>
      </w:ins>
      <w:r w:rsidRPr="00805397">
        <w:rPr>
          <w:rPrChange w:id="2757" w:author="秦蓓嘉" w:date="2026-04-12T19:27:00Z">
            <w:rPr>
              <w:spacing w:val="-11"/>
            </w:rPr>
          </w:rPrChange>
        </w:rPr>
        <w:t xml:space="preserve"> </w:t>
      </w:r>
      <w:r w:rsidRPr="00805397">
        <w:t>between</w:t>
      </w:r>
      <w:r w:rsidRPr="00805397">
        <w:rPr>
          <w:rPrChange w:id="2758" w:author="秦蓓嘉" w:date="2026-04-12T19:27:00Z">
            <w:rPr>
              <w:spacing w:val="-11"/>
            </w:rPr>
          </w:rPrChange>
        </w:rPr>
        <w:t xml:space="preserve"> </w:t>
      </w:r>
      <w:r w:rsidRPr="00805397">
        <w:t xml:space="preserve">the stranger </w:t>
      </w:r>
      <w:del w:id="2759" w:author="秦蓓嘉" w:date="2026-04-12T19:27:00Z">
        <w:r w:rsidR="000A055B" w:rsidRPr="006F2F64">
          <w:delText xml:space="preserve">group </w:delText>
        </w:r>
      </w:del>
      <w:r w:rsidRPr="00805397">
        <w:t xml:space="preserve">and acquaintance </w:t>
      </w:r>
      <w:del w:id="2760" w:author="秦蓓嘉" w:date="2026-04-12T19:27:00Z">
        <w:r w:rsidR="00617501" w:rsidRPr="006F2F64">
          <w:delText>group</w:delText>
        </w:r>
      </w:del>
      <w:ins w:id="2761" w:author="秦蓓嘉" w:date="2026-04-12T19:27:00Z">
        <w:r w:rsidRPr="00805397">
          <w:t>groups</w:t>
        </w:r>
      </w:ins>
      <w:r w:rsidRPr="00805397">
        <w:rPr>
          <w:rPrChange w:id="2762" w:author="秦蓓嘉" w:date="2026-04-12T19:27:00Z">
            <w:rPr>
              <w:spacing w:val="-11"/>
            </w:rPr>
          </w:rPrChange>
        </w:rPr>
        <w:t xml:space="preserve"> </w:t>
      </w:r>
      <w:r w:rsidRPr="00805397">
        <w:t>under</w:t>
      </w:r>
      <w:r w:rsidRPr="00805397">
        <w:rPr>
          <w:rPrChange w:id="2763" w:author="秦蓓嘉" w:date="2026-04-12T19:27:00Z">
            <w:rPr>
              <w:spacing w:val="-11"/>
            </w:rPr>
          </w:rPrChange>
        </w:rPr>
        <w:t xml:space="preserve"> </w:t>
      </w:r>
      <w:r w:rsidRPr="00805397">
        <w:t>in</w:t>
      </w:r>
      <w:del w:id="2764" w:author="秦蓓嘉" w:date="2026-04-12T19:27:00Z">
        <w:r w:rsidR="00617501" w:rsidRPr="006F2F64">
          <w:delText>‐</w:delText>
        </w:r>
      </w:del>
      <w:ins w:id="2765" w:author="秦蓓嘉" w:date="2026-04-12T19:27:00Z">
        <w:r w:rsidRPr="00805397">
          <w:t>-</w:t>
        </w:r>
      </w:ins>
      <w:r w:rsidRPr="00805397">
        <w:t>lab</w:t>
      </w:r>
      <w:r w:rsidRPr="00805397">
        <w:rPr>
          <w:rPrChange w:id="2766" w:author="秦蓓嘉" w:date="2026-04-12T19:27:00Z">
            <w:rPr>
              <w:spacing w:val="-11"/>
            </w:rPr>
          </w:rPrChange>
        </w:rPr>
        <w:t xml:space="preserve"> </w:t>
      </w:r>
      <w:r w:rsidRPr="00805397">
        <w:t>and</w:t>
      </w:r>
      <w:r w:rsidRPr="00805397">
        <w:rPr>
          <w:rPrChange w:id="2767" w:author="秦蓓嘉" w:date="2026-04-12T19:27:00Z">
            <w:rPr>
              <w:spacing w:val="-11"/>
            </w:rPr>
          </w:rPrChange>
        </w:rPr>
        <w:t xml:space="preserve"> </w:t>
      </w:r>
      <w:r w:rsidRPr="00805397">
        <w:t>real</w:t>
      </w:r>
      <w:r w:rsidRPr="00805397">
        <w:rPr>
          <w:rPrChange w:id="2768" w:author="秦蓓嘉" w:date="2026-04-12T19:27:00Z">
            <w:rPr>
              <w:spacing w:val="-11"/>
            </w:rPr>
          </w:rPrChange>
        </w:rPr>
        <w:t xml:space="preserve"> </w:t>
      </w:r>
      <w:r w:rsidRPr="00805397">
        <w:t>scene</w:t>
      </w:r>
      <w:r w:rsidRPr="00805397">
        <w:rPr>
          <w:rPrChange w:id="2769" w:author="秦蓓嘉" w:date="2026-04-12T19:27:00Z">
            <w:rPr>
              <w:spacing w:val="-11"/>
            </w:rPr>
          </w:rPrChange>
        </w:rPr>
        <w:t xml:space="preserve"> </w:t>
      </w:r>
      <w:r w:rsidRPr="00805397">
        <w:t>conditions.</w:t>
      </w:r>
    </w:p>
    <w:bookmarkEnd w:id="2742"/>
    <w:bookmarkEnd w:id="2743"/>
    <w:p w14:paraId="6CE5D4F8" w14:textId="77777777" w:rsidR="00954025" w:rsidRPr="00805397" w:rsidRDefault="00954025">
      <w:pPr>
        <w:pStyle w:val="a5"/>
        <w:spacing w:before="3"/>
        <w:rPr>
          <w:sz w:val="5"/>
        </w:rPr>
      </w:pPr>
    </w:p>
    <w:tbl>
      <w:tblPr>
        <w:tblW w:w="0" w:type="auto"/>
        <w:tblInd w:w="1540" w:type="dxa"/>
        <w:tblLayout w:type="fixed"/>
        <w:tblCellMar>
          <w:left w:w="0" w:type="dxa"/>
          <w:right w:w="0" w:type="dxa"/>
        </w:tblCellMar>
        <w:tblLook w:val="04A0" w:firstRow="1" w:lastRow="0" w:firstColumn="1" w:lastColumn="0" w:noHBand="0" w:noVBand="1"/>
      </w:tblPr>
      <w:tblGrid>
        <w:gridCol w:w="1161"/>
        <w:gridCol w:w="646"/>
        <w:gridCol w:w="944"/>
        <w:gridCol w:w="1074"/>
        <w:gridCol w:w="739"/>
        <w:gridCol w:w="645"/>
      </w:tblGrid>
      <w:tr w:rsidR="00954025" w:rsidRPr="00805397" w14:paraId="141DFF69" w14:textId="77777777">
        <w:trPr>
          <w:trHeight w:val="343"/>
        </w:trPr>
        <w:tc>
          <w:tcPr>
            <w:tcW w:w="1161" w:type="dxa"/>
            <w:tcBorders>
              <w:top w:val="single" w:sz="12" w:space="0" w:color="000000"/>
              <w:bottom w:val="single" w:sz="4" w:space="0" w:color="000000"/>
            </w:tcBorders>
          </w:tcPr>
          <w:p w14:paraId="482830B2" w14:textId="77777777" w:rsidR="00954025" w:rsidRPr="00805397" w:rsidRDefault="00617501" w:rsidP="0043679E">
            <w:pPr>
              <w:pStyle w:val="TableParagraph"/>
              <w:snapToGrid w:val="0"/>
              <w:spacing w:before="73"/>
              <w:ind w:left="119"/>
              <w:jc w:val="left"/>
              <w:rPr>
                <w:sz w:val="16"/>
              </w:rPr>
              <w:pPrChange w:id="2770" w:author="秦蓓嘉" w:date="2026-04-12T19:27:00Z">
                <w:pPr>
                  <w:pStyle w:val="TableParagraph"/>
                  <w:spacing w:before="73"/>
                  <w:ind w:left="119"/>
                  <w:jc w:val="left"/>
                </w:pPr>
              </w:pPrChange>
            </w:pPr>
            <w:r w:rsidRPr="00805397">
              <w:rPr>
                <w:spacing w:val="-2"/>
                <w:sz w:val="16"/>
              </w:rPr>
              <w:t>in‐lab</w:t>
            </w:r>
          </w:p>
        </w:tc>
        <w:tc>
          <w:tcPr>
            <w:tcW w:w="646" w:type="dxa"/>
            <w:tcBorders>
              <w:top w:val="single" w:sz="12" w:space="0" w:color="000000"/>
              <w:bottom w:val="single" w:sz="4" w:space="0" w:color="000000"/>
            </w:tcBorders>
          </w:tcPr>
          <w:p w14:paraId="48E0E738" w14:textId="2D7BF941" w:rsidR="00954025" w:rsidRPr="00805397" w:rsidRDefault="00BF3D36" w:rsidP="0043679E">
            <w:pPr>
              <w:pStyle w:val="TableParagraph"/>
              <w:snapToGrid w:val="0"/>
              <w:spacing w:before="73"/>
              <w:ind w:left="1" w:right="1"/>
              <w:rPr>
                <w:sz w:val="16"/>
              </w:rPr>
              <w:pPrChange w:id="2771" w:author="秦蓓嘉" w:date="2026-04-12T19:27:00Z">
                <w:pPr>
                  <w:pStyle w:val="TableParagraph"/>
                  <w:spacing w:before="73"/>
                  <w:ind w:left="1" w:right="1"/>
                </w:pPr>
              </w:pPrChange>
            </w:pPr>
            <w:r w:rsidRPr="00805397">
              <w:rPr>
                <w:spacing w:val="-2"/>
                <w:sz w:val="16"/>
              </w:rPr>
              <w:t>Asian</w:t>
            </w:r>
          </w:p>
        </w:tc>
        <w:tc>
          <w:tcPr>
            <w:tcW w:w="944" w:type="dxa"/>
            <w:tcBorders>
              <w:top w:val="single" w:sz="12" w:space="0" w:color="000000"/>
              <w:bottom w:val="single" w:sz="4" w:space="0" w:color="000000"/>
            </w:tcBorders>
          </w:tcPr>
          <w:p w14:paraId="77131EEA" w14:textId="77777777" w:rsidR="00954025" w:rsidRPr="00805397" w:rsidRDefault="00617501" w:rsidP="0043679E">
            <w:pPr>
              <w:pStyle w:val="TableParagraph"/>
              <w:snapToGrid w:val="0"/>
              <w:spacing w:before="73"/>
              <w:ind w:left="2" w:right="1"/>
              <w:rPr>
                <w:sz w:val="16"/>
              </w:rPr>
              <w:pPrChange w:id="2772" w:author="秦蓓嘉" w:date="2026-04-12T19:27:00Z">
                <w:pPr>
                  <w:pStyle w:val="TableParagraph"/>
                  <w:spacing w:before="73"/>
                  <w:ind w:left="2" w:right="1"/>
                </w:pPr>
              </w:pPrChange>
            </w:pPr>
            <w:r w:rsidRPr="00805397">
              <w:rPr>
                <w:spacing w:val="-2"/>
                <w:sz w:val="16"/>
              </w:rPr>
              <w:t>Caucasian</w:t>
            </w:r>
          </w:p>
        </w:tc>
        <w:tc>
          <w:tcPr>
            <w:tcW w:w="1074" w:type="dxa"/>
            <w:tcBorders>
              <w:top w:val="single" w:sz="12" w:space="0" w:color="000000"/>
              <w:bottom w:val="single" w:sz="4" w:space="0" w:color="000000"/>
            </w:tcBorders>
          </w:tcPr>
          <w:p w14:paraId="3395F377" w14:textId="77777777" w:rsidR="00954025" w:rsidRPr="00805397" w:rsidRDefault="00617501" w:rsidP="0043679E">
            <w:pPr>
              <w:pStyle w:val="TableParagraph"/>
              <w:snapToGrid w:val="0"/>
              <w:spacing w:before="73"/>
              <w:ind w:left="2"/>
              <w:rPr>
                <w:sz w:val="16"/>
              </w:rPr>
              <w:pPrChange w:id="2773" w:author="秦蓓嘉" w:date="2026-04-12T19:27:00Z">
                <w:pPr>
                  <w:pStyle w:val="TableParagraph"/>
                  <w:spacing w:before="73"/>
                  <w:ind w:left="2"/>
                </w:pPr>
              </w:pPrChange>
            </w:pPr>
            <w:r w:rsidRPr="00805397">
              <w:rPr>
                <w:sz w:val="16"/>
              </w:rPr>
              <w:t>South</w:t>
            </w:r>
            <w:r w:rsidRPr="00805397">
              <w:rPr>
                <w:spacing w:val="-8"/>
                <w:sz w:val="16"/>
              </w:rPr>
              <w:t xml:space="preserve"> </w:t>
            </w:r>
            <w:r w:rsidRPr="00805397">
              <w:rPr>
                <w:spacing w:val="-2"/>
                <w:sz w:val="16"/>
              </w:rPr>
              <w:t>Asian</w:t>
            </w:r>
          </w:p>
        </w:tc>
        <w:tc>
          <w:tcPr>
            <w:tcW w:w="739" w:type="dxa"/>
            <w:tcBorders>
              <w:top w:val="single" w:sz="12" w:space="0" w:color="000000"/>
              <w:bottom w:val="single" w:sz="4" w:space="0" w:color="000000"/>
            </w:tcBorders>
          </w:tcPr>
          <w:p w14:paraId="1AA9EAD5" w14:textId="77777777" w:rsidR="00954025" w:rsidRPr="00805397" w:rsidRDefault="00617501" w:rsidP="0043679E">
            <w:pPr>
              <w:pStyle w:val="TableParagraph"/>
              <w:snapToGrid w:val="0"/>
              <w:spacing w:before="73"/>
              <w:ind w:left="4"/>
              <w:rPr>
                <w:sz w:val="16"/>
              </w:rPr>
              <w:pPrChange w:id="2774" w:author="秦蓓嘉" w:date="2026-04-12T19:27:00Z">
                <w:pPr>
                  <w:pStyle w:val="TableParagraph"/>
                  <w:spacing w:before="73"/>
                  <w:ind w:left="4"/>
                </w:pPr>
              </w:pPrChange>
            </w:pPr>
            <w:r w:rsidRPr="00805397">
              <w:rPr>
                <w:spacing w:val="-2"/>
                <w:w w:val="105"/>
                <w:sz w:val="16"/>
              </w:rPr>
              <w:t>African</w:t>
            </w:r>
          </w:p>
        </w:tc>
        <w:tc>
          <w:tcPr>
            <w:tcW w:w="645" w:type="dxa"/>
            <w:tcBorders>
              <w:top w:val="single" w:sz="12" w:space="0" w:color="000000"/>
              <w:bottom w:val="single" w:sz="4" w:space="0" w:color="000000"/>
            </w:tcBorders>
          </w:tcPr>
          <w:p w14:paraId="03A2B59D" w14:textId="77777777" w:rsidR="00954025" w:rsidRPr="00805397" w:rsidRDefault="00617501" w:rsidP="0043679E">
            <w:pPr>
              <w:pStyle w:val="TableParagraph"/>
              <w:snapToGrid w:val="0"/>
              <w:spacing w:before="73"/>
              <w:ind w:left="6"/>
              <w:rPr>
                <w:sz w:val="16"/>
              </w:rPr>
              <w:pPrChange w:id="2775" w:author="秦蓓嘉" w:date="2026-04-12T19:27:00Z">
                <w:pPr>
                  <w:pStyle w:val="TableParagraph"/>
                  <w:spacing w:before="73"/>
                  <w:ind w:left="6"/>
                </w:pPr>
              </w:pPrChange>
            </w:pPr>
            <w:r w:rsidRPr="00805397">
              <w:rPr>
                <w:spacing w:val="-4"/>
                <w:sz w:val="16"/>
              </w:rPr>
              <w:t>mean</w:t>
            </w:r>
          </w:p>
        </w:tc>
      </w:tr>
      <w:tr w:rsidR="00954025" w:rsidRPr="00805397" w14:paraId="3CB81BF8" w14:textId="77777777">
        <w:trPr>
          <w:trHeight w:val="301"/>
        </w:trPr>
        <w:tc>
          <w:tcPr>
            <w:tcW w:w="1161" w:type="dxa"/>
            <w:tcBorders>
              <w:top w:val="single" w:sz="4" w:space="0" w:color="000000"/>
            </w:tcBorders>
          </w:tcPr>
          <w:p w14:paraId="5DDC1B89" w14:textId="77777777" w:rsidR="00954025" w:rsidRPr="00805397" w:rsidRDefault="00617501" w:rsidP="0043679E">
            <w:pPr>
              <w:pStyle w:val="TableParagraph"/>
              <w:snapToGrid w:val="0"/>
              <w:spacing w:before="73"/>
              <w:ind w:left="119"/>
              <w:jc w:val="left"/>
              <w:rPr>
                <w:sz w:val="16"/>
              </w:rPr>
              <w:pPrChange w:id="2776" w:author="秦蓓嘉" w:date="2026-04-12T19:27:00Z">
                <w:pPr>
                  <w:pStyle w:val="TableParagraph"/>
                  <w:spacing w:before="73"/>
                  <w:ind w:left="119"/>
                  <w:jc w:val="left"/>
                </w:pPr>
              </w:pPrChange>
            </w:pPr>
            <w:r w:rsidRPr="00805397">
              <w:rPr>
                <w:spacing w:val="-2"/>
                <w:sz w:val="16"/>
              </w:rPr>
              <w:t>strangers</w:t>
            </w:r>
          </w:p>
        </w:tc>
        <w:tc>
          <w:tcPr>
            <w:tcW w:w="646" w:type="dxa"/>
            <w:tcBorders>
              <w:top w:val="single" w:sz="4" w:space="0" w:color="000000"/>
            </w:tcBorders>
          </w:tcPr>
          <w:p w14:paraId="6019400B" w14:textId="77777777" w:rsidR="00954025" w:rsidRPr="00805397" w:rsidRDefault="00617501" w:rsidP="0043679E">
            <w:pPr>
              <w:pStyle w:val="TableParagraph"/>
              <w:snapToGrid w:val="0"/>
              <w:spacing w:before="73"/>
              <w:ind w:left="1" w:right="1"/>
              <w:rPr>
                <w:sz w:val="16"/>
              </w:rPr>
              <w:pPrChange w:id="2777" w:author="秦蓓嘉" w:date="2026-04-12T19:27:00Z">
                <w:pPr>
                  <w:pStyle w:val="TableParagraph"/>
                  <w:spacing w:before="73"/>
                  <w:ind w:left="1" w:right="1"/>
                </w:pPr>
              </w:pPrChange>
            </w:pPr>
            <w:r w:rsidRPr="00805397">
              <w:rPr>
                <w:spacing w:val="-2"/>
                <w:sz w:val="16"/>
              </w:rPr>
              <w:t>47</w:t>
            </w:r>
          </w:p>
        </w:tc>
        <w:tc>
          <w:tcPr>
            <w:tcW w:w="944" w:type="dxa"/>
            <w:tcBorders>
              <w:top w:val="single" w:sz="4" w:space="0" w:color="000000"/>
            </w:tcBorders>
          </w:tcPr>
          <w:p w14:paraId="43BAC7B4" w14:textId="77777777" w:rsidR="00954025" w:rsidRPr="00805397" w:rsidRDefault="00617501" w:rsidP="0043679E">
            <w:pPr>
              <w:pStyle w:val="TableParagraph"/>
              <w:snapToGrid w:val="0"/>
              <w:spacing w:before="73"/>
              <w:ind w:left="2" w:right="1"/>
              <w:rPr>
                <w:sz w:val="16"/>
              </w:rPr>
              <w:pPrChange w:id="2778" w:author="秦蓓嘉" w:date="2026-04-12T19:27:00Z">
                <w:pPr>
                  <w:pStyle w:val="TableParagraph"/>
                  <w:spacing w:before="73"/>
                  <w:ind w:left="2" w:right="1"/>
                </w:pPr>
              </w:pPrChange>
            </w:pPr>
            <w:r w:rsidRPr="00805397">
              <w:rPr>
                <w:spacing w:val="-2"/>
                <w:sz w:val="16"/>
              </w:rPr>
              <w:t>38</w:t>
            </w:r>
          </w:p>
        </w:tc>
        <w:tc>
          <w:tcPr>
            <w:tcW w:w="1074" w:type="dxa"/>
            <w:tcBorders>
              <w:top w:val="single" w:sz="4" w:space="0" w:color="000000"/>
            </w:tcBorders>
          </w:tcPr>
          <w:p w14:paraId="6F8C18D5" w14:textId="77777777" w:rsidR="00954025" w:rsidRPr="00805397" w:rsidRDefault="00617501" w:rsidP="0043679E">
            <w:pPr>
              <w:pStyle w:val="TableParagraph"/>
              <w:snapToGrid w:val="0"/>
              <w:spacing w:before="73"/>
              <w:ind w:left="2"/>
              <w:rPr>
                <w:sz w:val="16"/>
              </w:rPr>
              <w:pPrChange w:id="2779" w:author="秦蓓嘉" w:date="2026-04-12T19:27:00Z">
                <w:pPr>
                  <w:pStyle w:val="TableParagraph"/>
                  <w:spacing w:before="73"/>
                  <w:ind w:left="2"/>
                </w:pPr>
              </w:pPrChange>
            </w:pPr>
            <w:r w:rsidRPr="00805397">
              <w:rPr>
                <w:spacing w:val="-2"/>
                <w:sz w:val="16"/>
              </w:rPr>
              <w:t>47</w:t>
            </w:r>
          </w:p>
        </w:tc>
        <w:tc>
          <w:tcPr>
            <w:tcW w:w="739" w:type="dxa"/>
            <w:tcBorders>
              <w:top w:val="single" w:sz="4" w:space="0" w:color="000000"/>
            </w:tcBorders>
          </w:tcPr>
          <w:p w14:paraId="6CA1986A" w14:textId="77777777" w:rsidR="00954025" w:rsidRPr="00805397" w:rsidRDefault="00617501" w:rsidP="0043679E">
            <w:pPr>
              <w:pStyle w:val="TableParagraph"/>
              <w:snapToGrid w:val="0"/>
              <w:spacing w:before="73"/>
              <w:ind w:left="4" w:right="1"/>
              <w:rPr>
                <w:sz w:val="16"/>
              </w:rPr>
              <w:pPrChange w:id="2780" w:author="秦蓓嘉" w:date="2026-04-12T19:27:00Z">
                <w:pPr>
                  <w:pStyle w:val="TableParagraph"/>
                  <w:spacing w:before="73"/>
                  <w:ind w:left="4" w:right="1"/>
                </w:pPr>
              </w:pPrChange>
            </w:pPr>
            <w:r w:rsidRPr="00805397">
              <w:rPr>
                <w:spacing w:val="-2"/>
                <w:sz w:val="16"/>
              </w:rPr>
              <w:t>41</w:t>
            </w:r>
          </w:p>
        </w:tc>
        <w:tc>
          <w:tcPr>
            <w:tcW w:w="645" w:type="dxa"/>
            <w:tcBorders>
              <w:top w:val="single" w:sz="4" w:space="0" w:color="000000"/>
            </w:tcBorders>
          </w:tcPr>
          <w:p w14:paraId="0E611039" w14:textId="77777777" w:rsidR="00954025" w:rsidRPr="00805397" w:rsidRDefault="00617501" w:rsidP="0043679E">
            <w:pPr>
              <w:pStyle w:val="TableParagraph"/>
              <w:snapToGrid w:val="0"/>
              <w:spacing w:before="73"/>
              <w:ind w:left="6"/>
              <w:rPr>
                <w:sz w:val="16"/>
              </w:rPr>
              <w:pPrChange w:id="2781" w:author="秦蓓嘉" w:date="2026-04-12T19:27:00Z">
                <w:pPr>
                  <w:pStyle w:val="TableParagraph"/>
                  <w:spacing w:before="73"/>
                  <w:ind w:left="6"/>
                </w:pPr>
              </w:pPrChange>
            </w:pPr>
            <w:r w:rsidRPr="00805397">
              <w:rPr>
                <w:spacing w:val="-2"/>
                <w:sz w:val="16"/>
              </w:rPr>
              <w:t>44</w:t>
            </w:r>
          </w:p>
        </w:tc>
      </w:tr>
      <w:tr w:rsidR="00954025" w:rsidRPr="00805397" w14:paraId="39CEF97B" w14:textId="77777777">
        <w:trPr>
          <w:trHeight w:val="301"/>
        </w:trPr>
        <w:tc>
          <w:tcPr>
            <w:tcW w:w="1161" w:type="dxa"/>
            <w:tcBorders>
              <w:bottom w:val="single" w:sz="4" w:space="0" w:color="000000"/>
            </w:tcBorders>
          </w:tcPr>
          <w:p w14:paraId="7E15DAF2" w14:textId="77777777" w:rsidR="00954025" w:rsidRPr="00805397" w:rsidRDefault="00617501" w:rsidP="0043679E">
            <w:pPr>
              <w:pStyle w:val="TableParagraph"/>
              <w:snapToGrid w:val="0"/>
              <w:ind w:left="119"/>
              <w:jc w:val="left"/>
              <w:rPr>
                <w:sz w:val="16"/>
              </w:rPr>
              <w:pPrChange w:id="2782" w:author="秦蓓嘉" w:date="2026-04-12T19:27:00Z">
                <w:pPr>
                  <w:pStyle w:val="TableParagraph"/>
                  <w:ind w:left="119"/>
                  <w:jc w:val="left"/>
                </w:pPr>
              </w:pPrChange>
            </w:pPr>
            <w:r w:rsidRPr="00805397">
              <w:rPr>
                <w:spacing w:val="-2"/>
                <w:sz w:val="16"/>
              </w:rPr>
              <w:t>acquaintance</w:t>
            </w:r>
          </w:p>
        </w:tc>
        <w:tc>
          <w:tcPr>
            <w:tcW w:w="646" w:type="dxa"/>
            <w:tcBorders>
              <w:bottom w:val="single" w:sz="4" w:space="0" w:color="000000"/>
            </w:tcBorders>
          </w:tcPr>
          <w:p w14:paraId="277D7EA9" w14:textId="77777777" w:rsidR="00954025" w:rsidRPr="00805397" w:rsidRDefault="00617501" w:rsidP="0043679E">
            <w:pPr>
              <w:pStyle w:val="TableParagraph"/>
              <w:snapToGrid w:val="0"/>
              <w:ind w:left="1"/>
              <w:rPr>
                <w:sz w:val="16"/>
              </w:rPr>
              <w:pPrChange w:id="2783" w:author="秦蓓嘉" w:date="2026-04-12T19:27:00Z">
                <w:pPr>
                  <w:pStyle w:val="TableParagraph"/>
                  <w:ind w:left="1"/>
                </w:pPr>
              </w:pPrChange>
            </w:pPr>
            <w:r w:rsidRPr="00805397">
              <w:rPr>
                <w:spacing w:val="-2"/>
                <w:sz w:val="16"/>
              </w:rPr>
              <w:t>49</w:t>
            </w:r>
          </w:p>
        </w:tc>
        <w:tc>
          <w:tcPr>
            <w:tcW w:w="944" w:type="dxa"/>
            <w:tcBorders>
              <w:bottom w:val="single" w:sz="4" w:space="0" w:color="000000"/>
            </w:tcBorders>
          </w:tcPr>
          <w:p w14:paraId="1470DFE8" w14:textId="77777777" w:rsidR="00954025" w:rsidRPr="00805397" w:rsidRDefault="00617501" w:rsidP="0043679E">
            <w:pPr>
              <w:pStyle w:val="TableParagraph"/>
              <w:snapToGrid w:val="0"/>
              <w:ind w:left="2"/>
              <w:rPr>
                <w:sz w:val="16"/>
              </w:rPr>
              <w:pPrChange w:id="2784" w:author="秦蓓嘉" w:date="2026-04-12T19:27:00Z">
                <w:pPr>
                  <w:pStyle w:val="TableParagraph"/>
                  <w:ind w:left="2"/>
                </w:pPr>
              </w:pPrChange>
            </w:pPr>
            <w:r w:rsidRPr="00805397">
              <w:rPr>
                <w:spacing w:val="-2"/>
                <w:sz w:val="16"/>
              </w:rPr>
              <w:t>40</w:t>
            </w:r>
          </w:p>
        </w:tc>
        <w:tc>
          <w:tcPr>
            <w:tcW w:w="1074" w:type="dxa"/>
            <w:tcBorders>
              <w:bottom w:val="single" w:sz="4" w:space="0" w:color="000000"/>
            </w:tcBorders>
          </w:tcPr>
          <w:p w14:paraId="494A77D6" w14:textId="77777777" w:rsidR="00954025" w:rsidRPr="00805397" w:rsidRDefault="00617501" w:rsidP="0043679E">
            <w:pPr>
              <w:pStyle w:val="TableParagraph"/>
              <w:snapToGrid w:val="0"/>
              <w:ind w:left="2"/>
              <w:rPr>
                <w:sz w:val="16"/>
              </w:rPr>
              <w:pPrChange w:id="2785" w:author="秦蓓嘉" w:date="2026-04-12T19:27:00Z">
                <w:pPr>
                  <w:pStyle w:val="TableParagraph"/>
                  <w:ind w:left="2"/>
                </w:pPr>
              </w:pPrChange>
            </w:pPr>
            <w:r w:rsidRPr="00805397">
              <w:rPr>
                <w:spacing w:val="-2"/>
                <w:sz w:val="16"/>
              </w:rPr>
              <w:t>50</w:t>
            </w:r>
          </w:p>
        </w:tc>
        <w:tc>
          <w:tcPr>
            <w:tcW w:w="739" w:type="dxa"/>
            <w:tcBorders>
              <w:bottom w:val="single" w:sz="4" w:space="0" w:color="000000"/>
            </w:tcBorders>
          </w:tcPr>
          <w:p w14:paraId="48E41B31" w14:textId="77777777" w:rsidR="00954025" w:rsidRPr="00805397" w:rsidRDefault="00617501" w:rsidP="0043679E">
            <w:pPr>
              <w:pStyle w:val="TableParagraph"/>
              <w:snapToGrid w:val="0"/>
              <w:ind w:left="4" w:right="1"/>
              <w:rPr>
                <w:sz w:val="16"/>
              </w:rPr>
              <w:pPrChange w:id="2786" w:author="秦蓓嘉" w:date="2026-04-12T19:27:00Z">
                <w:pPr>
                  <w:pStyle w:val="TableParagraph"/>
                  <w:ind w:left="4" w:right="1"/>
                </w:pPr>
              </w:pPrChange>
            </w:pPr>
            <w:r w:rsidRPr="00805397">
              <w:rPr>
                <w:spacing w:val="-2"/>
                <w:sz w:val="16"/>
              </w:rPr>
              <w:t>42</w:t>
            </w:r>
          </w:p>
        </w:tc>
        <w:tc>
          <w:tcPr>
            <w:tcW w:w="645" w:type="dxa"/>
            <w:tcBorders>
              <w:bottom w:val="single" w:sz="4" w:space="0" w:color="000000"/>
            </w:tcBorders>
          </w:tcPr>
          <w:p w14:paraId="71F40775" w14:textId="77777777" w:rsidR="00954025" w:rsidRPr="00805397" w:rsidRDefault="00617501" w:rsidP="0043679E">
            <w:pPr>
              <w:pStyle w:val="TableParagraph"/>
              <w:snapToGrid w:val="0"/>
              <w:ind w:left="6"/>
              <w:rPr>
                <w:sz w:val="16"/>
              </w:rPr>
              <w:pPrChange w:id="2787" w:author="秦蓓嘉" w:date="2026-04-12T19:27:00Z">
                <w:pPr>
                  <w:pStyle w:val="TableParagraph"/>
                  <w:ind w:left="6"/>
                </w:pPr>
              </w:pPrChange>
            </w:pPr>
            <w:r w:rsidRPr="00805397">
              <w:rPr>
                <w:spacing w:val="-2"/>
                <w:sz w:val="16"/>
              </w:rPr>
              <w:t>46</w:t>
            </w:r>
          </w:p>
        </w:tc>
      </w:tr>
      <w:tr w:rsidR="00954025" w:rsidRPr="00805397" w14:paraId="3227FB53" w14:textId="77777777">
        <w:trPr>
          <w:trHeight w:val="343"/>
        </w:trPr>
        <w:tc>
          <w:tcPr>
            <w:tcW w:w="1161" w:type="dxa"/>
            <w:tcBorders>
              <w:top w:val="single" w:sz="4" w:space="0" w:color="000000"/>
              <w:bottom w:val="single" w:sz="4" w:space="0" w:color="000000"/>
            </w:tcBorders>
          </w:tcPr>
          <w:p w14:paraId="5445C5C4" w14:textId="77777777" w:rsidR="00954025" w:rsidRPr="00805397" w:rsidRDefault="00617501" w:rsidP="0043679E">
            <w:pPr>
              <w:pStyle w:val="TableParagraph"/>
              <w:snapToGrid w:val="0"/>
              <w:spacing w:before="73"/>
              <w:ind w:left="119"/>
              <w:jc w:val="left"/>
              <w:rPr>
                <w:sz w:val="16"/>
              </w:rPr>
              <w:pPrChange w:id="2788" w:author="秦蓓嘉" w:date="2026-04-12T19:27:00Z">
                <w:pPr>
                  <w:pStyle w:val="TableParagraph"/>
                  <w:spacing w:before="73"/>
                  <w:ind w:left="119"/>
                  <w:jc w:val="left"/>
                </w:pPr>
              </w:pPrChange>
            </w:pPr>
            <w:r w:rsidRPr="00805397">
              <w:rPr>
                <w:spacing w:val="-2"/>
                <w:sz w:val="16"/>
              </w:rPr>
              <w:t>real</w:t>
            </w:r>
            <w:r w:rsidRPr="00805397">
              <w:rPr>
                <w:spacing w:val="-11"/>
                <w:sz w:val="16"/>
              </w:rPr>
              <w:t xml:space="preserve"> </w:t>
            </w:r>
            <w:r w:rsidRPr="00805397">
              <w:rPr>
                <w:spacing w:val="-2"/>
                <w:sz w:val="16"/>
              </w:rPr>
              <w:t>scene</w:t>
            </w:r>
          </w:p>
        </w:tc>
        <w:tc>
          <w:tcPr>
            <w:tcW w:w="646" w:type="dxa"/>
            <w:tcBorders>
              <w:top w:val="single" w:sz="4" w:space="0" w:color="000000"/>
              <w:bottom w:val="single" w:sz="4" w:space="0" w:color="000000"/>
            </w:tcBorders>
          </w:tcPr>
          <w:p w14:paraId="13C0C121" w14:textId="67828A37" w:rsidR="00954025" w:rsidRPr="00805397" w:rsidRDefault="00BF3D36" w:rsidP="0043679E">
            <w:pPr>
              <w:pStyle w:val="TableParagraph"/>
              <w:snapToGrid w:val="0"/>
              <w:spacing w:before="73"/>
              <w:ind w:left="1" w:right="1"/>
              <w:rPr>
                <w:sz w:val="16"/>
              </w:rPr>
              <w:pPrChange w:id="2789" w:author="秦蓓嘉" w:date="2026-04-12T19:27:00Z">
                <w:pPr>
                  <w:pStyle w:val="TableParagraph"/>
                  <w:spacing w:before="73"/>
                  <w:ind w:left="1" w:right="1"/>
                </w:pPr>
              </w:pPrChange>
            </w:pPr>
            <w:r w:rsidRPr="00805397">
              <w:rPr>
                <w:spacing w:val="-2"/>
                <w:sz w:val="16"/>
              </w:rPr>
              <w:t>Asian</w:t>
            </w:r>
          </w:p>
        </w:tc>
        <w:tc>
          <w:tcPr>
            <w:tcW w:w="944" w:type="dxa"/>
            <w:tcBorders>
              <w:top w:val="single" w:sz="4" w:space="0" w:color="000000"/>
              <w:bottom w:val="single" w:sz="4" w:space="0" w:color="000000"/>
            </w:tcBorders>
          </w:tcPr>
          <w:p w14:paraId="64BDC90E" w14:textId="77777777" w:rsidR="00954025" w:rsidRPr="00805397" w:rsidRDefault="00617501" w:rsidP="0043679E">
            <w:pPr>
              <w:pStyle w:val="TableParagraph"/>
              <w:snapToGrid w:val="0"/>
              <w:spacing w:before="73"/>
              <w:ind w:left="2" w:right="1"/>
              <w:rPr>
                <w:sz w:val="16"/>
              </w:rPr>
              <w:pPrChange w:id="2790" w:author="秦蓓嘉" w:date="2026-04-12T19:27:00Z">
                <w:pPr>
                  <w:pStyle w:val="TableParagraph"/>
                  <w:spacing w:before="73"/>
                  <w:ind w:left="2" w:right="1"/>
                </w:pPr>
              </w:pPrChange>
            </w:pPr>
            <w:r w:rsidRPr="00805397">
              <w:rPr>
                <w:spacing w:val="-2"/>
                <w:sz w:val="16"/>
              </w:rPr>
              <w:t>Caucasian</w:t>
            </w:r>
          </w:p>
        </w:tc>
        <w:tc>
          <w:tcPr>
            <w:tcW w:w="1074" w:type="dxa"/>
            <w:tcBorders>
              <w:top w:val="single" w:sz="4" w:space="0" w:color="000000"/>
              <w:bottom w:val="single" w:sz="4" w:space="0" w:color="000000"/>
            </w:tcBorders>
          </w:tcPr>
          <w:p w14:paraId="5FD71585" w14:textId="77777777" w:rsidR="00954025" w:rsidRPr="00805397" w:rsidRDefault="00617501" w:rsidP="0043679E">
            <w:pPr>
              <w:pStyle w:val="TableParagraph"/>
              <w:snapToGrid w:val="0"/>
              <w:spacing w:before="73"/>
              <w:ind w:left="2"/>
              <w:rPr>
                <w:sz w:val="16"/>
              </w:rPr>
              <w:pPrChange w:id="2791" w:author="秦蓓嘉" w:date="2026-04-12T19:27:00Z">
                <w:pPr>
                  <w:pStyle w:val="TableParagraph"/>
                  <w:spacing w:before="73"/>
                  <w:ind w:left="2"/>
                </w:pPr>
              </w:pPrChange>
            </w:pPr>
            <w:r w:rsidRPr="00805397">
              <w:rPr>
                <w:sz w:val="16"/>
              </w:rPr>
              <w:t>South</w:t>
            </w:r>
            <w:r w:rsidRPr="00805397">
              <w:rPr>
                <w:spacing w:val="-8"/>
                <w:sz w:val="16"/>
              </w:rPr>
              <w:t xml:space="preserve"> </w:t>
            </w:r>
            <w:r w:rsidRPr="00805397">
              <w:rPr>
                <w:spacing w:val="-2"/>
                <w:sz w:val="16"/>
              </w:rPr>
              <w:t>Asian</w:t>
            </w:r>
          </w:p>
        </w:tc>
        <w:tc>
          <w:tcPr>
            <w:tcW w:w="739" w:type="dxa"/>
            <w:tcBorders>
              <w:top w:val="single" w:sz="4" w:space="0" w:color="000000"/>
              <w:bottom w:val="single" w:sz="4" w:space="0" w:color="000000"/>
            </w:tcBorders>
          </w:tcPr>
          <w:p w14:paraId="59617DAF" w14:textId="77777777" w:rsidR="00954025" w:rsidRPr="00805397" w:rsidRDefault="00617501" w:rsidP="0043679E">
            <w:pPr>
              <w:pStyle w:val="TableParagraph"/>
              <w:snapToGrid w:val="0"/>
              <w:spacing w:before="73"/>
              <w:ind w:left="4"/>
              <w:rPr>
                <w:sz w:val="16"/>
              </w:rPr>
              <w:pPrChange w:id="2792" w:author="秦蓓嘉" w:date="2026-04-12T19:27:00Z">
                <w:pPr>
                  <w:pStyle w:val="TableParagraph"/>
                  <w:spacing w:before="73"/>
                  <w:ind w:left="4"/>
                </w:pPr>
              </w:pPrChange>
            </w:pPr>
            <w:r w:rsidRPr="00805397">
              <w:rPr>
                <w:spacing w:val="-2"/>
                <w:w w:val="105"/>
                <w:sz w:val="16"/>
              </w:rPr>
              <w:t>African</w:t>
            </w:r>
          </w:p>
        </w:tc>
        <w:tc>
          <w:tcPr>
            <w:tcW w:w="645" w:type="dxa"/>
            <w:tcBorders>
              <w:top w:val="single" w:sz="4" w:space="0" w:color="000000"/>
              <w:bottom w:val="single" w:sz="4" w:space="0" w:color="000000"/>
            </w:tcBorders>
          </w:tcPr>
          <w:p w14:paraId="0C1F91C5" w14:textId="77777777" w:rsidR="00954025" w:rsidRPr="00805397" w:rsidRDefault="00617501" w:rsidP="0043679E">
            <w:pPr>
              <w:pStyle w:val="TableParagraph"/>
              <w:snapToGrid w:val="0"/>
              <w:spacing w:before="73"/>
              <w:ind w:left="6"/>
              <w:rPr>
                <w:sz w:val="16"/>
              </w:rPr>
              <w:pPrChange w:id="2793" w:author="秦蓓嘉" w:date="2026-04-12T19:27:00Z">
                <w:pPr>
                  <w:pStyle w:val="TableParagraph"/>
                  <w:spacing w:before="73"/>
                  <w:ind w:left="6"/>
                </w:pPr>
              </w:pPrChange>
            </w:pPr>
            <w:r w:rsidRPr="00805397">
              <w:rPr>
                <w:spacing w:val="-4"/>
                <w:sz w:val="16"/>
              </w:rPr>
              <w:t>mean</w:t>
            </w:r>
          </w:p>
        </w:tc>
      </w:tr>
      <w:tr w:rsidR="00954025" w:rsidRPr="00805397" w14:paraId="55174778" w14:textId="77777777">
        <w:trPr>
          <w:trHeight w:val="301"/>
        </w:trPr>
        <w:tc>
          <w:tcPr>
            <w:tcW w:w="1161" w:type="dxa"/>
            <w:tcBorders>
              <w:top w:val="single" w:sz="4" w:space="0" w:color="000000"/>
            </w:tcBorders>
          </w:tcPr>
          <w:p w14:paraId="42E160F1" w14:textId="77777777" w:rsidR="00954025" w:rsidRPr="00805397" w:rsidRDefault="00617501" w:rsidP="0043679E">
            <w:pPr>
              <w:pStyle w:val="TableParagraph"/>
              <w:snapToGrid w:val="0"/>
              <w:spacing w:before="73"/>
              <w:ind w:left="119"/>
              <w:jc w:val="left"/>
              <w:rPr>
                <w:sz w:val="16"/>
              </w:rPr>
              <w:pPrChange w:id="2794" w:author="秦蓓嘉" w:date="2026-04-12T19:27:00Z">
                <w:pPr>
                  <w:pStyle w:val="TableParagraph"/>
                  <w:spacing w:before="73"/>
                  <w:ind w:left="119"/>
                  <w:jc w:val="left"/>
                </w:pPr>
              </w:pPrChange>
            </w:pPr>
            <w:r w:rsidRPr="00805397">
              <w:rPr>
                <w:spacing w:val="-2"/>
                <w:sz w:val="16"/>
              </w:rPr>
              <w:t>strangers</w:t>
            </w:r>
          </w:p>
        </w:tc>
        <w:tc>
          <w:tcPr>
            <w:tcW w:w="646" w:type="dxa"/>
            <w:tcBorders>
              <w:top w:val="single" w:sz="4" w:space="0" w:color="000000"/>
            </w:tcBorders>
          </w:tcPr>
          <w:p w14:paraId="5B50C375" w14:textId="77777777" w:rsidR="00954025" w:rsidRPr="00805397" w:rsidRDefault="00617501" w:rsidP="0043679E">
            <w:pPr>
              <w:pStyle w:val="TableParagraph"/>
              <w:snapToGrid w:val="0"/>
              <w:spacing w:before="73"/>
              <w:ind w:left="1" w:right="1"/>
              <w:rPr>
                <w:sz w:val="16"/>
              </w:rPr>
              <w:pPrChange w:id="2795" w:author="秦蓓嘉" w:date="2026-04-12T19:27:00Z">
                <w:pPr>
                  <w:pStyle w:val="TableParagraph"/>
                  <w:spacing w:before="73"/>
                  <w:ind w:left="1" w:right="1"/>
                </w:pPr>
              </w:pPrChange>
            </w:pPr>
            <w:r w:rsidRPr="00805397">
              <w:rPr>
                <w:spacing w:val="-2"/>
                <w:sz w:val="16"/>
              </w:rPr>
              <w:t>53</w:t>
            </w:r>
          </w:p>
        </w:tc>
        <w:tc>
          <w:tcPr>
            <w:tcW w:w="944" w:type="dxa"/>
            <w:tcBorders>
              <w:top w:val="single" w:sz="4" w:space="0" w:color="000000"/>
            </w:tcBorders>
          </w:tcPr>
          <w:p w14:paraId="44674B67" w14:textId="77777777" w:rsidR="00954025" w:rsidRPr="00805397" w:rsidRDefault="00617501" w:rsidP="0043679E">
            <w:pPr>
              <w:pStyle w:val="TableParagraph"/>
              <w:snapToGrid w:val="0"/>
              <w:spacing w:before="73"/>
              <w:ind w:left="2" w:right="1"/>
              <w:rPr>
                <w:sz w:val="16"/>
              </w:rPr>
              <w:pPrChange w:id="2796" w:author="秦蓓嘉" w:date="2026-04-12T19:27:00Z">
                <w:pPr>
                  <w:pStyle w:val="TableParagraph"/>
                  <w:spacing w:before="73"/>
                  <w:ind w:left="2" w:right="1"/>
                </w:pPr>
              </w:pPrChange>
            </w:pPr>
            <w:r w:rsidRPr="00805397">
              <w:rPr>
                <w:spacing w:val="-2"/>
                <w:sz w:val="16"/>
              </w:rPr>
              <w:t>45</w:t>
            </w:r>
          </w:p>
        </w:tc>
        <w:tc>
          <w:tcPr>
            <w:tcW w:w="1074" w:type="dxa"/>
            <w:tcBorders>
              <w:top w:val="single" w:sz="4" w:space="0" w:color="000000"/>
            </w:tcBorders>
          </w:tcPr>
          <w:p w14:paraId="49C47779" w14:textId="77777777" w:rsidR="00954025" w:rsidRPr="00805397" w:rsidRDefault="00617501" w:rsidP="0043679E">
            <w:pPr>
              <w:pStyle w:val="TableParagraph"/>
              <w:snapToGrid w:val="0"/>
              <w:spacing w:before="73"/>
              <w:ind w:left="2"/>
              <w:rPr>
                <w:sz w:val="16"/>
              </w:rPr>
              <w:pPrChange w:id="2797" w:author="秦蓓嘉" w:date="2026-04-12T19:27:00Z">
                <w:pPr>
                  <w:pStyle w:val="TableParagraph"/>
                  <w:spacing w:before="73"/>
                  <w:ind w:left="2"/>
                </w:pPr>
              </w:pPrChange>
            </w:pPr>
            <w:r w:rsidRPr="00805397">
              <w:rPr>
                <w:spacing w:val="-2"/>
                <w:sz w:val="16"/>
              </w:rPr>
              <w:t>51</w:t>
            </w:r>
          </w:p>
        </w:tc>
        <w:tc>
          <w:tcPr>
            <w:tcW w:w="739" w:type="dxa"/>
            <w:tcBorders>
              <w:top w:val="single" w:sz="4" w:space="0" w:color="000000"/>
            </w:tcBorders>
          </w:tcPr>
          <w:p w14:paraId="11283A9F" w14:textId="77777777" w:rsidR="00954025" w:rsidRPr="00805397" w:rsidRDefault="00617501" w:rsidP="0043679E">
            <w:pPr>
              <w:pStyle w:val="TableParagraph"/>
              <w:snapToGrid w:val="0"/>
              <w:spacing w:before="73"/>
              <w:ind w:left="4" w:right="1"/>
              <w:rPr>
                <w:sz w:val="16"/>
              </w:rPr>
              <w:pPrChange w:id="2798" w:author="秦蓓嘉" w:date="2026-04-12T19:27:00Z">
                <w:pPr>
                  <w:pStyle w:val="TableParagraph"/>
                  <w:spacing w:before="73"/>
                  <w:ind w:left="4" w:right="1"/>
                </w:pPr>
              </w:pPrChange>
            </w:pPr>
            <w:r w:rsidRPr="00805397">
              <w:rPr>
                <w:spacing w:val="-2"/>
                <w:sz w:val="16"/>
              </w:rPr>
              <w:t>45</w:t>
            </w:r>
          </w:p>
        </w:tc>
        <w:tc>
          <w:tcPr>
            <w:tcW w:w="645" w:type="dxa"/>
            <w:tcBorders>
              <w:top w:val="single" w:sz="4" w:space="0" w:color="000000"/>
            </w:tcBorders>
          </w:tcPr>
          <w:p w14:paraId="4F5D9B2F" w14:textId="77777777" w:rsidR="00954025" w:rsidRPr="00805397" w:rsidRDefault="00617501" w:rsidP="0043679E">
            <w:pPr>
              <w:pStyle w:val="TableParagraph"/>
              <w:snapToGrid w:val="0"/>
              <w:spacing w:before="73"/>
              <w:ind w:left="6"/>
              <w:rPr>
                <w:sz w:val="16"/>
              </w:rPr>
              <w:pPrChange w:id="2799" w:author="秦蓓嘉" w:date="2026-04-12T19:27:00Z">
                <w:pPr>
                  <w:pStyle w:val="TableParagraph"/>
                  <w:spacing w:before="73"/>
                  <w:ind w:left="6"/>
                </w:pPr>
              </w:pPrChange>
            </w:pPr>
            <w:r w:rsidRPr="00805397">
              <w:rPr>
                <w:spacing w:val="-2"/>
                <w:sz w:val="16"/>
              </w:rPr>
              <w:t>50</w:t>
            </w:r>
          </w:p>
        </w:tc>
      </w:tr>
      <w:tr w:rsidR="00954025" w:rsidRPr="00805397" w14:paraId="3F8A9DB4" w14:textId="77777777">
        <w:trPr>
          <w:trHeight w:val="301"/>
        </w:trPr>
        <w:tc>
          <w:tcPr>
            <w:tcW w:w="1161" w:type="dxa"/>
            <w:tcBorders>
              <w:bottom w:val="single" w:sz="12" w:space="0" w:color="000000"/>
            </w:tcBorders>
          </w:tcPr>
          <w:p w14:paraId="791DA7EC" w14:textId="77777777" w:rsidR="00954025" w:rsidRPr="00805397" w:rsidRDefault="00617501" w:rsidP="0043679E">
            <w:pPr>
              <w:pStyle w:val="TableParagraph"/>
              <w:snapToGrid w:val="0"/>
              <w:ind w:left="119"/>
              <w:jc w:val="left"/>
              <w:rPr>
                <w:sz w:val="16"/>
              </w:rPr>
              <w:pPrChange w:id="2800" w:author="秦蓓嘉" w:date="2026-04-12T19:27:00Z">
                <w:pPr>
                  <w:pStyle w:val="TableParagraph"/>
                  <w:ind w:left="119"/>
                  <w:jc w:val="left"/>
                </w:pPr>
              </w:pPrChange>
            </w:pPr>
            <w:r w:rsidRPr="00805397">
              <w:rPr>
                <w:spacing w:val="-2"/>
                <w:sz w:val="16"/>
              </w:rPr>
              <w:t>acquaintance</w:t>
            </w:r>
          </w:p>
        </w:tc>
        <w:tc>
          <w:tcPr>
            <w:tcW w:w="646" w:type="dxa"/>
            <w:tcBorders>
              <w:bottom w:val="single" w:sz="12" w:space="0" w:color="000000"/>
            </w:tcBorders>
          </w:tcPr>
          <w:p w14:paraId="01C00711" w14:textId="77777777" w:rsidR="00954025" w:rsidRPr="00805397" w:rsidRDefault="00617501" w:rsidP="0043679E">
            <w:pPr>
              <w:pStyle w:val="TableParagraph"/>
              <w:snapToGrid w:val="0"/>
              <w:ind w:left="1"/>
              <w:rPr>
                <w:sz w:val="16"/>
              </w:rPr>
              <w:pPrChange w:id="2801" w:author="秦蓓嘉" w:date="2026-04-12T19:27:00Z">
                <w:pPr>
                  <w:pStyle w:val="TableParagraph"/>
                  <w:ind w:left="1"/>
                </w:pPr>
              </w:pPrChange>
            </w:pPr>
            <w:r w:rsidRPr="00805397">
              <w:rPr>
                <w:spacing w:val="-2"/>
                <w:sz w:val="16"/>
              </w:rPr>
              <w:t>55</w:t>
            </w:r>
          </w:p>
        </w:tc>
        <w:tc>
          <w:tcPr>
            <w:tcW w:w="944" w:type="dxa"/>
            <w:tcBorders>
              <w:bottom w:val="single" w:sz="12" w:space="0" w:color="000000"/>
            </w:tcBorders>
          </w:tcPr>
          <w:p w14:paraId="3EDBD43E" w14:textId="77777777" w:rsidR="00954025" w:rsidRPr="00805397" w:rsidRDefault="00617501" w:rsidP="0043679E">
            <w:pPr>
              <w:pStyle w:val="TableParagraph"/>
              <w:snapToGrid w:val="0"/>
              <w:ind w:left="2"/>
              <w:rPr>
                <w:sz w:val="16"/>
              </w:rPr>
              <w:pPrChange w:id="2802" w:author="秦蓓嘉" w:date="2026-04-12T19:27:00Z">
                <w:pPr>
                  <w:pStyle w:val="TableParagraph"/>
                  <w:ind w:left="2"/>
                </w:pPr>
              </w:pPrChange>
            </w:pPr>
            <w:r w:rsidRPr="00805397">
              <w:rPr>
                <w:spacing w:val="-2"/>
                <w:sz w:val="16"/>
              </w:rPr>
              <w:t>47</w:t>
            </w:r>
          </w:p>
        </w:tc>
        <w:tc>
          <w:tcPr>
            <w:tcW w:w="1074" w:type="dxa"/>
            <w:tcBorders>
              <w:bottom w:val="single" w:sz="12" w:space="0" w:color="000000"/>
            </w:tcBorders>
          </w:tcPr>
          <w:p w14:paraId="126A29CB" w14:textId="77777777" w:rsidR="00954025" w:rsidRPr="00805397" w:rsidRDefault="00617501" w:rsidP="0043679E">
            <w:pPr>
              <w:pStyle w:val="TableParagraph"/>
              <w:snapToGrid w:val="0"/>
              <w:ind w:left="2"/>
              <w:rPr>
                <w:sz w:val="16"/>
              </w:rPr>
              <w:pPrChange w:id="2803" w:author="秦蓓嘉" w:date="2026-04-12T19:27:00Z">
                <w:pPr>
                  <w:pStyle w:val="TableParagraph"/>
                  <w:ind w:left="2"/>
                </w:pPr>
              </w:pPrChange>
            </w:pPr>
            <w:r w:rsidRPr="00805397">
              <w:rPr>
                <w:spacing w:val="-2"/>
                <w:sz w:val="16"/>
              </w:rPr>
              <w:t>55</w:t>
            </w:r>
          </w:p>
        </w:tc>
        <w:tc>
          <w:tcPr>
            <w:tcW w:w="739" w:type="dxa"/>
            <w:tcBorders>
              <w:bottom w:val="single" w:sz="12" w:space="0" w:color="000000"/>
            </w:tcBorders>
          </w:tcPr>
          <w:p w14:paraId="0DD1FE02" w14:textId="77777777" w:rsidR="00954025" w:rsidRPr="00805397" w:rsidRDefault="00617501" w:rsidP="0043679E">
            <w:pPr>
              <w:pStyle w:val="TableParagraph"/>
              <w:snapToGrid w:val="0"/>
              <w:ind w:left="4" w:right="1"/>
              <w:rPr>
                <w:sz w:val="16"/>
              </w:rPr>
              <w:pPrChange w:id="2804" w:author="秦蓓嘉" w:date="2026-04-12T19:27:00Z">
                <w:pPr>
                  <w:pStyle w:val="TableParagraph"/>
                  <w:ind w:left="4" w:right="1"/>
                </w:pPr>
              </w:pPrChange>
            </w:pPr>
            <w:r w:rsidRPr="00805397">
              <w:rPr>
                <w:spacing w:val="-2"/>
                <w:sz w:val="16"/>
              </w:rPr>
              <w:t>47</w:t>
            </w:r>
          </w:p>
        </w:tc>
        <w:tc>
          <w:tcPr>
            <w:tcW w:w="645" w:type="dxa"/>
            <w:tcBorders>
              <w:bottom w:val="single" w:sz="12" w:space="0" w:color="000000"/>
            </w:tcBorders>
          </w:tcPr>
          <w:p w14:paraId="4C0A3B1D" w14:textId="77777777" w:rsidR="00954025" w:rsidRPr="00805397" w:rsidRDefault="00617501" w:rsidP="0043679E">
            <w:pPr>
              <w:pStyle w:val="TableParagraph"/>
              <w:snapToGrid w:val="0"/>
              <w:ind w:left="6"/>
              <w:rPr>
                <w:sz w:val="16"/>
              </w:rPr>
              <w:pPrChange w:id="2805" w:author="秦蓓嘉" w:date="2026-04-12T19:27:00Z">
                <w:pPr>
                  <w:pStyle w:val="TableParagraph"/>
                  <w:ind w:left="6"/>
                </w:pPr>
              </w:pPrChange>
            </w:pPr>
            <w:r w:rsidRPr="00805397">
              <w:rPr>
                <w:spacing w:val="-2"/>
                <w:sz w:val="16"/>
              </w:rPr>
              <w:t>52</w:t>
            </w:r>
          </w:p>
        </w:tc>
      </w:tr>
    </w:tbl>
    <w:p w14:paraId="43D0D7E2" w14:textId="77777777" w:rsidR="00954025" w:rsidRPr="00805397" w:rsidRDefault="00954025">
      <w:pPr>
        <w:pStyle w:val="a5"/>
        <w:spacing w:before="66"/>
        <w:rPr>
          <w:sz w:val="20"/>
        </w:rPr>
      </w:pPr>
    </w:p>
    <w:p w14:paraId="7CD0FC4B" w14:textId="6F6E05F8" w:rsidR="00954025" w:rsidRPr="00805397" w:rsidRDefault="00617501" w:rsidP="00E12A77">
      <w:pPr>
        <w:pStyle w:val="08SectionHeader2"/>
        <w:outlineLvl w:val="1"/>
      </w:pPr>
      <w:bookmarkStart w:id="2806" w:name="The_Influence_of_Lightness_on_Skin_Color"/>
      <w:bookmarkEnd w:id="2806"/>
      <w:del w:id="2807" w:author="秦蓓嘉" w:date="2026-04-12T19:27:00Z">
        <w:r w:rsidRPr="00794629">
          <w:delText>3.</w:delText>
        </w:r>
      </w:del>
      <w:r w:rsidR="00D47B50" w:rsidRPr="00805397">
        <w:t>4.</w:t>
      </w:r>
      <w:del w:id="2808" w:author="秦蓓嘉" w:date="2026-04-12T19:27:00Z">
        <w:r w:rsidR="00634A96" w:rsidRPr="00794629">
          <w:delText>5</w:delText>
        </w:r>
      </w:del>
      <w:ins w:id="2809" w:author="秦蓓嘉" w:date="2026-04-12T19:27:00Z">
        <w:r w:rsidR="00D47B50" w:rsidRPr="00805397">
          <w:t>6</w:t>
        </w:r>
      </w:ins>
      <w:r w:rsidR="00634A96" w:rsidRPr="00805397">
        <w:t xml:space="preserve"> </w:t>
      </w:r>
      <w:r w:rsidRPr="00805397">
        <w:t xml:space="preserve">The Influence of </w:t>
      </w:r>
      <w:r w:rsidR="006D539C" w:rsidRPr="00805397">
        <w:rPr>
          <w:lang w:eastAsia="zh-CN"/>
        </w:rPr>
        <w:t>Lightness</w:t>
      </w:r>
      <w:r w:rsidR="00634A96" w:rsidRPr="00805397">
        <w:rPr>
          <w:lang w:eastAsia="zh-CN"/>
        </w:rPr>
        <w:t xml:space="preserve"> Levels</w:t>
      </w:r>
      <w:r w:rsidRPr="00805397">
        <w:t xml:space="preserve"> </w:t>
      </w:r>
      <w:r w:rsidR="000A055B" w:rsidRPr="00805397">
        <w:t xml:space="preserve">on </w:t>
      </w:r>
      <w:r w:rsidRPr="00805397">
        <w:t xml:space="preserve">Skin </w:t>
      </w:r>
      <w:del w:id="2810" w:author="秦蓓嘉" w:date="2026-04-12T19:27:00Z">
        <w:r w:rsidR="00E85AD3" w:rsidRPr="00794629">
          <w:delText>Colour</w:delText>
        </w:r>
      </w:del>
      <w:ins w:id="2811" w:author="秦蓓嘉" w:date="2026-04-12T19:27:00Z">
        <w:r w:rsidR="00001EF1" w:rsidRPr="00805397">
          <w:t>Color</w:t>
        </w:r>
      </w:ins>
      <w:r w:rsidRPr="00805397">
        <w:t xml:space="preserve"> Preference</w:t>
      </w:r>
    </w:p>
    <w:p w14:paraId="6AE7EE8E" w14:textId="77777777" w:rsidR="00954025" w:rsidRPr="00794629" w:rsidRDefault="00376DE6">
      <w:pPr>
        <w:pStyle w:val="09BodyFirstParagraph"/>
        <w:rPr>
          <w:del w:id="2812" w:author="秦蓓嘉" w:date="2026-04-12T19:27:00Z"/>
          <w:color w:val="auto"/>
        </w:rPr>
      </w:pPr>
      <w:del w:id="2813" w:author="秦蓓嘉" w:date="2026-04-12T19:27:00Z">
        <w:r w:rsidRPr="00794629">
          <w:rPr>
            <w:color w:val="auto"/>
          </w:rPr>
          <w:delText>Colored</w:delText>
        </w:r>
        <w:r w:rsidR="00617501" w:rsidRPr="00794629">
          <w:rPr>
            <w:color w:val="auto"/>
          </w:rPr>
          <w:delText xml:space="preserve"> according to the </w:delText>
        </w:r>
        <w:r w:rsidR="006D539C" w:rsidRPr="00794629">
          <w:rPr>
            <w:color w:val="auto"/>
          </w:rPr>
          <w:delText xml:space="preserve">lightness </w:delText>
        </w:r>
        <w:r w:rsidR="00617501" w:rsidRPr="00794629">
          <w:rPr>
            <w:color w:val="auto"/>
          </w:rPr>
          <w:delText>(</w:delText>
        </w:r>
        <w:r w:rsidR="00617501" w:rsidRPr="00794629">
          <w:rPr>
            <w:i/>
            <w:color w:val="auto"/>
          </w:rPr>
          <w:delText>L</w:delText>
        </w:r>
        <w:r w:rsidR="00617501" w:rsidRPr="00794629">
          <w:rPr>
            <w:rFonts w:ascii="Cambria Math" w:hAnsi="Cambria Math" w:cs="Cambria Math"/>
            <w:color w:val="auto"/>
            <w:vertAlign w:val="superscript"/>
          </w:rPr>
          <w:delText>∗</w:delText>
        </w:r>
        <w:r w:rsidR="00617501" w:rsidRPr="00794629">
          <w:rPr>
            <w:color w:val="auto"/>
          </w:rPr>
          <w:delText xml:space="preserve">), the preference centers for different light sources and scenes are plotted, as shown in </w:delText>
        </w:r>
        <w:r w:rsidR="00BE53B7" w:rsidRPr="006F2F64">
          <w:rPr>
            <w:color w:val="auto"/>
          </w:rPr>
          <w:fldChar w:fldCharType="begin"/>
        </w:r>
        <w:r w:rsidR="00BE53B7" w:rsidRPr="00794629">
          <w:rPr>
            <w:color w:val="auto"/>
          </w:rPr>
          <w:delInstrText xml:space="preserve"> REF _Ref216973399 \h </w:delInstrText>
        </w:r>
        <w:r w:rsidR="00794629">
          <w:rPr>
            <w:color w:val="auto"/>
          </w:rPr>
          <w:delInstrText xml:space="preserve"> \* MERGEFORMAT </w:delInstrText>
        </w:r>
        <w:r w:rsidR="00BE53B7" w:rsidRPr="006F2F64">
          <w:rPr>
            <w:color w:val="auto"/>
          </w:rPr>
        </w:r>
        <w:r w:rsidR="00BE53B7" w:rsidRPr="006F2F64">
          <w:rPr>
            <w:color w:val="auto"/>
          </w:rPr>
          <w:fldChar w:fldCharType="separate"/>
        </w:r>
        <w:r w:rsidR="00794629" w:rsidRPr="006F2F64">
          <w:rPr>
            <w:rFonts w:ascii="Tahoma" w:eastAsia="Tahoma" w:hAnsi="Tahoma" w:cs="Tahoma"/>
            <w:b/>
            <w:sz w:val="16"/>
            <w:szCs w:val="16"/>
          </w:rPr>
          <w:delText xml:space="preserve">Figure </w:delText>
        </w:r>
        <w:r w:rsidR="00794629" w:rsidRPr="00794629">
          <w:rPr>
            <w:rFonts w:ascii="Tahoma" w:eastAsia="Tahoma" w:hAnsi="Tahoma" w:cs="Tahoma"/>
            <w:b/>
            <w:noProof/>
            <w:sz w:val="16"/>
            <w:szCs w:val="16"/>
          </w:rPr>
          <w:delText>14</w:delText>
        </w:r>
        <w:r w:rsidR="00BE53B7" w:rsidRPr="006F2F64">
          <w:rPr>
            <w:color w:val="auto"/>
          </w:rPr>
          <w:fldChar w:fldCharType="end"/>
        </w:r>
        <w:r w:rsidR="00617501" w:rsidRPr="00794629">
          <w:rPr>
            <w:color w:val="auto"/>
          </w:rPr>
          <w:delText xml:space="preserve">. The reference white in this case is the display white point. </w:delText>
        </w:r>
      </w:del>
    </w:p>
    <w:p w14:paraId="5EB7BA57" w14:textId="77777777" w:rsidR="00954025" w:rsidRPr="00794629" w:rsidRDefault="00954025">
      <w:pPr>
        <w:pStyle w:val="a5"/>
        <w:ind w:left="684"/>
        <w:rPr>
          <w:del w:id="2814" w:author="秦蓓嘉" w:date="2026-04-12T19:27:00Z"/>
          <w:sz w:val="20"/>
        </w:rPr>
      </w:pPr>
    </w:p>
    <w:p w14:paraId="49748614" w14:textId="77777777" w:rsidR="00954025" w:rsidRPr="00794629" w:rsidRDefault="003F6358">
      <w:pPr>
        <w:pStyle w:val="a5"/>
        <w:spacing w:before="90"/>
        <w:rPr>
          <w:del w:id="2815" w:author="秦蓓嘉" w:date="2026-04-12T19:27:00Z"/>
        </w:rPr>
      </w:pPr>
      <w:del w:id="2816" w:author="秦蓓嘉" w:date="2026-04-12T19:27:00Z">
        <w:r w:rsidRPr="006F2F64">
          <w:rPr>
            <w:noProof/>
          </w:rPr>
          <w:drawing>
            <wp:inline distT="0" distB="0" distL="0" distR="0" wp14:anchorId="16488B61" wp14:editId="7817C11B">
              <wp:extent cx="4814570" cy="2520025"/>
              <wp:effectExtent l="0" t="0" r="508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14570" cy="2520025"/>
                      </a:xfrm>
                      <a:prstGeom prst="rect">
                        <a:avLst/>
                      </a:prstGeom>
                      <a:noFill/>
                      <a:ln>
                        <a:noFill/>
                      </a:ln>
                    </pic:spPr>
                  </pic:pic>
                </a:graphicData>
              </a:graphic>
            </wp:inline>
          </w:drawing>
        </w:r>
        <w:r w:rsidR="00B0010F" w:rsidRPr="00794629" w:rsidDel="00934B97">
          <w:rPr>
            <w:noProof/>
          </w:rPr>
          <w:delText xml:space="preserve"> </w:delText>
        </w:r>
      </w:del>
    </w:p>
    <w:p w14:paraId="0E0E69D2" w14:textId="0D42A876" w:rsidR="00954025" w:rsidRPr="00805397" w:rsidRDefault="007A2553">
      <w:pPr>
        <w:pStyle w:val="09BodyFirstParagraph"/>
        <w:rPr>
          <w:ins w:id="2817" w:author="秦蓓嘉" w:date="2026-04-12T19:27:00Z"/>
          <w:color w:val="auto"/>
        </w:rPr>
      </w:pPr>
      <w:ins w:id="2818" w:author="秦蓓嘉" w:date="2026-04-12T19:27:00Z">
        <w:r w:rsidRPr="00805397">
          <w:rPr>
            <w:color w:val="auto"/>
          </w:rPr>
          <w:t>This section investigates the lightness changes or skin preference. The lightness here reflects the illumination level</w:t>
        </w:r>
        <w:r w:rsidR="00F83711" w:rsidRPr="00805397">
          <w:rPr>
            <w:color w:val="auto"/>
          </w:rPr>
          <w:t xml:space="preserve"> the image taken</w:t>
        </w:r>
        <w:r w:rsidRPr="00805397">
          <w:rPr>
            <w:color w:val="auto"/>
          </w:rPr>
          <w:t>. The lightness here is calculated against the display white. Figure 1</w:t>
        </w:r>
        <w:r w:rsidR="00DC36FD" w:rsidRPr="00805397">
          <w:rPr>
            <w:color w:val="auto"/>
          </w:rPr>
          <w:t>6</w:t>
        </w:r>
        <w:r w:rsidRPr="00805397">
          <w:rPr>
            <w:color w:val="auto"/>
          </w:rPr>
          <w:t xml:space="preserve"> shows all models’ preferred skin </w:t>
        </w:r>
        <w:r w:rsidR="000C0377" w:rsidRPr="00805397">
          <w:rPr>
            <w:color w:val="auto"/>
          </w:rPr>
          <w:t>colors</w:t>
        </w:r>
        <w:r w:rsidRPr="00805397">
          <w:rPr>
            <w:color w:val="auto"/>
          </w:rPr>
          <w:t xml:space="preserve"> are plotted in a*b* plane, the top and bottom rows for indoor and outdoor scenes respectively. The </w:t>
        </w:r>
        <w:r w:rsidR="000C0377" w:rsidRPr="00805397">
          <w:rPr>
            <w:color w:val="auto"/>
          </w:rPr>
          <w:t>colors</w:t>
        </w:r>
        <w:r w:rsidRPr="00805397">
          <w:rPr>
            <w:color w:val="auto"/>
          </w:rPr>
          <w:t xml:space="preserve"> plotted are according to the kin scales on the right. </w:t>
        </w:r>
      </w:ins>
    </w:p>
    <w:p w14:paraId="1B525FEF" w14:textId="38A2CAB3" w:rsidR="0027685B" w:rsidRPr="00805397" w:rsidRDefault="00433C49" w:rsidP="0027685B">
      <w:pPr>
        <w:pStyle w:val="a5"/>
        <w:spacing w:before="90"/>
        <w:jc w:val="center"/>
        <w:rPr>
          <w:ins w:id="2819" w:author="秦蓓嘉" w:date="2026-04-12T19:27:00Z"/>
        </w:rPr>
      </w:pPr>
      <w:ins w:id="2820" w:author="秦蓓嘉" w:date="2026-04-12T19:27:00Z">
        <w:r w:rsidRPr="00805397">
          <w:rPr>
            <w:noProof/>
          </w:rPr>
          <w:drawing>
            <wp:inline distT="0" distB="0" distL="0" distR="0" wp14:anchorId="5846FF48" wp14:editId="36BC4739">
              <wp:extent cx="4735379" cy="2509114"/>
              <wp:effectExtent l="0" t="0" r="825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mbined_legend1.png"/>
                      <pic:cNvPicPr/>
                    </pic:nvPicPr>
                    <pic:blipFill rotWithShape="1">
                      <a:blip r:embed="rId40" cstate="print">
                        <a:extLst>
                          <a:ext uri="{28A0092B-C50C-407E-A947-70E740481C1C}">
                            <a14:useLocalDpi xmlns:a14="http://schemas.microsoft.com/office/drawing/2010/main" val="0"/>
                          </a:ext>
                        </a:extLst>
                      </a:blip>
                      <a:srcRect l="5472" t="24512" r="18540" b="5648"/>
                      <a:stretch/>
                    </pic:blipFill>
                    <pic:spPr bwMode="auto">
                      <a:xfrm>
                        <a:off x="0" y="0"/>
                        <a:ext cx="4735379" cy="2509114"/>
                      </a:xfrm>
                      <a:prstGeom prst="rect">
                        <a:avLst/>
                      </a:prstGeom>
                      <a:ln>
                        <a:noFill/>
                      </a:ln>
                      <a:extLst>
                        <a:ext uri="{53640926-AAD7-44D8-BBD7-CCE9431645EC}">
                          <a14:shadowObscured xmlns:a14="http://schemas.microsoft.com/office/drawing/2010/main"/>
                        </a:ext>
                      </a:extLst>
                    </pic:spPr>
                  </pic:pic>
                </a:graphicData>
              </a:graphic>
            </wp:inline>
          </w:drawing>
        </w:r>
      </w:ins>
    </w:p>
    <w:p w14:paraId="42371D7B" w14:textId="3ADD94A8" w:rsidR="0027685B" w:rsidRPr="00805397" w:rsidRDefault="0027685B" w:rsidP="0027685B">
      <w:pPr>
        <w:jc w:val="center"/>
        <w:rPr>
          <w:b/>
          <w:sz w:val="16"/>
          <w:rPrChange w:id="2821" w:author="秦蓓嘉" w:date="2026-04-12T19:27:00Z">
            <w:rPr/>
          </w:rPrChange>
        </w:rPr>
        <w:pPrChange w:id="2822" w:author="秦蓓嘉" w:date="2026-04-12T19:27:00Z">
          <w:pPr>
            <w:pStyle w:val="af7"/>
          </w:pPr>
        </w:pPrChange>
      </w:pPr>
      <w:bookmarkStart w:id="2823" w:name="_Ref225257146"/>
      <w:bookmarkStart w:id="2824" w:name="_Ref216973399"/>
      <w:bookmarkStart w:id="2825" w:name="_Ref216969640"/>
      <w:r w:rsidRPr="00805397">
        <w:rPr>
          <w:rFonts w:asciiTheme="majorHAnsi" w:hAnsiTheme="majorHAnsi"/>
          <w:sz w:val="16"/>
          <w:rPrChange w:id="2826" w:author="秦蓓嘉" w:date="2026-04-12T19:27:00Z">
            <w:rPr>
              <w:rFonts w:ascii="Tahoma" w:hAnsi="Tahoma"/>
              <w:b/>
              <w:sz w:val="16"/>
            </w:rPr>
          </w:rPrChange>
        </w:rPr>
        <w:t xml:space="preserve">Figure </w:t>
      </w:r>
      <w:bookmarkEnd w:id="2823"/>
      <w:del w:id="2827" w:author="秦蓓嘉" w:date="2026-04-12T19:27:00Z">
        <w:r w:rsidR="00A17A88" w:rsidRPr="006F2F64">
          <w:rPr>
            <w:rFonts w:ascii="Tahoma" w:eastAsia="Tahoma" w:hAnsi="Tahoma" w:cs="Tahoma"/>
            <w:b/>
            <w:sz w:val="16"/>
            <w:szCs w:val="16"/>
          </w:rPr>
          <w:fldChar w:fldCharType="begin"/>
        </w:r>
        <w:r w:rsidR="00A17A88" w:rsidRPr="006F2F64">
          <w:rPr>
            <w:rFonts w:ascii="Tahoma" w:eastAsia="Tahoma" w:hAnsi="Tahoma" w:cs="Tahoma"/>
            <w:b/>
            <w:sz w:val="16"/>
            <w:szCs w:val="16"/>
          </w:rPr>
          <w:delInstrText xml:space="preserve"> SEQ Figure \* ARABIC </w:delInstrText>
        </w:r>
        <w:r w:rsidR="00A17A88" w:rsidRPr="006F2F64">
          <w:rPr>
            <w:rFonts w:ascii="Tahoma" w:eastAsia="Tahoma" w:hAnsi="Tahoma" w:cs="Tahoma"/>
            <w:b/>
            <w:sz w:val="16"/>
            <w:szCs w:val="16"/>
          </w:rPr>
          <w:fldChar w:fldCharType="separate"/>
        </w:r>
        <w:r w:rsidR="00794629" w:rsidRPr="00794629">
          <w:rPr>
            <w:rFonts w:ascii="Tahoma" w:eastAsia="Tahoma" w:hAnsi="Tahoma" w:cs="Tahoma"/>
            <w:b/>
            <w:noProof/>
            <w:sz w:val="16"/>
            <w:szCs w:val="16"/>
          </w:rPr>
          <w:delText>14</w:delText>
        </w:r>
        <w:r w:rsidR="00A17A88" w:rsidRPr="006F2F64">
          <w:rPr>
            <w:rFonts w:ascii="Tahoma" w:eastAsia="Tahoma" w:hAnsi="Tahoma" w:cs="Tahoma"/>
            <w:b/>
            <w:sz w:val="16"/>
            <w:szCs w:val="16"/>
          </w:rPr>
          <w:fldChar w:fldCharType="end"/>
        </w:r>
        <w:bookmarkEnd w:id="2824"/>
        <w:r w:rsidR="00617501" w:rsidRPr="006F2F64">
          <w:rPr>
            <w:b/>
            <w:spacing w:val="80"/>
            <w:w w:val="150"/>
          </w:rPr>
          <w:delText xml:space="preserve"> </w:delText>
        </w:r>
        <w:r w:rsidR="00E85AD3" w:rsidRPr="006F2F64">
          <w:delText>Colour</w:delText>
        </w:r>
        <w:r w:rsidR="00617501" w:rsidRPr="006F2F64">
          <w:rPr>
            <w:spacing w:val="-11"/>
          </w:rPr>
          <w:delText xml:space="preserve"> </w:delText>
        </w:r>
        <w:r w:rsidR="00617501" w:rsidRPr="006F2F64">
          <w:delText>coordinates</w:delText>
        </w:r>
      </w:del>
      <w:ins w:id="2828" w:author="秦蓓嘉" w:date="2026-04-12T19:27:00Z">
        <w:r w:rsidR="003E6C8B" w:rsidRPr="00805397">
          <w:rPr>
            <w:rFonts w:asciiTheme="majorHAnsi" w:hAnsiTheme="majorHAnsi"/>
            <w:sz w:val="16"/>
            <w:szCs w:val="16"/>
          </w:rPr>
          <w:t>1</w:t>
        </w:r>
        <w:r w:rsidR="00DC36FD" w:rsidRPr="00805397">
          <w:rPr>
            <w:rFonts w:asciiTheme="majorHAnsi" w:hAnsiTheme="majorHAnsi"/>
            <w:sz w:val="16"/>
            <w:szCs w:val="16"/>
          </w:rPr>
          <w:t>6</w:t>
        </w:r>
        <w:r w:rsidRPr="00805397">
          <w:rPr>
            <w:rFonts w:asciiTheme="majorHAnsi" w:hAnsiTheme="majorHAnsi"/>
            <w:sz w:val="16"/>
            <w:szCs w:val="16"/>
          </w:rPr>
          <w:t>. Plot</w:t>
        </w:r>
      </w:ins>
      <w:r w:rsidRPr="00805397">
        <w:rPr>
          <w:rFonts w:asciiTheme="majorHAnsi" w:hAnsiTheme="majorHAnsi"/>
          <w:sz w:val="16"/>
          <w:rPrChange w:id="2829" w:author="秦蓓嘉" w:date="2026-04-12T19:27:00Z">
            <w:rPr>
              <w:spacing w:val="-11"/>
            </w:rPr>
          </w:rPrChange>
        </w:rPr>
        <w:t xml:space="preserve"> </w:t>
      </w:r>
      <w:r w:rsidRPr="00805397">
        <w:rPr>
          <w:rFonts w:asciiTheme="majorHAnsi" w:hAnsiTheme="majorHAnsi"/>
          <w:sz w:val="16"/>
          <w:rPrChange w:id="2830" w:author="秦蓓嘉" w:date="2026-04-12T19:27:00Z">
            <w:rPr/>
          </w:rPrChange>
        </w:rPr>
        <w:t>of</w:t>
      </w:r>
      <w:r w:rsidRPr="00805397">
        <w:rPr>
          <w:rFonts w:asciiTheme="majorHAnsi" w:hAnsiTheme="majorHAnsi"/>
          <w:sz w:val="16"/>
          <w:rPrChange w:id="2831" w:author="秦蓓嘉" w:date="2026-04-12T19:27:00Z">
            <w:rPr>
              <w:spacing w:val="-11"/>
            </w:rPr>
          </w:rPrChange>
        </w:rPr>
        <w:t xml:space="preserve"> </w:t>
      </w:r>
      <w:r w:rsidRPr="00805397">
        <w:rPr>
          <w:rFonts w:asciiTheme="majorHAnsi" w:hAnsiTheme="majorHAnsi"/>
          <w:sz w:val="16"/>
          <w:rPrChange w:id="2832" w:author="秦蓓嘉" w:date="2026-04-12T19:27:00Z">
            <w:rPr/>
          </w:rPrChange>
        </w:rPr>
        <w:t>the</w:t>
      </w:r>
      <w:r w:rsidRPr="00805397">
        <w:rPr>
          <w:rFonts w:asciiTheme="majorHAnsi" w:hAnsiTheme="majorHAnsi"/>
          <w:sz w:val="16"/>
          <w:rPrChange w:id="2833" w:author="秦蓓嘉" w:date="2026-04-12T19:27:00Z">
            <w:rPr>
              <w:spacing w:val="-11"/>
            </w:rPr>
          </w:rPrChange>
        </w:rPr>
        <w:t xml:space="preserve"> </w:t>
      </w:r>
      <w:del w:id="2834" w:author="秦蓓嘉" w:date="2026-04-12T19:27:00Z">
        <w:r w:rsidR="00617501" w:rsidRPr="006F2F64">
          <w:delText>preference</w:delText>
        </w:r>
      </w:del>
      <w:ins w:id="2835" w:author="秦蓓嘉" w:date="2026-04-12T19:27:00Z">
        <w:r w:rsidRPr="00805397">
          <w:rPr>
            <w:rFonts w:asciiTheme="majorHAnsi" w:hAnsiTheme="majorHAnsi"/>
            <w:sz w:val="16"/>
            <w:szCs w:val="16"/>
          </w:rPr>
          <w:t>preferred skin</w:t>
        </w:r>
      </w:ins>
      <w:r w:rsidRPr="00805397">
        <w:rPr>
          <w:rFonts w:asciiTheme="majorHAnsi" w:hAnsiTheme="majorHAnsi"/>
          <w:sz w:val="16"/>
          <w:rPrChange w:id="2836" w:author="秦蓓嘉" w:date="2026-04-12T19:27:00Z">
            <w:rPr>
              <w:spacing w:val="-11"/>
            </w:rPr>
          </w:rPrChange>
        </w:rPr>
        <w:t xml:space="preserve"> </w:t>
      </w:r>
      <w:r w:rsidRPr="00805397">
        <w:rPr>
          <w:rFonts w:asciiTheme="majorHAnsi" w:hAnsiTheme="majorHAnsi"/>
          <w:sz w:val="16"/>
          <w:rPrChange w:id="2837" w:author="秦蓓嘉" w:date="2026-04-12T19:27:00Z">
            <w:rPr/>
          </w:rPrChange>
        </w:rPr>
        <w:t>centers</w:t>
      </w:r>
      <w:r w:rsidRPr="00805397">
        <w:rPr>
          <w:rFonts w:asciiTheme="majorHAnsi" w:hAnsiTheme="majorHAnsi"/>
          <w:sz w:val="16"/>
          <w:rPrChange w:id="2838" w:author="秦蓓嘉" w:date="2026-04-12T19:27:00Z">
            <w:rPr>
              <w:spacing w:val="-11"/>
            </w:rPr>
          </w:rPrChange>
        </w:rPr>
        <w:t xml:space="preserve"> </w:t>
      </w:r>
      <w:r w:rsidRPr="00805397">
        <w:rPr>
          <w:rFonts w:asciiTheme="majorHAnsi" w:hAnsiTheme="majorHAnsi"/>
          <w:sz w:val="16"/>
          <w:rPrChange w:id="2839" w:author="秦蓓嘉" w:date="2026-04-12T19:27:00Z">
            <w:rPr/>
          </w:rPrChange>
        </w:rPr>
        <w:t>of</w:t>
      </w:r>
      <w:r w:rsidRPr="00805397">
        <w:rPr>
          <w:rFonts w:asciiTheme="majorHAnsi" w:hAnsiTheme="majorHAnsi"/>
          <w:sz w:val="16"/>
          <w:rPrChange w:id="2840" w:author="秦蓓嘉" w:date="2026-04-12T19:27:00Z">
            <w:rPr>
              <w:spacing w:val="-11"/>
            </w:rPr>
          </w:rPrChange>
        </w:rPr>
        <w:t xml:space="preserve"> </w:t>
      </w:r>
      <w:r w:rsidRPr="00805397">
        <w:rPr>
          <w:rFonts w:asciiTheme="majorHAnsi" w:hAnsiTheme="majorHAnsi"/>
          <w:sz w:val="16"/>
          <w:rPrChange w:id="2841" w:author="秦蓓嘉" w:date="2026-04-12T19:27:00Z">
            <w:rPr/>
          </w:rPrChange>
        </w:rPr>
        <w:t>different</w:t>
      </w:r>
      <w:r w:rsidRPr="00805397">
        <w:rPr>
          <w:rFonts w:asciiTheme="majorHAnsi" w:hAnsiTheme="majorHAnsi"/>
          <w:sz w:val="16"/>
          <w:rPrChange w:id="2842" w:author="秦蓓嘉" w:date="2026-04-12T19:27:00Z">
            <w:rPr>
              <w:spacing w:val="-12"/>
            </w:rPr>
          </w:rPrChange>
        </w:rPr>
        <w:t xml:space="preserve"> </w:t>
      </w:r>
      <w:r w:rsidRPr="00805397">
        <w:rPr>
          <w:rFonts w:asciiTheme="majorHAnsi" w:hAnsiTheme="majorHAnsi"/>
          <w:i/>
          <w:sz w:val="16"/>
          <w:rPrChange w:id="2843" w:author="秦蓓嘉" w:date="2026-04-12T19:27:00Z">
            <w:rPr>
              <w:rFonts w:ascii="Trebuchet MS" w:hAnsi="Trebuchet MS"/>
              <w:i/>
              <w:w w:val="110"/>
            </w:rPr>
          </w:rPrChange>
        </w:rPr>
        <w:t>L</w:t>
      </w:r>
      <w:r w:rsidRPr="00805397">
        <w:rPr>
          <w:rFonts w:asciiTheme="majorHAnsi" w:hAnsiTheme="majorHAnsi"/>
          <w:sz w:val="16"/>
          <w:vertAlign w:val="superscript"/>
          <w:rPrChange w:id="2844" w:author="秦蓓嘉" w:date="2026-04-12T19:27:00Z">
            <w:rPr>
              <w:rFonts w:ascii="Cambria" w:hAnsi="Cambria"/>
              <w:w w:val="110"/>
              <w:vertAlign w:val="superscript"/>
            </w:rPr>
          </w:rPrChange>
        </w:rPr>
        <w:t>∗</w:t>
      </w:r>
      <w:r w:rsidRPr="00805397">
        <w:rPr>
          <w:rFonts w:asciiTheme="majorHAnsi" w:hAnsiTheme="majorHAnsi"/>
          <w:sz w:val="16"/>
          <w:rPrChange w:id="2845" w:author="秦蓓嘉" w:date="2026-04-12T19:27:00Z">
            <w:rPr>
              <w:rFonts w:ascii="Cambria" w:hAnsi="Cambria"/>
              <w:spacing w:val="10"/>
              <w:w w:val="110"/>
            </w:rPr>
          </w:rPrChange>
        </w:rPr>
        <w:t xml:space="preserve"> </w:t>
      </w:r>
      <w:r w:rsidRPr="00805397">
        <w:rPr>
          <w:rFonts w:asciiTheme="majorHAnsi" w:hAnsiTheme="majorHAnsi"/>
          <w:sz w:val="16"/>
          <w:rPrChange w:id="2846" w:author="秦蓓嘉" w:date="2026-04-12T19:27:00Z">
            <w:rPr/>
          </w:rPrChange>
        </w:rPr>
        <w:t>value</w:t>
      </w:r>
      <w:del w:id="2847" w:author="秦蓓嘉" w:date="2026-04-12T19:27:00Z">
        <w:r w:rsidR="00984A60" w:rsidRPr="006F2F64">
          <w:rPr>
            <w:spacing w:val="-11"/>
          </w:rPr>
          <w:delText>.</w:delText>
        </w:r>
        <w:r w:rsidR="00A35CD4" w:rsidRPr="006F2F64">
          <w:rPr>
            <w:spacing w:val="-11"/>
          </w:rPr>
          <w:delText xml:space="preserve"> </w:delText>
        </w:r>
        <w:r w:rsidR="00984A60" w:rsidRPr="006F2F64">
          <w:rPr>
            <w:spacing w:val="-11"/>
          </w:rPr>
          <w:delText xml:space="preserve">Note that </w:delText>
        </w:r>
        <w:r w:rsidR="00F65D09" w:rsidRPr="006F2F64">
          <w:rPr>
            <w:spacing w:val="-11"/>
          </w:rPr>
          <w:delText>unlike</w:delText>
        </w:r>
      </w:del>
      <w:ins w:id="2848" w:author="秦蓓嘉" w:date="2026-04-12T19:27:00Z">
        <w:r w:rsidRPr="00805397">
          <w:rPr>
            <w:rFonts w:asciiTheme="majorHAnsi" w:hAnsiTheme="majorHAnsi"/>
            <w:sz w:val="16"/>
            <w:szCs w:val="16"/>
          </w:rPr>
          <w:t xml:space="preserve"> in </w:t>
        </w:r>
        <w:r w:rsidRPr="00805397">
          <w:rPr>
            <w:rFonts w:asciiTheme="majorHAnsi" w:hAnsiTheme="majorHAnsi"/>
            <w:i/>
            <w:sz w:val="16"/>
            <w:szCs w:val="16"/>
          </w:rPr>
          <w:t>a</w:t>
        </w:r>
        <w:r w:rsidRPr="00805397">
          <w:rPr>
            <w:rFonts w:asciiTheme="majorHAnsi" w:hAnsiTheme="majorHAnsi"/>
            <w:sz w:val="16"/>
            <w:szCs w:val="16"/>
            <w:vertAlign w:val="superscript"/>
          </w:rPr>
          <w:t>*</w:t>
        </w:r>
        <w:r w:rsidRPr="00805397">
          <w:rPr>
            <w:rFonts w:asciiTheme="majorHAnsi" w:hAnsiTheme="majorHAnsi"/>
            <w:i/>
            <w:sz w:val="16"/>
            <w:szCs w:val="16"/>
          </w:rPr>
          <w:t>b</w:t>
        </w:r>
        <w:r w:rsidRPr="00805397">
          <w:rPr>
            <w:rFonts w:asciiTheme="majorHAnsi" w:hAnsiTheme="majorHAnsi"/>
            <w:sz w:val="16"/>
            <w:szCs w:val="16"/>
            <w:vertAlign w:val="superscript"/>
          </w:rPr>
          <w:t>*</w:t>
        </w:r>
        <w:r w:rsidRPr="00805397">
          <w:rPr>
            <w:rFonts w:asciiTheme="majorHAnsi" w:hAnsiTheme="majorHAnsi"/>
            <w:sz w:val="16"/>
            <w:szCs w:val="16"/>
          </w:rPr>
          <w:t xml:space="preserve"> plane for</w:t>
        </w:r>
      </w:ins>
      <w:r w:rsidRPr="00805397">
        <w:rPr>
          <w:rFonts w:asciiTheme="majorHAnsi" w:hAnsiTheme="majorHAnsi"/>
          <w:sz w:val="16"/>
          <w:rPrChange w:id="2849" w:author="秦蓓嘉" w:date="2026-04-12T19:27:00Z">
            <w:rPr>
              <w:spacing w:val="-11"/>
            </w:rPr>
          </w:rPrChange>
        </w:rPr>
        <w:t xml:space="preserve"> the </w:t>
      </w:r>
      <w:del w:id="2850" w:author="秦蓓嘉" w:date="2026-04-12T19:27:00Z">
        <w:r w:rsidR="00F65D09" w:rsidRPr="006F2F64">
          <w:rPr>
            <w:spacing w:val="-11"/>
          </w:rPr>
          <w:delText>other comparisons,</w:delText>
        </w:r>
      </w:del>
      <w:ins w:id="2851" w:author="秦蓓嘉" w:date="2026-04-12T19:27:00Z">
        <w:r w:rsidRPr="00805397">
          <w:rPr>
            <w:rFonts w:asciiTheme="majorHAnsi" w:hAnsiTheme="majorHAnsi"/>
            <w:sz w:val="16"/>
            <w:szCs w:val="16"/>
          </w:rPr>
          <w:t>in-lab and real scene in</w:t>
        </w:r>
      </w:ins>
      <w:r w:rsidRPr="00805397">
        <w:rPr>
          <w:rFonts w:asciiTheme="majorHAnsi" w:hAnsiTheme="majorHAnsi"/>
          <w:sz w:val="16"/>
          <w:rPrChange w:id="2852" w:author="秦蓓嘉" w:date="2026-04-12T19:27:00Z">
            <w:rPr>
              <w:spacing w:val="-11"/>
            </w:rPr>
          </w:rPrChange>
        </w:rPr>
        <w:t xml:space="preserve"> the </w:t>
      </w:r>
      <w:del w:id="2853" w:author="秦蓓嘉" w:date="2026-04-12T19:27:00Z">
        <w:r w:rsidR="00617501" w:rsidRPr="006F2F64">
          <w:rPr>
            <w:spacing w:val="-11"/>
          </w:rPr>
          <w:delText>white</w:delText>
        </w:r>
      </w:del>
      <w:ins w:id="2854" w:author="秦蓓嘉" w:date="2026-04-12T19:27:00Z">
        <w:r w:rsidRPr="00805397">
          <w:rPr>
            <w:rFonts w:asciiTheme="majorHAnsi" w:hAnsiTheme="majorHAnsi"/>
            <w:sz w:val="16"/>
            <w:szCs w:val="16"/>
          </w:rPr>
          <w:t>top and bottom row</w:t>
        </w:r>
        <w:r w:rsidR="00FE6CA9" w:rsidRPr="00805397">
          <w:rPr>
            <w:rFonts w:asciiTheme="majorHAnsi" w:hAnsiTheme="majorHAnsi"/>
            <w:sz w:val="16"/>
            <w:szCs w:val="16"/>
          </w:rPr>
          <w:t>s</w:t>
        </w:r>
        <w:r w:rsidRPr="00805397">
          <w:rPr>
            <w:rFonts w:asciiTheme="majorHAnsi" w:hAnsiTheme="majorHAnsi"/>
            <w:sz w:val="16"/>
            <w:szCs w:val="16"/>
          </w:rPr>
          <w:t xml:space="preserve"> respectively. Each</w:t>
        </w:r>
      </w:ins>
      <w:r w:rsidRPr="00805397">
        <w:rPr>
          <w:rFonts w:asciiTheme="majorHAnsi" w:hAnsiTheme="majorHAnsi"/>
          <w:sz w:val="16"/>
          <w:rPrChange w:id="2855" w:author="秦蓓嘉" w:date="2026-04-12T19:27:00Z">
            <w:rPr>
              <w:spacing w:val="-11"/>
            </w:rPr>
          </w:rPrChange>
        </w:rPr>
        <w:t xml:space="preserve"> </w:t>
      </w:r>
      <w:r w:rsidR="002307AC" w:rsidRPr="00805397">
        <w:rPr>
          <w:rFonts w:asciiTheme="majorHAnsi" w:hAnsiTheme="majorHAnsi"/>
          <w:sz w:val="16"/>
          <w:rPrChange w:id="2856" w:author="秦蓓嘉" w:date="2026-04-12T19:27:00Z">
            <w:rPr>
              <w:spacing w:val="-11"/>
            </w:rPr>
          </w:rPrChange>
        </w:rPr>
        <w:t>point</w:t>
      </w:r>
      <w:del w:id="2857" w:author="秦蓓嘉" w:date="2026-04-12T19:27:00Z">
        <w:r w:rsidR="00617501" w:rsidRPr="006F2F64">
          <w:rPr>
            <w:spacing w:val="-11"/>
          </w:rPr>
          <w:delText xml:space="preserve"> of the display</w:delText>
        </w:r>
      </w:del>
      <w:r w:rsidRPr="00805397">
        <w:rPr>
          <w:rFonts w:asciiTheme="majorHAnsi" w:hAnsiTheme="majorHAnsi"/>
          <w:sz w:val="16"/>
          <w:rPrChange w:id="2858" w:author="秦蓓嘉" w:date="2026-04-12T19:27:00Z">
            <w:rPr>
              <w:spacing w:val="-11"/>
            </w:rPr>
          </w:rPrChange>
        </w:rPr>
        <w:t xml:space="preserve"> is </w:t>
      </w:r>
      <w:del w:id="2859" w:author="秦蓓嘉" w:date="2026-04-12T19:27:00Z">
        <w:r w:rsidR="00F65D09" w:rsidRPr="006F2F64">
          <w:rPr>
            <w:spacing w:val="-11"/>
          </w:rPr>
          <w:delText>used</w:delText>
        </w:r>
        <w:r w:rsidR="00617501" w:rsidRPr="006F2F64">
          <w:rPr>
            <w:spacing w:val="-11"/>
          </w:rPr>
          <w:delText xml:space="preserve"> as reference white.</w:delText>
        </w:r>
        <w:r w:rsidR="00617501" w:rsidRPr="006F2F64">
          <w:delText xml:space="preserve"> (a)</w:delText>
        </w:r>
        <w:r w:rsidR="00617501" w:rsidRPr="006F2F64">
          <w:rPr>
            <w:spacing w:val="-10"/>
          </w:rPr>
          <w:delText xml:space="preserve"> </w:delText>
        </w:r>
        <w:r w:rsidR="00617501" w:rsidRPr="006F2F64">
          <w:delText>In‐lab</w:delText>
        </w:r>
        <w:r w:rsidR="00F65D09" w:rsidRPr="006F2F64">
          <w:delText xml:space="preserve"> conditions.</w:delText>
        </w:r>
        <w:r w:rsidR="0005504E" w:rsidRPr="006F2F64">
          <w:delText xml:space="preserve"> </w:delText>
        </w:r>
        <w:r w:rsidR="00617501" w:rsidRPr="006F2F64">
          <w:delText>(b)</w:delText>
        </w:r>
        <w:r w:rsidR="00617501" w:rsidRPr="006F2F64">
          <w:rPr>
            <w:spacing w:val="-10"/>
          </w:rPr>
          <w:delText xml:space="preserve"> </w:delText>
        </w:r>
        <w:r w:rsidR="00617501" w:rsidRPr="006F2F64">
          <w:delText>Real</w:delText>
        </w:r>
        <w:r w:rsidR="003D5A49" w:rsidRPr="006F2F64">
          <w:delText xml:space="preserve"> </w:delText>
        </w:r>
        <w:r w:rsidR="0005504E" w:rsidRPr="006F2F64">
          <w:delText>scene conditions.</w:delText>
        </w:r>
      </w:del>
      <w:ins w:id="2860" w:author="秦蓓嘉" w:date="2026-04-12T19:27:00Z">
        <w:r w:rsidRPr="00805397">
          <w:rPr>
            <w:rFonts w:asciiTheme="majorHAnsi" w:hAnsiTheme="majorHAnsi"/>
            <w:sz w:val="16"/>
            <w:szCs w:val="16"/>
          </w:rPr>
          <w:t>plotted according to the lightness scale given aside.</w:t>
        </w:r>
      </w:ins>
      <w:r w:rsidRPr="00805397">
        <w:rPr>
          <w:rFonts w:asciiTheme="majorHAnsi" w:hAnsiTheme="majorHAnsi"/>
          <w:sz w:val="16"/>
          <w:rPrChange w:id="2861" w:author="秦蓓嘉" w:date="2026-04-12T19:27:00Z">
            <w:rPr/>
          </w:rPrChange>
        </w:rPr>
        <w:t xml:space="preserve"> For the </w:t>
      </w:r>
      <w:del w:id="2862" w:author="秦蓓嘉" w:date="2026-04-12T19:27:00Z">
        <w:r w:rsidR="00BE53B7" w:rsidRPr="006F2F64">
          <w:delText>digital coding</w:delText>
        </w:r>
      </w:del>
      <w:ins w:id="2863" w:author="秦蓓嘉" w:date="2026-04-12T19:27:00Z">
        <w:r w:rsidR="00BD2BAB" w:rsidRPr="00805397">
          <w:rPr>
            <w:rFonts w:asciiTheme="majorHAnsi" w:hAnsiTheme="majorHAnsi"/>
            <w:sz w:val="16"/>
            <w:szCs w:val="16"/>
          </w:rPr>
          <w:t>label marker</w:t>
        </w:r>
      </w:ins>
      <w:r w:rsidRPr="00805397">
        <w:rPr>
          <w:rFonts w:asciiTheme="majorHAnsi" w:hAnsiTheme="majorHAnsi"/>
          <w:sz w:val="16"/>
          <w:rPrChange w:id="2864" w:author="秦蓓嘉" w:date="2026-04-12T19:27:00Z">
            <w:rPr/>
          </w:rPrChange>
        </w:rPr>
        <w:t xml:space="preserve"> of </w:t>
      </w:r>
      <w:del w:id="2865" w:author="秦蓓嘉" w:date="2026-04-12T19:27:00Z">
        <w:r w:rsidR="00BE53B7" w:rsidRPr="006F2F64">
          <w:delText>the</w:delText>
        </w:r>
        <w:r w:rsidR="005A5E68" w:rsidRPr="006F2F64">
          <w:delText xml:space="preserve"> image</w:delText>
        </w:r>
        <w:r w:rsidR="00BE53B7" w:rsidRPr="006F2F64">
          <w:delText>s</w:delText>
        </w:r>
      </w:del>
      <w:ins w:id="2866" w:author="秦蓓嘉" w:date="2026-04-12T19:27:00Z">
        <w:r w:rsidRPr="00805397">
          <w:rPr>
            <w:rFonts w:asciiTheme="majorHAnsi" w:hAnsiTheme="majorHAnsi"/>
            <w:sz w:val="16"/>
            <w:szCs w:val="16"/>
          </w:rPr>
          <w:t>each scene</w:t>
        </w:r>
      </w:ins>
      <w:r w:rsidRPr="00805397">
        <w:rPr>
          <w:rFonts w:asciiTheme="majorHAnsi" w:hAnsiTheme="majorHAnsi"/>
          <w:sz w:val="16"/>
          <w:rPrChange w:id="2867" w:author="秦蓓嘉" w:date="2026-04-12T19:27:00Z">
            <w:rPr/>
          </w:rPrChange>
        </w:rPr>
        <w:t xml:space="preserve">, please refer to the caption </w:t>
      </w:r>
      <w:del w:id="2868" w:author="秦蓓嘉" w:date="2026-04-12T19:27:00Z">
        <w:r w:rsidR="005A5E68" w:rsidRPr="006F2F64">
          <w:delText>of</w:delText>
        </w:r>
      </w:del>
      <w:ins w:id="2869" w:author="秦蓓嘉" w:date="2026-04-12T19:27:00Z">
        <w:r w:rsidRPr="00805397">
          <w:rPr>
            <w:rFonts w:asciiTheme="majorHAnsi" w:hAnsiTheme="majorHAnsi"/>
            <w:sz w:val="16"/>
            <w:szCs w:val="16"/>
          </w:rPr>
          <w:t>in</w:t>
        </w:r>
      </w:ins>
      <w:r w:rsidRPr="00805397">
        <w:rPr>
          <w:rFonts w:asciiTheme="majorHAnsi" w:hAnsiTheme="majorHAnsi"/>
          <w:b/>
          <w:color w:val="FF0000"/>
          <w:sz w:val="16"/>
          <w:rPrChange w:id="2870" w:author="秦蓓嘉" w:date="2026-04-12T19:27:00Z">
            <w:rPr/>
          </w:rPrChange>
        </w:rPr>
        <w:t xml:space="preserve"> </w:t>
      </w:r>
      <w:r w:rsidRPr="00805397">
        <w:rPr>
          <w:rFonts w:asciiTheme="majorHAnsi" w:hAnsiTheme="majorHAnsi"/>
          <w:b/>
          <w:color w:val="FF0000"/>
          <w:sz w:val="16"/>
          <w:rPrChange w:id="2871" w:author="秦蓓嘉" w:date="2026-04-12T19:27:00Z">
            <w:rPr/>
          </w:rPrChange>
        </w:rPr>
        <w:fldChar w:fldCharType="begin"/>
      </w:r>
      <w:r w:rsidRPr="00805397">
        <w:rPr>
          <w:rFonts w:asciiTheme="majorHAnsi" w:hAnsiTheme="majorHAnsi"/>
          <w:b/>
          <w:color w:val="FF0000"/>
          <w:sz w:val="16"/>
          <w:rPrChange w:id="2872" w:author="秦蓓嘉" w:date="2026-04-12T19:27:00Z">
            <w:rPr/>
          </w:rPrChange>
        </w:rPr>
        <w:instrText xml:space="preserve"> REF _</w:instrText>
      </w:r>
      <w:del w:id="2873" w:author="秦蓓嘉" w:date="2026-04-12T19:27:00Z">
        <w:r w:rsidR="00BE53B7" w:rsidRPr="006F2F64">
          <w:delInstrText>Ref216967293</w:delInstrText>
        </w:r>
      </w:del>
      <w:ins w:id="2874" w:author="秦蓓嘉" w:date="2026-04-12T19:27:00Z">
        <w:r w:rsidRPr="00805397">
          <w:rPr>
            <w:rFonts w:asciiTheme="majorHAnsi" w:hAnsiTheme="majorHAnsi"/>
            <w:b/>
            <w:color w:val="FF0000"/>
            <w:sz w:val="16"/>
            <w:szCs w:val="16"/>
          </w:rPr>
          <w:instrText>Ref224739301</w:instrText>
        </w:r>
      </w:ins>
      <w:r w:rsidRPr="00805397">
        <w:rPr>
          <w:rFonts w:asciiTheme="majorHAnsi" w:hAnsiTheme="majorHAnsi"/>
          <w:b/>
          <w:color w:val="FF0000"/>
          <w:sz w:val="16"/>
          <w:rPrChange w:id="2875" w:author="秦蓓嘉" w:date="2026-04-12T19:27:00Z">
            <w:rPr/>
          </w:rPrChange>
        </w:rPr>
        <w:instrText xml:space="preserve"> \h </w:instrText>
      </w:r>
      <w:r w:rsidR="00805397">
        <w:rPr>
          <w:rFonts w:asciiTheme="majorHAnsi" w:hAnsiTheme="majorHAnsi"/>
          <w:b/>
          <w:color w:val="FF0000"/>
          <w:sz w:val="16"/>
          <w:rPrChange w:id="2876" w:author="秦蓓嘉" w:date="2026-04-12T19:27:00Z">
            <w:rPr/>
          </w:rPrChange>
        </w:rPr>
        <w:instrText xml:space="preserve"> \* MERGEFORMAT </w:instrText>
      </w:r>
      <w:r w:rsidRPr="00805397">
        <w:rPr>
          <w:rFonts w:asciiTheme="majorHAnsi" w:hAnsiTheme="majorHAnsi"/>
          <w:b/>
          <w:color w:val="FF0000"/>
          <w:sz w:val="16"/>
          <w:rPrChange w:id="2877" w:author="秦蓓嘉" w:date="2026-04-12T19:27:00Z">
            <w:rPr/>
          </w:rPrChange>
        </w:rPr>
      </w:r>
      <w:r w:rsidRPr="00805397">
        <w:rPr>
          <w:rFonts w:asciiTheme="majorHAnsi" w:hAnsiTheme="majorHAnsi"/>
          <w:b/>
          <w:color w:val="FF0000"/>
          <w:sz w:val="16"/>
          <w:rPrChange w:id="2878" w:author="秦蓓嘉" w:date="2026-04-12T19:27:00Z">
            <w:rPr/>
          </w:rPrChange>
        </w:rPr>
        <w:fldChar w:fldCharType="separate"/>
      </w:r>
      <w:r w:rsidR="00355FDE" w:rsidRPr="00805397">
        <w:rPr>
          <w:rFonts w:ascii="Times New Roman" w:hAnsi="Times New Roman"/>
          <w:color w:val="000000" w:themeColor="text1"/>
          <w:sz w:val="16"/>
          <w:rPrChange w:id="2879" w:author="秦蓓嘉" w:date="2026-04-12T19:27:00Z">
            <w:rPr/>
          </w:rPrChange>
        </w:rPr>
        <w:t xml:space="preserve">Figure </w:t>
      </w:r>
      <w:r w:rsidR="00355FDE">
        <w:rPr>
          <w:rFonts w:ascii="Times New Roman" w:hAnsi="Times New Roman"/>
          <w:color w:val="000000" w:themeColor="text1"/>
          <w:sz w:val="16"/>
          <w:rPrChange w:id="2880" w:author="秦蓓嘉" w:date="2026-04-12T19:27:00Z">
            <w:rPr/>
          </w:rPrChange>
        </w:rPr>
        <w:t>4</w:t>
      </w:r>
      <w:r w:rsidRPr="00805397">
        <w:rPr>
          <w:rFonts w:asciiTheme="majorHAnsi" w:hAnsiTheme="majorHAnsi"/>
          <w:b/>
          <w:color w:val="FF0000"/>
          <w:sz w:val="16"/>
          <w:rPrChange w:id="2881" w:author="秦蓓嘉" w:date="2026-04-12T19:27:00Z">
            <w:rPr/>
          </w:rPrChange>
        </w:rPr>
        <w:fldChar w:fldCharType="end"/>
      </w:r>
      <w:r w:rsidRPr="00805397">
        <w:rPr>
          <w:rFonts w:asciiTheme="majorHAnsi" w:hAnsiTheme="majorHAnsi"/>
          <w:b/>
          <w:color w:val="FF0000"/>
          <w:sz w:val="16"/>
          <w:rPrChange w:id="2882" w:author="秦蓓嘉" w:date="2026-04-12T19:27:00Z">
            <w:rPr/>
          </w:rPrChange>
        </w:rPr>
        <w:t>.</w:t>
      </w:r>
      <w:bookmarkEnd w:id="2825"/>
    </w:p>
    <w:p w14:paraId="619CBDFB" w14:textId="77777777" w:rsidR="00D07D27" w:rsidRPr="00794629" w:rsidRDefault="00D07D27" w:rsidP="00D07D27">
      <w:pPr>
        <w:pStyle w:val="09BodyFirstParagraph"/>
        <w:rPr>
          <w:del w:id="2883" w:author="秦蓓嘉" w:date="2026-04-12T19:27:00Z"/>
          <w:color w:val="auto"/>
        </w:rPr>
      </w:pPr>
      <w:bookmarkStart w:id="2884" w:name="_bookmark24"/>
      <w:bookmarkEnd w:id="2884"/>
      <w:del w:id="2885" w:author="秦蓓嘉" w:date="2026-04-12T19:27:00Z">
        <w:r w:rsidRPr="00794629">
          <w:rPr>
            <w:color w:val="auto"/>
          </w:rPr>
          <w:delText xml:space="preserve">When comparing the results across three distinct luminance levels (high, medium, and low) under in-lab conditions, a clear trend emerges: chroma increases with lightness. This pattern is also generally observed under </w:delText>
        </w:r>
        <w:r w:rsidR="00BE53B7" w:rsidRPr="00794629">
          <w:rPr>
            <w:color w:val="auto"/>
          </w:rPr>
          <w:delText>real-scene</w:delText>
        </w:r>
        <w:r w:rsidRPr="00794629">
          <w:rPr>
            <w:color w:val="auto"/>
          </w:rPr>
          <w:delText xml:space="preserve"> conditions. The scattering patterns of the impression centers across different scenes remain relatively consistent across ethnic groups.</w:delText>
        </w:r>
      </w:del>
    </w:p>
    <w:p w14:paraId="62000312" w14:textId="553134ED" w:rsidR="00D07D27" w:rsidRPr="00805397" w:rsidRDefault="002B7E05" w:rsidP="00EC36CB">
      <w:pPr>
        <w:pStyle w:val="a5"/>
        <w:spacing w:before="90"/>
        <w:rPr>
          <w:ins w:id="2886" w:author="秦蓓嘉" w:date="2026-04-12T19:27:00Z"/>
          <w:rFonts w:ascii="Times New Roman" w:hAnsi="Times New Roman" w:cs="Times New Roman"/>
          <w:sz w:val="20"/>
          <w:szCs w:val="20"/>
        </w:rPr>
      </w:pPr>
      <w:del w:id="2887" w:author="秦蓓嘉" w:date="2026-04-12T19:27:00Z">
        <w:r w:rsidRPr="00794629">
          <w:delText>3.5</w:delText>
        </w:r>
      </w:del>
      <w:ins w:id="2888" w:author="秦蓓嘉" w:date="2026-04-12T19:27:00Z">
        <w:r w:rsidR="005F1AC0" w:rsidRPr="00805397">
          <w:rPr>
            <w:rFonts w:ascii="Times New Roman" w:hAnsi="Times New Roman" w:cs="Times New Roman"/>
            <w:sz w:val="20"/>
            <w:szCs w:val="20"/>
          </w:rPr>
          <w:t xml:space="preserve">The results from </w:t>
        </w:r>
        <w:r w:rsidR="00C81080" w:rsidRPr="00805397">
          <w:rPr>
            <w:rFonts w:ascii="Times New Roman" w:hAnsi="Times New Roman" w:cs="Times New Roman"/>
            <w:sz w:val="20"/>
            <w:szCs w:val="20"/>
          </w:rPr>
          <w:t xml:space="preserve">the top row of </w:t>
        </w:r>
        <w:r w:rsidR="005F1AC0" w:rsidRPr="00805397">
          <w:rPr>
            <w:rFonts w:ascii="Times New Roman" w:hAnsi="Times New Roman" w:cs="Times New Roman"/>
            <w:sz w:val="20"/>
            <w:szCs w:val="20"/>
          </w:rPr>
          <w:t>Figure 1</w:t>
        </w:r>
        <w:r w:rsidR="00DC36FD" w:rsidRPr="00805397">
          <w:rPr>
            <w:rFonts w:ascii="Times New Roman" w:hAnsi="Times New Roman" w:cs="Times New Roman"/>
            <w:sz w:val="20"/>
            <w:szCs w:val="20"/>
          </w:rPr>
          <w:t>6</w:t>
        </w:r>
        <w:r w:rsidR="005F1AC0" w:rsidRPr="00805397">
          <w:rPr>
            <w:rFonts w:ascii="Times New Roman" w:hAnsi="Times New Roman" w:cs="Times New Roman"/>
            <w:sz w:val="20"/>
            <w:szCs w:val="20"/>
          </w:rPr>
          <w:t xml:space="preserve"> for both indoor and outdoor scenes show that w</w:t>
        </w:r>
        <w:r w:rsidR="00D07D27" w:rsidRPr="00805397">
          <w:rPr>
            <w:rFonts w:ascii="Times New Roman" w:hAnsi="Times New Roman" w:cs="Times New Roman"/>
            <w:sz w:val="20"/>
            <w:szCs w:val="20"/>
          </w:rPr>
          <w:t xml:space="preserve">hen comparing the results across three distinct luminance levels (high, medium, and low) under in-lab conditions, a clear trend emerges: chroma increases with </w:t>
        </w:r>
        <w:r w:rsidR="007A2553" w:rsidRPr="00805397">
          <w:rPr>
            <w:rFonts w:ascii="Times New Roman" w:hAnsi="Times New Roman" w:cs="Times New Roman"/>
            <w:sz w:val="20"/>
            <w:szCs w:val="20"/>
          </w:rPr>
          <w:t>luminance levels</w:t>
        </w:r>
        <w:r w:rsidR="00D07D27" w:rsidRPr="00805397">
          <w:rPr>
            <w:rFonts w:ascii="Times New Roman" w:hAnsi="Times New Roman" w:cs="Times New Roman"/>
            <w:sz w:val="20"/>
            <w:szCs w:val="20"/>
          </w:rPr>
          <w:t xml:space="preserve">. </w:t>
        </w:r>
        <w:r w:rsidR="00800F46" w:rsidRPr="00805397">
          <w:rPr>
            <w:rFonts w:ascii="Times New Roman" w:hAnsi="Times New Roman" w:cs="Times New Roman"/>
            <w:sz w:val="20"/>
            <w:szCs w:val="20"/>
            <w:lang w:eastAsia="zh-CN"/>
          </w:rPr>
          <w:t xml:space="preserve">This is known as Hunt effect </w:t>
        </w:r>
        <w:r w:rsidR="001140DF" w:rsidRPr="00805397">
          <w:rPr>
            <w:rFonts w:ascii="Times New Roman" w:hAnsi="Times New Roman" w:cs="Times New Roman"/>
            <w:sz w:val="20"/>
            <w:szCs w:val="20"/>
            <w:lang w:eastAsia="zh-CN"/>
          </w:rPr>
          <w:fldChar w:fldCharType="begin"/>
        </w:r>
        <w:r w:rsidR="00215BA5">
          <w:rPr>
            <w:rFonts w:ascii="Times New Roman" w:hAnsi="Times New Roman" w:cs="Times New Roman"/>
            <w:sz w:val="20"/>
            <w:szCs w:val="20"/>
            <w:lang w:eastAsia="zh-CN"/>
          </w:rPr>
          <w:instrText xml:space="preserve"> ADDIN EN.CITE &lt;EndNote&gt;&lt;Cite&gt;&lt;Author&gt;Hunt&lt;/Author&gt;&lt;Year&gt;1952&lt;/Year&gt;&lt;RecNum&gt;67&lt;/RecNum&gt;&lt;DisplayText&gt;[35]&lt;/DisplayText&gt;&lt;record&gt;&lt;rec-number&gt;67&lt;/rec-number&gt;&lt;foreign-keys&gt;&lt;key app="EN" db-id="59p9xtxpk0tdf1eazsbvrzzxdefprsfptpsv" timestamp="1764901153"&gt;67&lt;/key&gt;&lt;/foreign-keys&gt;&lt;ref-type name="Journal Article"&gt;17&lt;/ref-type&gt;&lt;contributors&gt;&lt;authors&gt;&lt;author&gt;Hunt, R. W.&lt;/author&gt;&lt;/authors&gt;&lt;/contributors&gt;&lt;titles&gt;&lt;title&gt;Light and dark adaptation and the perception of color&lt;/title&gt;&lt;secondary-title&gt;J Opt Soc Am&lt;/secondary-title&gt;&lt;/titles&gt;&lt;periodical&gt;&lt;full-title&gt;J Opt Soc Am&lt;/full-title&gt;&lt;/periodical&gt;&lt;pages&gt;190-9&lt;/pages&gt;&lt;volume&gt;42&lt;/volume&gt;&lt;number&gt;3&lt;/number&gt;&lt;keywords&gt;&lt;keyword&gt;*Adaptation, Ocular&lt;/keyword&gt;&lt;keyword&gt;*Color&lt;/keyword&gt;&lt;keyword&gt;*Color Perception&lt;/keyword&gt;&lt;keyword&gt;*Color Vision&lt;/keyword&gt;&lt;keyword&gt;*Dark Adaptation&lt;/keyword&gt;&lt;keyword&gt;Humans&lt;/keyword&gt;&lt;keyword&gt;*Light&lt;/keyword&gt;&lt;keyword&gt;*Vision, Ocular&lt;/keyword&gt;&lt;/keywords&gt;&lt;dates&gt;&lt;year&gt;1952&lt;/year&gt;&lt;pub-dates&gt;&lt;date&gt;Mar&lt;/date&gt;&lt;/pub-dates&gt;&lt;/dates&gt;&lt;isbn&gt;0030-3941 (Print)&amp;#xD;0030-3941&lt;/isbn&gt;&lt;accession-num&gt;14908745&lt;/accession-num&gt;&lt;urls&gt;&lt;/urls&gt;&lt;electronic-resource-num&gt;10.1364/josa.42.000190&lt;/electronic-resource-num&gt;&lt;remote-database-provider&gt;NLM&lt;/remote-database-provider&gt;&lt;language&gt;eng&lt;/language&gt;&lt;/record&gt;&lt;/Cite&gt;&lt;/EndNote&gt;</w:instrText>
        </w:r>
        <w:r w:rsidR="001140DF" w:rsidRPr="00805397">
          <w:rPr>
            <w:rFonts w:ascii="Times New Roman" w:hAnsi="Times New Roman" w:cs="Times New Roman"/>
            <w:sz w:val="20"/>
            <w:szCs w:val="20"/>
            <w:lang w:eastAsia="zh-CN"/>
          </w:rPr>
          <w:fldChar w:fldCharType="separate"/>
        </w:r>
        <w:r w:rsidR="00215BA5">
          <w:rPr>
            <w:rFonts w:ascii="Times New Roman" w:hAnsi="Times New Roman" w:cs="Times New Roman"/>
            <w:noProof/>
            <w:sz w:val="20"/>
            <w:szCs w:val="20"/>
            <w:lang w:eastAsia="zh-CN"/>
          </w:rPr>
          <w:t>[35]</w:t>
        </w:r>
        <w:r w:rsidR="001140DF" w:rsidRPr="00805397">
          <w:rPr>
            <w:rFonts w:ascii="Times New Roman" w:hAnsi="Times New Roman" w:cs="Times New Roman"/>
            <w:sz w:val="20"/>
            <w:szCs w:val="20"/>
            <w:lang w:eastAsia="zh-CN"/>
          </w:rPr>
          <w:fldChar w:fldCharType="end"/>
        </w:r>
        <w:r w:rsidR="00C81080" w:rsidRPr="00805397">
          <w:rPr>
            <w:rFonts w:ascii="Times New Roman" w:hAnsi="Times New Roman" w:cs="Times New Roman"/>
            <w:sz w:val="20"/>
            <w:szCs w:val="20"/>
            <w:lang w:eastAsia="zh-CN"/>
          </w:rPr>
          <w:t>. For the real scene results (bottom row of Figure 1</w:t>
        </w:r>
        <w:r w:rsidR="00DC36FD" w:rsidRPr="00805397">
          <w:rPr>
            <w:rFonts w:ascii="Times New Roman" w:hAnsi="Times New Roman" w:cs="Times New Roman"/>
            <w:sz w:val="20"/>
            <w:szCs w:val="20"/>
            <w:lang w:eastAsia="zh-CN"/>
          </w:rPr>
          <w:t>6</w:t>
        </w:r>
        <w:r w:rsidR="00C81080" w:rsidRPr="00805397">
          <w:rPr>
            <w:rFonts w:ascii="Times New Roman" w:hAnsi="Times New Roman" w:cs="Times New Roman"/>
            <w:sz w:val="20"/>
            <w:szCs w:val="20"/>
            <w:lang w:eastAsia="zh-CN"/>
          </w:rPr>
          <w:t xml:space="preserve">), the results are more scattered than those in top row. However, the pattern is the same, i.e. the brighter images to have a higher chroma. </w:t>
        </w:r>
      </w:ins>
    </w:p>
    <w:p w14:paraId="398AF0A7" w14:textId="1CCDB5F0" w:rsidR="002B7E05" w:rsidRPr="0092682B" w:rsidRDefault="00805397" w:rsidP="002B7E05">
      <w:pPr>
        <w:pStyle w:val="08SectionHeader2"/>
        <w:outlineLvl w:val="1"/>
      </w:pPr>
      <w:ins w:id="2889" w:author="秦蓓嘉" w:date="2026-04-12T19:27:00Z">
        <w:r w:rsidRPr="0092682B">
          <w:t>4.7</w:t>
        </w:r>
      </w:ins>
      <w:r w:rsidR="002B7E05" w:rsidRPr="0092682B">
        <w:t xml:space="preserve"> </w:t>
      </w:r>
      <w:r w:rsidR="002B7E05" w:rsidRPr="0092682B">
        <w:rPr>
          <w:rPrChange w:id="2890" w:author="秦蓓嘉" w:date="2026-04-12T19:27:00Z">
            <w:rPr>
              <w:w w:val="90"/>
            </w:rPr>
          </w:rPrChange>
        </w:rPr>
        <w:t>Comparison</w:t>
      </w:r>
      <w:r w:rsidR="002B7E05" w:rsidRPr="0092682B">
        <w:rPr>
          <w:rPrChange w:id="2891" w:author="秦蓓嘉" w:date="2026-04-12T19:27:00Z">
            <w:rPr>
              <w:spacing w:val="-9"/>
              <w:w w:val="90"/>
            </w:rPr>
          </w:rPrChange>
        </w:rPr>
        <w:t xml:space="preserve"> </w:t>
      </w:r>
      <w:r w:rsidR="002B7E05" w:rsidRPr="0092682B">
        <w:rPr>
          <w:rPrChange w:id="2892" w:author="秦蓓嘉" w:date="2026-04-12T19:27:00Z">
            <w:rPr>
              <w:w w:val="90"/>
            </w:rPr>
          </w:rPrChange>
        </w:rPr>
        <w:t>with</w:t>
      </w:r>
      <w:r w:rsidR="002B7E05" w:rsidRPr="0092682B">
        <w:rPr>
          <w:rPrChange w:id="2893" w:author="秦蓓嘉" w:date="2026-04-12T19:27:00Z">
            <w:rPr>
              <w:spacing w:val="-9"/>
              <w:w w:val="90"/>
            </w:rPr>
          </w:rPrChange>
        </w:rPr>
        <w:t xml:space="preserve"> the </w:t>
      </w:r>
      <w:r w:rsidR="002B7E05" w:rsidRPr="0092682B">
        <w:rPr>
          <w:rPrChange w:id="2894" w:author="秦蓓嘉" w:date="2026-04-12T19:27:00Z">
            <w:rPr>
              <w:w w:val="90"/>
            </w:rPr>
          </w:rPrChange>
        </w:rPr>
        <w:t xml:space="preserve">previous </w:t>
      </w:r>
      <w:r w:rsidR="002B7E05" w:rsidRPr="0092682B">
        <w:rPr>
          <w:rPrChange w:id="2895" w:author="秦蓓嘉" w:date="2026-04-12T19:27:00Z">
            <w:rPr>
              <w:spacing w:val="-2"/>
              <w:w w:val="95"/>
            </w:rPr>
          </w:rPrChange>
        </w:rPr>
        <w:t>experiments</w:t>
      </w:r>
    </w:p>
    <w:p w14:paraId="5BC853C5" w14:textId="77777777" w:rsidR="002B7E05" w:rsidRPr="00794629" w:rsidRDefault="000A6822" w:rsidP="002B7E05">
      <w:pPr>
        <w:pStyle w:val="09BodyFirstParagraph"/>
        <w:rPr>
          <w:del w:id="2896" w:author="秦蓓嘉" w:date="2026-04-12T19:27:00Z"/>
          <w:color w:val="auto"/>
        </w:rPr>
      </w:pPr>
      <w:del w:id="2897" w:author="秦蓓嘉" w:date="2026-04-12T19:27:00Z">
        <w:r w:rsidRPr="006F2F64">
          <w:rPr>
            <w:color w:val="auto"/>
          </w:rPr>
          <w:fldChar w:fldCharType="begin"/>
        </w:r>
        <w:r w:rsidRPr="00794629">
          <w:rPr>
            <w:color w:val="auto"/>
          </w:rPr>
          <w:delInstrText xml:space="preserve"> REF _Ref216969757 \h </w:delInstrText>
        </w:r>
        <w:r w:rsidR="00794629">
          <w:rPr>
            <w:color w:val="auto"/>
          </w:rPr>
          <w:delInstrText xml:space="preserve"> \* MERGEFORMAT </w:delInstrText>
        </w:r>
        <w:r w:rsidRPr="006F2F64">
          <w:rPr>
            <w:color w:val="auto"/>
          </w:rPr>
        </w:r>
        <w:r w:rsidRPr="006F2F64">
          <w:rPr>
            <w:color w:val="auto"/>
          </w:rPr>
          <w:fldChar w:fldCharType="separate"/>
        </w:r>
        <w:r w:rsidR="00794629" w:rsidRPr="006F2F64">
          <w:rPr>
            <w:rFonts w:ascii="Tahoma" w:eastAsia="Tahoma" w:hAnsi="Tahoma" w:cs="Tahoma"/>
            <w:b/>
            <w:sz w:val="16"/>
            <w:szCs w:val="16"/>
          </w:rPr>
          <w:delText xml:space="preserve">Figure </w:delText>
        </w:r>
        <w:r w:rsidR="00794629" w:rsidRPr="00794629">
          <w:rPr>
            <w:rFonts w:ascii="Tahoma" w:eastAsia="Tahoma" w:hAnsi="Tahoma" w:cs="Tahoma"/>
            <w:b/>
            <w:noProof/>
            <w:sz w:val="16"/>
            <w:szCs w:val="16"/>
          </w:rPr>
          <w:delText>15</w:delText>
        </w:r>
        <w:r w:rsidRPr="006F2F64">
          <w:rPr>
            <w:color w:val="auto"/>
          </w:rPr>
          <w:fldChar w:fldCharType="end"/>
        </w:r>
        <w:r w:rsidR="002B7E05" w:rsidRPr="00794629">
          <w:rPr>
            <w:color w:val="auto"/>
          </w:rPr>
          <w:delText xml:space="preserve"> compares the results of the current experiment for four different model ethnicities under the impression Preference with those of previous studies of Zeng et al. </w:delText>
        </w:r>
        <w:r w:rsidR="002B7E05" w:rsidRPr="006F2F64">
          <w:rPr>
            <w:color w:val="auto"/>
          </w:rPr>
          <w:fldChar w:fldCharType="begin"/>
        </w:r>
        <w:r w:rsidR="002B7E05" w:rsidRPr="00794629">
          <w:rPr>
            <w:color w:val="auto"/>
          </w:rPr>
          <w:delInstrText xml:space="preserve"> ADDIN EN.CITE &lt;EndNote&gt;&lt;Cite&gt;&lt;Author&gt;Zeng&lt;/Author&gt;&lt;Year&gt;2011&lt;/Year&gt;&lt;RecNum&gt;51&lt;/RecNum&gt;&lt;DisplayText&gt;[26]&lt;/DisplayText&gt;&lt;record&gt;&lt;rec-number&gt;51&lt;/rec-number&gt;&lt;foreign-keys&gt;&lt;key app="EN" db-id="59p9xtxpk0tdf1eazsbvrzzxdefprsfptpsv" timestamp="1764830304"&gt;51&lt;/key&gt;&lt;/foreign-keys&gt;&lt;ref-type name="Journal Article"&gt;17&lt;/ref-type&gt;&lt;contributors&gt;&lt;authors&gt;&lt;author&gt;Zeng, Huanzhao&lt;/author&gt;&lt;author&gt;Luo, M. Ronnier&lt;/author&gt;&lt;/authors&gt;&lt;/contributors&gt;&lt;titles&gt;&lt;title&gt;Skin color modeling of digital photographic images&lt;/title&gt;&lt;secondary-title&gt;Journal of Imaging Science and Technology&lt;/secondary-title&gt;&lt;/titles&gt;&lt;periodical&gt;&lt;full-title&gt;Journal of Imaging Science and Technology&lt;/full-title&gt;&lt;/periodical&gt;&lt;pages&gt;1-12&lt;/pages&gt;&lt;volume&gt;55&lt;/volume&gt;&lt;number&gt;3&lt;/number&gt;&lt;keywords&gt;&lt;keyword&gt;skin color modeling&lt;/keyword&gt;&lt;keyword&gt;elliptical skin color models&lt;/keyword&gt;&lt;keyword&gt;CIELAB color space&lt;/keyword&gt;&lt;keyword&gt;CAM02-UCS color space&lt;/keyword&gt;&lt;keyword&gt;skin detection accuracy&lt;/keyword&gt;&lt;/keywords&gt;&lt;dates&gt;&lt;year&gt;2011&lt;/year&gt;&lt;/dates&gt;&lt;urls&gt;&lt;/urls&gt;&lt;electronic-resource-num&gt;10.2352/J.ImagingSci.Technol.2011.55.3.030201&lt;/electronic-resource-num&gt;&lt;/record&gt;&lt;/Cite&gt;&lt;/EndNote&gt;</w:delInstrText>
        </w:r>
        <w:r w:rsidR="002B7E05" w:rsidRPr="006F2F64">
          <w:rPr>
            <w:color w:val="auto"/>
          </w:rPr>
          <w:fldChar w:fldCharType="separate"/>
        </w:r>
        <w:r w:rsidR="002B7E05" w:rsidRPr="00794629">
          <w:rPr>
            <w:noProof/>
            <w:color w:val="auto"/>
          </w:rPr>
          <w:delText>[26]</w:delText>
        </w:r>
        <w:r w:rsidR="002B7E05" w:rsidRPr="006F2F64">
          <w:rPr>
            <w:color w:val="auto"/>
          </w:rPr>
          <w:fldChar w:fldCharType="end"/>
        </w:r>
        <w:r w:rsidR="002B7E05" w:rsidRPr="00794629">
          <w:rPr>
            <w:color w:val="auto"/>
          </w:rPr>
          <w:delText xml:space="preserve">, Peng et al. </w:delText>
        </w:r>
        <w:r w:rsidR="002B7E05" w:rsidRPr="006F2F64">
          <w:rPr>
            <w:color w:val="auto"/>
          </w:rPr>
          <w:fldChar w:fldCharType="begin"/>
        </w:r>
        <w:r w:rsidR="002B7E05" w:rsidRPr="00794629">
          <w:rPr>
            <w:color w:val="auto"/>
          </w:rPr>
          <w:delInstrText xml:space="preserve"> ADDIN EN.CITE &lt;EndNote&gt;&lt;Cite&gt;&lt;Author&gt;Peng&lt;/Author&gt;&lt;Year&gt;2020&lt;/Year&gt;&lt;RecNum&gt;21&lt;/RecNum&gt;&lt;DisplayText&gt;[14]&lt;/DisplayText&gt;&lt;record&gt;&lt;rec-number&gt;21&lt;/rec-number&gt;&lt;foreign-keys&gt;&lt;key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delInstrText>
        </w:r>
        <w:r w:rsidR="002B7E05" w:rsidRPr="006F2F64">
          <w:rPr>
            <w:color w:val="auto"/>
          </w:rPr>
          <w:fldChar w:fldCharType="separate"/>
        </w:r>
        <w:r w:rsidR="002B7E05" w:rsidRPr="00794629">
          <w:rPr>
            <w:noProof/>
            <w:color w:val="auto"/>
          </w:rPr>
          <w:delText>[14]</w:delText>
        </w:r>
        <w:r w:rsidR="002B7E05" w:rsidRPr="006F2F64">
          <w:rPr>
            <w:color w:val="auto"/>
          </w:rPr>
          <w:fldChar w:fldCharType="end"/>
        </w:r>
        <w:r w:rsidR="002B7E05" w:rsidRPr="00794629">
          <w:rPr>
            <w:color w:val="auto"/>
          </w:rPr>
          <w:delText xml:space="preserve">, Cao et al </w:delText>
        </w:r>
        <w:r w:rsidR="002B7E05" w:rsidRPr="006F2F64">
          <w:rPr>
            <w:color w:val="auto"/>
          </w:rPr>
          <w:fldChar w:fldCharType="begin"/>
        </w:r>
        <w:r w:rsidR="002B7E05" w:rsidRPr="00794629">
          <w:rPr>
            <w:color w:val="auto"/>
          </w:rPr>
          <w:delInstrText xml:space="preserve"> ADDIN EN.CITE &lt;EndNote&gt;&lt;Cite&gt;&lt;Author&gt;Cao&lt;/Author&gt;&lt;Year&gt;2020&lt;/Year&gt;&lt;RecNum&gt;23&lt;/RecNum&gt;&lt;DisplayText&gt;[15]&lt;/DisplayText&gt;&lt;record&gt;&lt;rec-number&gt;23&lt;/rec-number&gt;&lt;foreign-keys&gt;&lt;key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delInstrText>
        </w:r>
        <w:r w:rsidR="002B7E05" w:rsidRPr="006F2F64">
          <w:rPr>
            <w:color w:val="auto"/>
          </w:rPr>
          <w:fldChar w:fldCharType="separate"/>
        </w:r>
        <w:r w:rsidR="002B7E05" w:rsidRPr="00794629">
          <w:rPr>
            <w:noProof/>
            <w:color w:val="auto"/>
          </w:rPr>
          <w:delText>[15]</w:delText>
        </w:r>
        <w:r w:rsidR="002B7E05" w:rsidRPr="006F2F64">
          <w:rPr>
            <w:color w:val="auto"/>
          </w:rPr>
          <w:fldChar w:fldCharType="end"/>
        </w:r>
        <w:r w:rsidR="002B7E05" w:rsidRPr="00794629">
          <w:rPr>
            <w:color w:val="auto"/>
          </w:rPr>
          <w:delText xml:space="preserve">, Qin et al </w:delText>
        </w:r>
        <w:r w:rsidR="002B7E05" w:rsidRPr="006F2F64">
          <w:rPr>
            <w:color w:val="auto"/>
          </w:rPr>
          <w:fldChar w:fldCharType="begin"/>
        </w:r>
        <w:r w:rsidR="002B7E05" w:rsidRPr="00794629">
          <w:rPr>
            <w:color w:val="auto"/>
          </w:rPr>
          <w:delInstrText xml:space="preserve"> ADDIN EN.CITE &lt;EndNote&gt;&lt;Cite&gt;&lt;Author&gt;Qin&lt;/Author&gt;&lt;Year&gt;2025&lt;/Year&gt;&lt;RecNum&gt;44&lt;/RecNum&gt;&lt;DisplayText&gt;[32]&lt;/DisplayText&gt;&lt;record&gt;&lt;rec-number&gt;44&lt;/rec-number&gt;&lt;foreign-keys&gt;&lt;key app="EN" db-id="59p9xtxpk0tdf1eazsbvrzzxdefprsfptpsv" timestamp="1764830292"&gt;44&lt;/key&gt;&lt;/foreign-keys&gt;&lt;ref-type name="Conference Proceedings"&gt;10&lt;/ref-type&gt;&lt;contributors&gt;&lt;authors&gt;&lt;author&gt;Qin, Beijia&lt;/author&gt;&lt;author&gt;Zhu, Yuechen&lt;/author&gt;&lt;author&gt;Wang, Liqing&lt;/author&gt;&lt;author&gt;Luo, Ming Ronnier&lt;/author&gt;&lt;/authors&gt;&lt;secondary-authors&gt;&lt;author&gt;Song, Huihui&lt;/author&gt;&lt;author&gt;Xu, Min&lt;/author&gt;&lt;author&gt;Yang, Li&lt;/author&gt;&lt;author&gt;Zhang, Linghao&lt;/author&gt;&lt;/secondary-authors&gt;&lt;/contributors&gt;&lt;auth-address&gt;Singapore&lt;/auth-address&gt;&lt;titles&gt;&lt;title&gt;Impact of Lightness on the Preferred Center of Skin Color&lt;/title&gt;&lt;secondary-title&gt;Advances in Printing, Packaging and Communication Technologies&lt;/secondary-title&gt;&lt;/titles&gt;&lt;pages&gt;9-20&lt;/pages&gt;&lt;volume&gt;1401&lt;/volume&gt;&lt;dates&gt;&lt;year&gt;2025&lt;/year&gt;&lt;/dates&gt;&lt;publisher&gt;Springer Nature Singapore&lt;/publisher&gt;&lt;isbn&gt;978-981-96-4466-7; 978-981-96-4467-4&lt;/isbn&gt;&lt;urls&gt;&lt;related-urls&gt;&lt;url&gt;https://link.springer.com/10.1007/978-981-96-4467-4_2&lt;/url&gt;&lt;/related-urls&gt;&lt;/urls&gt;&lt;electronic-resource-num&gt;10.1007/978-981-96-4467-4_2&lt;/electronic-resource-num&gt;&lt;language&gt;English&lt;/language&gt;&lt;/record&gt;&lt;/Cite&gt;&lt;/EndNote&gt;</w:delInstrText>
        </w:r>
        <w:r w:rsidR="002B7E05" w:rsidRPr="006F2F64">
          <w:rPr>
            <w:color w:val="auto"/>
          </w:rPr>
          <w:fldChar w:fldCharType="separate"/>
        </w:r>
        <w:r w:rsidR="002B7E05" w:rsidRPr="00794629">
          <w:rPr>
            <w:noProof/>
            <w:color w:val="auto"/>
          </w:rPr>
          <w:delText>[32]</w:delText>
        </w:r>
        <w:r w:rsidR="002B7E05" w:rsidRPr="006F2F64">
          <w:rPr>
            <w:color w:val="auto"/>
          </w:rPr>
          <w:fldChar w:fldCharType="end"/>
        </w:r>
        <w:r w:rsidR="002B7E05" w:rsidRPr="00794629">
          <w:rPr>
            <w:color w:val="auto"/>
          </w:rPr>
          <w:delText xml:space="preserve"> and the PMC chart </w:delText>
        </w:r>
        <w:r w:rsidR="002B7E05" w:rsidRPr="006F2F64">
          <w:rPr>
            <w:color w:val="auto"/>
          </w:rPr>
          <w:fldChar w:fldCharType="begin"/>
        </w:r>
        <w:r w:rsidR="002B7E05" w:rsidRPr="00794629">
          <w:rPr>
            <w:color w:val="auto"/>
          </w:rPr>
          <w:delInstrText xml:space="preserve"> ADDIN EN.CITE &lt;EndNote&gt;&lt;Cite&gt;&lt;Author&gt;Luo&lt;/Author&gt;&lt;Year&gt;2024&lt;/Year&gt;&lt;RecNum&gt;24&lt;/RecNum&gt;&lt;DisplayText&gt;[19]&lt;/DisplayText&gt;&lt;record&gt;&lt;rec-number&gt;24&lt;/rec-number&gt;&lt;foreign-keys&gt;&lt;key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delInstrText>
        </w:r>
        <w:r w:rsidR="002B7E05" w:rsidRPr="006F2F64">
          <w:rPr>
            <w:color w:val="auto"/>
          </w:rPr>
          <w:fldChar w:fldCharType="separate"/>
        </w:r>
        <w:r w:rsidR="002B7E05" w:rsidRPr="00794629">
          <w:rPr>
            <w:noProof/>
            <w:color w:val="auto"/>
          </w:rPr>
          <w:delText>[19]</w:delText>
        </w:r>
        <w:r w:rsidR="002B7E05" w:rsidRPr="006F2F64">
          <w:rPr>
            <w:color w:val="auto"/>
          </w:rPr>
          <w:fldChar w:fldCharType="end"/>
        </w:r>
        <w:r w:rsidR="002B7E05" w:rsidRPr="00794629">
          <w:rPr>
            <w:color w:val="auto"/>
          </w:rPr>
          <w:delText>. All skin tones in the figure were normalized against an ideal reflective white and converted to the D65 illuminant.</w:delText>
        </w:r>
      </w:del>
    </w:p>
    <w:p w14:paraId="2F428715" w14:textId="77777777" w:rsidR="002B7E05" w:rsidRPr="00794629" w:rsidRDefault="002B7E05" w:rsidP="002B7E05">
      <w:pPr>
        <w:pStyle w:val="10BodySubsequentParagraph"/>
        <w:rPr>
          <w:del w:id="2898" w:author="秦蓓嘉" w:date="2026-04-12T19:27:00Z"/>
        </w:rPr>
      </w:pPr>
    </w:p>
    <w:p w14:paraId="2644F44B" w14:textId="77777777" w:rsidR="002B7E05" w:rsidRPr="00794629" w:rsidRDefault="002B7E05" w:rsidP="002B7E05">
      <w:pPr>
        <w:pStyle w:val="a5"/>
        <w:ind w:left="612"/>
        <w:jc w:val="center"/>
        <w:rPr>
          <w:del w:id="2899" w:author="秦蓓嘉" w:date="2026-04-12T19:27:00Z"/>
          <w:sz w:val="20"/>
        </w:rPr>
      </w:pPr>
      <w:del w:id="2900" w:author="秦蓓嘉" w:date="2026-04-12T19:27:00Z">
        <w:r w:rsidRPr="006F2F64">
          <w:rPr>
            <w:noProof/>
          </w:rPr>
          <w:drawing>
            <wp:inline distT="0" distB="0" distL="0" distR="0" wp14:anchorId="765F73EC" wp14:editId="46EF1D72">
              <wp:extent cx="4150580" cy="1312775"/>
              <wp:effectExtent l="0" t="0" r="254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158128" cy="1315162"/>
                      </a:xfrm>
                      <a:prstGeom prst="rect">
                        <a:avLst/>
                      </a:prstGeom>
                      <a:noFill/>
                      <a:ln>
                        <a:noFill/>
                      </a:ln>
                    </pic:spPr>
                  </pic:pic>
                </a:graphicData>
              </a:graphic>
            </wp:inline>
          </w:drawing>
        </w:r>
      </w:del>
    </w:p>
    <w:p w14:paraId="3E5C958C" w14:textId="77777777" w:rsidR="002B7E05" w:rsidRPr="00794629" w:rsidRDefault="002B7E05" w:rsidP="002B7E05">
      <w:pPr>
        <w:pStyle w:val="a5"/>
        <w:spacing w:before="76"/>
        <w:rPr>
          <w:del w:id="2901" w:author="秦蓓嘉" w:date="2026-04-12T19:27:00Z"/>
        </w:rPr>
      </w:pPr>
    </w:p>
    <w:p w14:paraId="75B42901" w14:textId="00E1ED76" w:rsidR="00FC343E" w:rsidRPr="00805397" w:rsidRDefault="000A6822" w:rsidP="006F7AA9">
      <w:pPr>
        <w:pStyle w:val="09BodyFirstParagraph"/>
        <w:rPr>
          <w:ins w:id="2902" w:author="秦蓓嘉" w:date="2026-04-12T19:27:00Z"/>
          <w:color w:val="auto"/>
        </w:rPr>
      </w:pPr>
      <w:bookmarkStart w:id="2903" w:name="_Ref216969757"/>
      <w:del w:id="2904" w:author="秦蓓嘉" w:date="2026-04-12T19:27:00Z">
        <w:r w:rsidRPr="006F2F64">
          <w:rPr>
            <w:rFonts w:ascii="Tahoma" w:eastAsia="Tahoma" w:hAnsi="Tahoma" w:cs="Tahoma"/>
            <w:b/>
            <w:sz w:val="16"/>
            <w:szCs w:val="16"/>
          </w:rPr>
          <w:delText xml:space="preserve">Figure </w:delText>
        </w:r>
        <w:r w:rsidRPr="006F2F64">
          <w:rPr>
            <w:rFonts w:ascii="Tahoma" w:eastAsia="Tahoma" w:hAnsi="Tahoma" w:cs="Tahoma"/>
            <w:b/>
            <w:sz w:val="16"/>
            <w:szCs w:val="16"/>
          </w:rPr>
          <w:fldChar w:fldCharType="begin"/>
        </w:r>
        <w:r w:rsidRPr="006F2F64">
          <w:rPr>
            <w:rFonts w:ascii="Tahoma" w:eastAsia="Tahoma" w:hAnsi="Tahoma" w:cs="Tahoma"/>
            <w:b/>
            <w:sz w:val="16"/>
            <w:szCs w:val="16"/>
          </w:rPr>
          <w:delInstrText xml:space="preserve"> SEQ Figure \* ARABIC </w:delInstrText>
        </w:r>
        <w:r w:rsidRPr="006F2F64">
          <w:rPr>
            <w:rFonts w:ascii="Tahoma" w:eastAsia="Tahoma" w:hAnsi="Tahoma" w:cs="Tahoma"/>
            <w:b/>
            <w:sz w:val="16"/>
            <w:szCs w:val="16"/>
          </w:rPr>
          <w:fldChar w:fldCharType="separate"/>
        </w:r>
        <w:r w:rsidR="00794629" w:rsidRPr="00794629">
          <w:rPr>
            <w:rFonts w:ascii="Tahoma" w:eastAsia="Tahoma" w:hAnsi="Tahoma" w:cs="Tahoma"/>
            <w:b/>
            <w:noProof/>
            <w:sz w:val="16"/>
            <w:szCs w:val="16"/>
          </w:rPr>
          <w:delText>15</w:delText>
        </w:r>
        <w:r w:rsidRPr="006F2F64">
          <w:rPr>
            <w:rFonts w:ascii="Tahoma" w:eastAsia="Tahoma" w:hAnsi="Tahoma" w:cs="Tahoma"/>
            <w:b/>
            <w:sz w:val="16"/>
            <w:szCs w:val="16"/>
          </w:rPr>
          <w:fldChar w:fldCharType="end"/>
        </w:r>
        <w:bookmarkEnd w:id="2903"/>
        <w:r w:rsidR="002B7E05" w:rsidRPr="006F2F64">
          <w:rPr>
            <w:b/>
            <w:spacing w:val="80"/>
            <w:w w:val="150"/>
          </w:rPr>
          <w:delText xml:space="preserve"> </w:delText>
        </w:r>
        <w:r w:rsidR="002B7E05" w:rsidRPr="006F2F64">
          <w:delText>Comparison</w:delText>
        </w:r>
        <w:r w:rsidR="002B7E05" w:rsidRPr="006F2F64">
          <w:rPr>
            <w:spacing w:val="-12"/>
          </w:rPr>
          <w:delText xml:space="preserve"> </w:delText>
        </w:r>
        <w:r w:rsidR="002B7E05" w:rsidRPr="006F2F64">
          <w:delText>of</w:delText>
        </w:r>
        <w:r w:rsidR="002B7E05" w:rsidRPr="006F2F64">
          <w:rPr>
            <w:spacing w:val="-12"/>
          </w:rPr>
          <w:delText xml:space="preserve"> </w:delText>
        </w:r>
        <w:r w:rsidR="002B7E05" w:rsidRPr="006F2F64">
          <w:delText>the</w:delText>
        </w:r>
        <w:r w:rsidR="002B7E05" w:rsidRPr="006F2F64">
          <w:rPr>
            <w:spacing w:val="-12"/>
          </w:rPr>
          <w:delText xml:space="preserve"> </w:delText>
        </w:r>
        <w:r w:rsidR="002B7E05" w:rsidRPr="006F2F64">
          <w:delText>results</w:delText>
        </w:r>
        <w:r w:rsidR="002B7E05" w:rsidRPr="006F2F64">
          <w:rPr>
            <w:spacing w:val="-12"/>
          </w:rPr>
          <w:delText xml:space="preserve"> </w:delText>
        </w:r>
        <w:r w:rsidR="002B7E05" w:rsidRPr="006F2F64">
          <w:delText>of</w:delText>
        </w:r>
        <w:r w:rsidR="002B7E05" w:rsidRPr="006F2F64">
          <w:rPr>
            <w:spacing w:val="-12"/>
          </w:rPr>
          <w:delText xml:space="preserve"> </w:delText>
        </w:r>
        <w:r w:rsidR="002B7E05" w:rsidRPr="006F2F64">
          <w:delText>the</w:delText>
        </w:r>
        <w:r w:rsidR="002B7E05" w:rsidRPr="006F2F64">
          <w:rPr>
            <w:spacing w:val="-12"/>
          </w:rPr>
          <w:delText xml:space="preserve"> </w:delText>
        </w:r>
      </w:del>
      <w:ins w:id="2905" w:author="秦蓓嘉" w:date="2026-04-12T19:27:00Z">
        <w:r w:rsidR="00C81080" w:rsidRPr="00805397">
          <w:rPr>
            <w:color w:val="auto"/>
          </w:rPr>
          <w:t>The final analysis is to compare the preferred skin colors obtained from many earlier studies.</w:t>
        </w:r>
        <w:r w:rsidR="007A2553" w:rsidRPr="00805397">
          <w:rPr>
            <w:color w:val="auto"/>
          </w:rPr>
          <w:t xml:space="preserve"> </w:t>
        </w:r>
        <w:r w:rsidR="006F7AA9" w:rsidRPr="00805397">
          <w:rPr>
            <w:color w:val="auto"/>
          </w:rPr>
          <w:t>Figure 1</w:t>
        </w:r>
        <w:r w:rsidR="00DC36FD" w:rsidRPr="00805397">
          <w:rPr>
            <w:color w:val="auto"/>
          </w:rPr>
          <w:t>7</w:t>
        </w:r>
        <w:r w:rsidR="006F7AA9" w:rsidRPr="00805397">
          <w:rPr>
            <w:color w:val="auto"/>
          </w:rPr>
          <w:t xml:space="preserve"> plots</w:t>
        </w:r>
        <w:r w:rsidR="002B7E05" w:rsidRPr="00805397">
          <w:rPr>
            <w:color w:val="auto"/>
          </w:rPr>
          <w:t xml:space="preserve"> the current experiment for four different ethnicities </w:t>
        </w:r>
        <w:r w:rsidR="006F7AA9" w:rsidRPr="00805397">
          <w:rPr>
            <w:color w:val="auto"/>
          </w:rPr>
          <w:t xml:space="preserve">from 8 </w:t>
        </w:r>
        <w:r w:rsidR="002B7E05" w:rsidRPr="00805397">
          <w:rPr>
            <w:color w:val="auto"/>
          </w:rPr>
          <w:t>studies</w:t>
        </w:r>
        <w:r w:rsidR="006F7AA9" w:rsidRPr="00805397">
          <w:rPr>
            <w:color w:val="auto"/>
          </w:rPr>
          <w:t xml:space="preserve"> together with the 50% acceptable ellipses from the present study. The 8 studies are </w:t>
        </w:r>
        <w:r w:rsidR="00C81080" w:rsidRPr="00805397">
          <w:rPr>
            <w:color w:val="auto"/>
          </w:rPr>
          <w:t>Yano [</w:t>
        </w:r>
        <w:r w:rsidR="0053249A" w:rsidRPr="00805397">
          <w:rPr>
            <w:color w:val="auto"/>
          </w:rPr>
          <w:t>5</w:t>
        </w:r>
        <w:r w:rsidR="00C81080" w:rsidRPr="00805397">
          <w:rPr>
            <w:color w:val="auto"/>
          </w:rPr>
          <w:t>], Yamamoto</w:t>
        </w:r>
        <w:r w:rsidR="006F7AA9" w:rsidRPr="00805397">
          <w:rPr>
            <w:color w:val="auto"/>
          </w:rPr>
          <w:t xml:space="preserve"> et al. [</w:t>
        </w:r>
        <w:r w:rsidR="0053249A" w:rsidRPr="00805397">
          <w:rPr>
            <w:color w:val="auto"/>
          </w:rPr>
          <w:t>6</w:t>
        </w:r>
        <w:r w:rsidR="006F7AA9" w:rsidRPr="00805397">
          <w:rPr>
            <w:color w:val="auto"/>
          </w:rPr>
          <w:t>], Park et al. [</w:t>
        </w:r>
        <w:r w:rsidR="0053249A" w:rsidRPr="00805397">
          <w:rPr>
            <w:color w:val="auto"/>
          </w:rPr>
          <w:t>10</w:t>
        </w:r>
        <w:r w:rsidR="006F7AA9" w:rsidRPr="00805397">
          <w:rPr>
            <w:color w:val="auto"/>
          </w:rPr>
          <w:t>], Deng et al. [</w:t>
        </w:r>
        <w:r w:rsidR="0053249A" w:rsidRPr="00805397">
          <w:rPr>
            <w:color w:val="auto"/>
          </w:rPr>
          <w:t>9</w:t>
        </w:r>
        <w:r w:rsidR="006F7AA9" w:rsidRPr="00805397">
          <w:rPr>
            <w:color w:val="auto"/>
          </w:rPr>
          <w:t xml:space="preserve">], </w:t>
        </w:r>
        <w:r w:rsidR="002B7E05" w:rsidRPr="00805397">
          <w:rPr>
            <w:color w:val="auto"/>
          </w:rPr>
          <w:t xml:space="preserve">Zeng et al. </w:t>
        </w:r>
        <w:r w:rsidR="002B7E05" w:rsidRPr="00805397">
          <w:rPr>
            <w:color w:val="auto"/>
          </w:rPr>
          <w:fldChar w:fldCharType="begin"/>
        </w:r>
        <w:r w:rsidR="00215BA5">
          <w:rPr>
            <w:color w:val="auto"/>
          </w:rPr>
          <w:instrText xml:space="preserve"> ADDIN EN.CITE &lt;EndNote&gt;&lt;Cite&gt;&lt;Author&gt;Zeng&lt;/Author&gt;&lt;Year&gt;2011&lt;/Year&gt;&lt;RecNum&gt;51&lt;/RecNum&gt;&lt;DisplayText&gt;[31]&lt;/DisplayText&gt;&lt;record&gt;&lt;rec-number&gt;51&lt;/rec-number&gt;&lt;foreign-keys&gt;&lt;key app="EN" db-id="59p9xtxpk0tdf1eazsbvrzzxdefprsfptpsv" timestamp="1764830304"&gt;51&lt;/key&gt;&lt;/foreign-keys&gt;&lt;ref-type name="Journal Article"&gt;17&lt;/ref-type&gt;&lt;contributors&gt;&lt;authors&gt;&lt;author&gt;Zeng, Huanzhao&lt;/author&gt;&lt;author&gt;Luo, M. Ronnier&lt;/author&gt;&lt;/authors&gt;&lt;/contributors&gt;&lt;titles&gt;&lt;title&gt;Skin color modeling of digital photographic images&lt;/title&gt;&lt;secondary-title&gt;Journal of Imaging Science and Technology&lt;/secondary-title&gt;&lt;/titles&gt;&lt;periodical&gt;&lt;full-title&gt;Journal of Imaging Science and Technology&lt;/full-title&gt;&lt;/periodical&gt;&lt;pages&gt;1-12&lt;/pages&gt;&lt;volume&gt;55&lt;/volume&gt;&lt;number&gt;3&lt;/number&gt;&lt;keywords&gt;&lt;keyword&gt;skin color modeling&lt;/keyword&gt;&lt;keyword&gt;elliptical skin color models&lt;/keyword&gt;&lt;keyword&gt;CIELAB color space&lt;/keyword&gt;&lt;keyword&gt;CAM02-UCS color space&lt;/keyword&gt;&lt;keyword&gt;skin detection accuracy&lt;/keyword&gt;&lt;/keywords&gt;&lt;dates&gt;&lt;year&gt;2011&lt;/year&gt;&lt;/dates&gt;&lt;urls&gt;&lt;/urls&gt;&lt;electronic-resource-num&gt;10.2352/J.ImagingSci.Technol.2011.55.3.030201&lt;/electronic-resource-num&gt;&lt;/record&gt;&lt;/Cite&gt;&lt;/EndNote&gt;</w:instrText>
        </w:r>
        <w:r w:rsidR="002B7E05" w:rsidRPr="00805397">
          <w:rPr>
            <w:color w:val="auto"/>
          </w:rPr>
          <w:fldChar w:fldCharType="separate"/>
        </w:r>
        <w:r w:rsidR="00215BA5">
          <w:rPr>
            <w:noProof/>
            <w:color w:val="auto"/>
          </w:rPr>
          <w:t>[31]</w:t>
        </w:r>
        <w:r w:rsidR="002B7E05" w:rsidRPr="00805397">
          <w:rPr>
            <w:color w:val="auto"/>
          </w:rPr>
          <w:fldChar w:fldCharType="end"/>
        </w:r>
        <w:r w:rsidR="002B7E05" w:rsidRPr="00805397">
          <w:rPr>
            <w:color w:val="auto"/>
          </w:rPr>
          <w:t xml:space="preserve">, Peng et al. </w:t>
        </w:r>
        <w:r w:rsidR="002B7E05" w:rsidRPr="00805397">
          <w:rPr>
            <w:color w:val="auto"/>
          </w:rPr>
          <w:fldChar w:fldCharType="begin"/>
        </w:r>
        <w:r w:rsidR="00215BA5">
          <w:rPr>
            <w:color w:val="auto"/>
          </w:rPr>
          <w:instrText xml:space="preserve"> ADDIN EN.CITE &lt;EndNote&gt;&lt;Cite&gt;&lt;Author&gt;Peng&lt;/Author&gt;&lt;Year&gt;2020&lt;/Year&gt;&lt;RecNum&gt;21&lt;/RecNum&gt;&lt;DisplayText&gt;[12]&lt;/DisplayText&gt;&lt;record&gt;&lt;rec-number&gt;21&lt;/rec-number&gt;&lt;foreign-keys&gt;&lt;key app="EN" db-id="59p9xtxpk0tdf1eazsbvrzzxdefprsfptpsv" timestamp="1764830258"&gt;21&lt;/key&gt;&lt;/foreign-keys&gt;&lt;ref-type name="Conference Proceedings"&gt;10&lt;/ref-type&gt;&lt;contributors&gt;&lt;authors&gt;&lt;author&gt;Peng, Rui&lt;/author&gt;&lt;author&gt;Luo, Ming Ronnier&lt;/author&gt;&lt;author&gt;Cao, Mingkai&lt;/author&gt;&lt;author&gt;Zhu, Yuechen&lt;/author&gt;&lt;author&gt;Liu, Xiaoxuan&lt;/author&gt;&lt;author&gt;Liu, Guoxiang&lt;/author&gt;&lt;/authors&gt;&lt;/contributors&gt;&lt;titles&gt;&lt;title&gt;Preferred Skin Reproduction Centres for Different Skin Groups&lt;/title&gt;&lt;alt-title&gt;Color and Imaging Conference&lt;/alt-title&gt;&lt;/titles&gt;&lt;alt-periodical&gt;&lt;full-title&gt;Color and Imaging Conference&lt;/full-title&gt;&lt;/alt-periodical&gt;&lt;pages&gt;109-113&lt;/pages&gt;&lt;volume&gt;28&lt;/volume&gt;&lt;edition&gt;1&lt;/edition&gt;&lt;dates&gt;&lt;year&gt;2020&lt;/year&gt;&lt;/dates&gt;&lt;isbn&gt;2166-9635&lt;/isbn&gt;&lt;urls&gt;&lt;related-urls&gt;&lt;url&gt;https://doi.org/10.2352/issn.2169-2629.2020.28.16&lt;/url&gt;&lt;/related-urls&gt;&lt;/urls&gt;&lt;electronic-resource-num&gt;10.2352/issn.2169-2629.2020.28.16&lt;/electronic-resource-num&gt;&lt;language&gt;English&lt;/language&gt;&lt;/record&gt;&lt;/Cite&gt;&lt;/EndNote&gt;</w:instrText>
        </w:r>
        <w:r w:rsidR="002B7E05" w:rsidRPr="00805397">
          <w:rPr>
            <w:color w:val="auto"/>
          </w:rPr>
          <w:fldChar w:fldCharType="separate"/>
        </w:r>
        <w:r w:rsidR="00215BA5">
          <w:rPr>
            <w:noProof/>
            <w:color w:val="auto"/>
          </w:rPr>
          <w:t>[12]</w:t>
        </w:r>
        <w:r w:rsidR="002B7E05" w:rsidRPr="00805397">
          <w:rPr>
            <w:color w:val="auto"/>
          </w:rPr>
          <w:fldChar w:fldCharType="end"/>
        </w:r>
        <w:r w:rsidR="002B7E05" w:rsidRPr="00805397">
          <w:rPr>
            <w:color w:val="auto"/>
          </w:rPr>
          <w:t>, Cao et al</w:t>
        </w:r>
        <w:r w:rsidR="00FE6CA9" w:rsidRPr="00805397">
          <w:rPr>
            <w:color w:val="auto"/>
          </w:rPr>
          <w:t>.</w:t>
        </w:r>
        <w:r w:rsidR="002B7E05" w:rsidRPr="00805397">
          <w:rPr>
            <w:color w:val="auto"/>
          </w:rPr>
          <w:t xml:space="preserve"> </w:t>
        </w:r>
        <w:r w:rsidR="002B7E05" w:rsidRPr="00805397">
          <w:rPr>
            <w:color w:val="auto"/>
          </w:rPr>
          <w:fldChar w:fldCharType="begin"/>
        </w:r>
        <w:r w:rsidR="00215BA5">
          <w:rPr>
            <w:color w:val="auto"/>
          </w:rPr>
          <w:instrText xml:space="preserve"> ADDIN EN.CITE &lt;EndNote&gt;&lt;Cite&gt;&lt;Author&gt;Cao&lt;/Author&gt;&lt;Year&gt;2020&lt;/Year&gt;&lt;RecNum&gt;23&lt;/RecNum&gt;&lt;DisplayText&gt;[13]&lt;/DisplayText&gt;&lt;record&gt;&lt;rec-number&gt;23&lt;/rec-number&gt;&lt;foreign-keys&gt;&lt;key app="EN" db-id="59p9xtxpk0tdf1eazsbvrzzxdefprsfptpsv" timestamp="1764830258"&gt;23&lt;/key&gt;&lt;/foreign-keys&gt;&lt;ref-type name="Conference Proceedings"&gt;10&lt;/ref-type&gt;&lt;contributors&gt;&lt;authors&gt;&lt;author&gt;Cao, Mingkai&lt;/author&gt;&lt;author&gt;Luo, Ming Ronnier&lt;/author&gt;&lt;author&gt;Liu, Guoxiang&lt;/author&gt;&lt;/authors&gt;&lt;/contributors&gt;&lt;titles&gt;&lt;title&gt;Preferred skin tones reproduction of three ethnic groups under different ambient lighting conditions&lt;/title&gt;&lt;alt-title&gt;Color and Imaging Conference&lt;/alt-title&gt;&lt;/titles&gt;&lt;alt-periodical&gt;&lt;full-title&gt;Color and Imaging Conference&lt;/full-title&gt;&lt;/alt-periodical&gt;&lt;pages&gt;94-94&lt;/pages&gt;&lt;volume&gt;28&lt;/volume&gt;&lt;edition&gt;1&lt;/edition&gt;&lt;keywords&gt;&lt;keyword&gt;SKIN COLOUR&lt;/keyword&gt;&lt;/keywords&gt;&lt;dates&gt;&lt;year&gt;2020&lt;/year&gt;&lt;/dates&gt;&lt;isbn&gt;2169-2629&lt;/isbn&gt;&lt;urls&gt;&lt;related-urls&gt;&lt;url&gt;https://library.imaging.org/cic/articles/28/1/art00014&lt;/url&gt;&lt;/related-urls&gt;&lt;/urls&gt;&lt;electronic-resource-num&gt;10.2352/issn.2169-2629.2020.28.13&lt;/electronic-resource-num&gt;&lt;language&gt;English&lt;/language&gt;&lt;/record&gt;&lt;/Cite&gt;&lt;/EndNote&gt;</w:instrText>
        </w:r>
        <w:r w:rsidR="002B7E05" w:rsidRPr="00805397">
          <w:rPr>
            <w:color w:val="auto"/>
          </w:rPr>
          <w:fldChar w:fldCharType="separate"/>
        </w:r>
        <w:r w:rsidR="00215BA5">
          <w:rPr>
            <w:noProof/>
            <w:color w:val="auto"/>
          </w:rPr>
          <w:t>[13]</w:t>
        </w:r>
        <w:r w:rsidR="002B7E05" w:rsidRPr="00805397">
          <w:rPr>
            <w:color w:val="auto"/>
          </w:rPr>
          <w:fldChar w:fldCharType="end"/>
        </w:r>
        <w:r w:rsidR="002B7E05" w:rsidRPr="00805397">
          <w:rPr>
            <w:color w:val="auto"/>
          </w:rPr>
          <w:t xml:space="preserve">, and the PMC chart </w:t>
        </w:r>
        <w:r w:rsidR="002B7E05" w:rsidRPr="00805397">
          <w:rPr>
            <w:color w:val="auto"/>
          </w:rPr>
          <w:fldChar w:fldCharType="begin"/>
        </w:r>
        <w:r w:rsidR="00215BA5">
          <w:rPr>
            <w:color w:val="auto"/>
          </w:rPr>
          <w:instrText xml:space="preserve"> ADDIN EN.CITE &lt;EndNote&gt;&lt;Cite&gt;&lt;Author&gt;Luo&lt;/Author&gt;&lt;Year&gt;2024&lt;/Year&gt;&lt;RecNum&gt;24&lt;/RecNum&gt;&lt;DisplayText&gt;[14]&lt;/DisplayText&gt;&lt;record&gt;&lt;rec-number&gt;24&lt;/rec-number&gt;&lt;foreign-keys&gt;&lt;key app="EN" db-id="59p9xtxpk0tdf1eazsbvrzzxdefprsfptpsv" timestamp="1764830258"&gt;24&lt;/key&gt;&lt;/foreign-keys&gt;&lt;ref-type name="Journal Article"&gt;17&lt;/ref-type&gt;&lt;contributors&gt;&lt;authors&gt;&lt;author&gt;Luo, Ming Ronnier&lt;/author&gt;&lt;/authors&gt;&lt;/contributors&gt;&lt;titles&gt;&lt;title&gt;The New Preferred Memory Color (PMC) Chart&lt;/title&gt;&lt;secondary-title&gt;Color Research &amp;amp; Application&lt;/secondary-title&gt;&lt;/titles&gt;&lt;periodical&gt;&lt;full-title&gt;Color Research &amp;amp; Application&lt;/full-title&gt;&lt;/periodical&gt;&lt;pages&gt;564-576&lt;/pages&gt;&lt;volume&gt;49&lt;/volume&gt;&lt;number&gt;6&lt;/number&gt;&lt;dates&gt;&lt;year&gt;2024&lt;/year&gt;&lt;/dates&gt;&lt;isbn&gt;0361-2317; 1520-6378&lt;/isbn&gt;&lt;urls&gt;&lt;related-urls&gt;&lt;url&gt;https://doi.org/10.1002/col.22940&lt;/url&gt;&lt;/related-urls&gt;&lt;/urls&gt;&lt;electronic-resource-num&gt;10.1002/col.22940&lt;/electronic-resource-num&gt;&lt;language&gt;English&lt;/language&gt;&lt;/record&gt;&lt;/Cite&gt;&lt;/EndNote&gt;</w:instrText>
        </w:r>
        <w:r w:rsidR="002B7E05" w:rsidRPr="00805397">
          <w:rPr>
            <w:color w:val="auto"/>
          </w:rPr>
          <w:fldChar w:fldCharType="separate"/>
        </w:r>
        <w:r w:rsidR="00215BA5">
          <w:rPr>
            <w:noProof/>
            <w:color w:val="auto"/>
          </w:rPr>
          <w:t>[14]</w:t>
        </w:r>
        <w:r w:rsidR="002B7E05" w:rsidRPr="00805397">
          <w:rPr>
            <w:color w:val="auto"/>
          </w:rPr>
          <w:fldChar w:fldCharType="end"/>
        </w:r>
        <w:r w:rsidR="005F1AC0" w:rsidRPr="00805397">
          <w:rPr>
            <w:color w:val="auto"/>
          </w:rPr>
          <w:t xml:space="preserve">. </w:t>
        </w:r>
      </w:ins>
    </w:p>
    <w:p w14:paraId="02CC945B" w14:textId="03553737" w:rsidR="0023763C" w:rsidRPr="00805397" w:rsidRDefault="0023763C" w:rsidP="00433C49">
      <w:pPr>
        <w:jc w:val="center"/>
        <w:rPr>
          <w:ins w:id="2906" w:author="秦蓓嘉" w:date="2026-04-12T19:27:00Z"/>
        </w:rPr>
      </w:pPr>
      <w:ins w:id="2907" w:author="秦蓓嘉" w:date="2026-04-12T19:27:00Z">
        <w:r>
          <w:rPr>
            <w:noProof/>
          </w:rPr>
          <w:drawing>
            <wp:inline distT="0" distB="0" distL="0" distR="0" wp14:anchorId="7733FA64" wp14:editId="60BBFB54">
              <wp:extent cx="4946170" cy="1825625"/>
              <wp:effectExtent l="0" t="0" r="698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bined_legend1.png"/>
                      <pic:cNvPicPr/>
                    </pic:nvPicPr>
                    <pic:blipFill rotWithShape="1">
                      <a:blip r:embed="rId42"/>
                      <a:srcRect l="5869" t="30092" r="32670" b="15426"/>
                      <a:stretch/>
                    </pic:blipFill>
                    <pic:spPr bwMode="auto">
                      <a:xfrm>
                        <a:off x="0" y="0"/>
                        <a:ext cx="4950439" cy="1827201"/>
                      </a:xfrm>
                      <a:prstGeom prst="rect">
                        <a:avLst/>
                      </a:prstGeom>
                      <a:ln>
                        <a:noFill/>
                      </a:ln>
                      <a:extLst>
                        <a:ext uri="{53640926-AAD7-44D8-BBD7-CCE9431645EC}">
                          <a14:shadowObscured xmlns:a14="http://schemas.microsoft.com/office/drawing/2010/main"/>
                        </a:ext>
                      </a:extLst>
                    </pic:spPr>
                  </pic:pic>
                </a:graphicData>
              </a:graphic>
            </wp:inline>
          </w:drawing>
        </w:r>
      </w:ins>
    </w:p>
    <w:p w14:paraId="3845388A" w14:textId="4329EC33" w:rsidR="000E37A9" w:rsidRPr="00805397" w:rsidRDefault="0027685B" w:rsidP="000E37A9">
      <w:pPr>
        <w:pStyle w:val="af7"/>
        <w:ind w:left="709" w:hanging="709"/>
        <w:rPr>
          <w:b/>
          <w:color w:val="FF0000"/>
          <w:rPrChange w:id="2908" w:author="秦蓓嘉" w:date="2026-04-12T19:27:00Z">
            <w:rPr/>
          </w:rPrChange>
        </w:rPr>
        <w:pPrChange w:id="2909" w:author="秦蓓嘉" w:date="2026-04-12T19:27:00Z">
          <w:pPr>
            <w:pStyle w:val="af7"/>
          </w:pPr>
        </w:pPrChange>
      </w:pPr>
      <w:ins w:id="2910" w:author="秦蓓嘉" w:date="2026-04-12T19:27:00Z">
        <w:r w:rsidRPr="00805397">
          <w:rPr>
            <w:sz w:val="16"/>
          </w:rPr>
          <w:t xml:space="preserve">Figure </w:t>
        </w:r>
        <w:r w:rsidR="003E6C8B" w:rsidRPr="00805397">
          <w:rPr>
            <w:sz w:val="16"/>
          </w:rPr>
          <w:t>1</w:t>
        </w:r>
        <w:r w:rsidR="00DC36FD" w:rsidRPr="00805397">
          <w:rPr>
            <w:sz w:val="16"/>
          </w:rPr>
          <w:t>7</w:t>
        </w:r>
        <w:r w:rsidRPr="00805397">
          <w:rPr>
            <w:sz w:val="16"/>
          </w:rPr>
          <w:t xml:space="preserve"> comparison of the preferred skin centers </w:t>
        </w:r>
        <w:r w:rsidR="00FE6CA9" w:rsidRPr="00805397">
          <w:rPr>
            <w:sz w:val="16"/>
          </w:rPr>
          <w:t>of a) Asian, b) Caucasian, South Asian and d) African</w:t>
        </w:r>
        <w:r w:rsidRPr="00805397">
          <w:rPr>
            <w:sz w:val="16"/>
          </w:rPr>
          <w:t xml:space="preserve"> ethni</w:t>
        </w:r>
        <w:r w:rsidR="00FE6CA9" w:rsidRPr="00805397">
          <w:rPr>
            <w:sz w:val="16"/>
          </w:rPr>
          <w:t>ci</w:t>
        </w:r>
        <w:r w:rsidR="00FE6CA9" w:rsidRPr="00805397">
          <w:rPr>
            <w:rFonts w:hint="eastAsia"/>
            <w:sz w:val="16"/>
            <w:lang w:eastAsia="zh-CN"/>
          </w:rPr>
          <w:t>ties</w:t>
        </w:r>
        <w:r w:rsidR="00FE6CA9" w:rsidRPr="00805397">
          <w:rPr>
            <w:sz w:val="16"/>
          </w:rPr>
          <w:t xml:space="preserve"> </w:t>
        </w:r>
        <w:r w:rsidRPr="00805397">
          <w:rPr>
            <w:sz w:val="16"/>
          </w:rPr>
          <w:t xml:space="preserve">between the </w:t>
        </w:r>
      </w:ins>
      <w:r w:rsidRPr="00805397">
        <w:rPr>
          <w:sz w:val="16"/>
          <w:rPrChange w:id="2911" w:author="秦蓓嘉" w:date="2026-04-12T19:27:00Z">
            <w:rPr/>
          </w:rPrChange>
        </w:rPr>
        <w:t>current</w:t>
      </w:r>
      <w:r w:rsidRPr="00805397">
        <w:rPr>
          <w:sz w:val="16"/>
          <w:rPrChange w:id="2912" w:author="秦蓓嘉" w:date="2026-04-12T19:27:00Z">
            <w:rPr>
              <w:spacing w:val="-12"/>
            </w:rPr>
          </w:rPrChange>
        </w:rPr>
        <w:t xml:space="preserve"> </w:t>
      </w:r>
      <w:r w:rsidRPr="00805397">
        <w:rPr>
          <w:sz w:val="16"/>
          <w:rPrChange w:id="2913" w:author="秦蓓嘉" w:date="2026-04-12T19:27:00Z">
            <w:rPr/>
          </w:rPrChange>
        </w:rPr>
        <w:t>experiment</w:t>
      </w:r>
      <w:r w:rsidRPr="00805397">
        <w:rPr>
          <w:sz w:val="16"/>
          <w:rPrChange w:id="2914" w:author="秦蓓嘉" w:date="2026-04-12T19:27:00Z">
            <w:rPr>
              <w:spacing w:val="-12"/>
            </w:rPr>
          </w:rPrChange>
        </w:rPr>
        <w:t xml:space="preserve"> </w:t>
      </w:r>
      <w:del w:id="2915" w:author="秦蓓嘉" w:date="2026-04-12T19:27:00Z">
        <w:r w:rsidR="002B7E05" w:rsidRPr="006F2F64">
          <w:delText>for</w:delText>
        </w:r>
        <w:r w:rsidR="002B7E05" w:rsidRPr="006F2F64">
          <w:rPr>
            <w:spacing w:val="-12"/>
          </w:rPr>
          <w:delText xml:space="preserve"> </w:delText>
        </w:r>
        <w:r w:rsidR="002B7E05" w:rsidRPr="006F2F64">
          <w:delText>four</w:delText>
        </w:r>
        <w:r w:rsidR="002B7E05" w:rsidRPr="006F2F64">
          <w:rPr>
            <w:spacing w:val="-12"/>
          </w:rPr>
          <w:delText xml:space="preserve"> </w:delText>
        </w:r>
        <w:r w:rsidR="002B7E05" w:rsidRPr="006F2F64">
          <w:delText>different</w:delText>
        </w:r>
        <w:r w:rsidR="002B7E05" w:rsidRPr="006F2F64">
          <w:rPr>
            <w:spacing w:val="-12"/>
          </w:rPr>
          <w:delText xml:space="preserve"> </w:delText>
        </w:r>
        <w:r w:rsidR="002B7E05" w:rsidRPr="006F2F64">
          <w:delText>model ethnicities</w:delText>
        </w:r>
        <w:r w:rsidR="002B7E05" w:rsidRPr="006F2F64">
          <w:rPr>
            <w:spacing w:val="-12"/>
          </w:rPr>
          <w:delText xml:space="preserve"> </w:delText>
        </w:r>
        <w:r w:rsidR="002B7E05" w:rsidRPr="006F2F64">
          <w:delText xml:space="preserve">with </w:delText>
        </w:r>
      </w:del>
      <w:ins w:id="2916" w:author="秦蓓嘉" w:date="2026-04-12T19:27:00Z">
        <w:r w:rsidRPr="00805397">
          <w:rPr>
            <w:sz w:val="16"/>
          </w:rPr>
          <w:t xml:space="preserve">and </w:t>
        </w:r>
      </w:ins>
      <w:r w:rsidRPr="00805397">
        <w:rPr>
          <w:sz w:val="16"/>
          <w:rPrChange w:id="2917" w:author="秦蓓嘉" w:date="2026-04-12T19:27:00Z">
            <w:rPr/>
          </w:rPrChange>
        </w:rPr>
        <w:t>those of the previous studies</w:t>
      </w:r>
      <w:r w:rsidR="006F7AA9" w:rsidRPr="00805397">
        <w:rPr>
          <w:sz w:val="16"/>
          <w:rPrChange w:id="2918" w:author="秦蓓嘉" w:date="2026-04-12T19:27:00Z">
            <w:rPr/>
          </w:rPrChange>
        </w:rPr>
        <w:t xml:space="preserve"> </w:t>
      </w:r>
      <w:del w:id="2919" w:author="秦蓓嘉" w:date="2026-04-12T19:27:00Z">
        <w:r w:rsidR="002B7E05" w:rsidRPr="006F2F64">
          <w:delText>under</w:delText>
        </w:r>
        <w:r w:rsidR="002B7E05" w:rsidRPr="006F2F64">
          <w:rPr>
            <w:spacing w:val="-12"/>
          </w:rPr>
          <w:delText xml:space="preserve"> </w:delText>
        </w:r>
        <w:r w:rsidR="002B7E05" w:rsidRPr="006F2F64">
          <w:delText xml:space="preserve">the impression scale. </w:delText>
        </w:r>
      </w:del>
    </w:p>
    <w:p w14:paraId="3D701906" w14:textId="77777777" w:rsidR="005946BC" w:rsidRPr="00805397" w:rsidRDefault="005946BC" w:rsidP="005946BC">
      <w:pPr>
        <w:pPrChange w:id="2920" w:author="秦蓓嘉" w:date="2026-04-12T19:27:00Z">
          <w:pPr>
            <w:pStyle w:val="10BodySubsequentParagraph"/>
          </w:pPr>
        </w:pPrChange>
      </w:pPr>
    </w:p>
    <w:p w14:paraId="3FDE32B6" w14:textId="77777777" w:rsidR="002B7E05" w:rsidRPr="00794629" w:rsidRDefault="002B7E05" w:rsidP="002B7E05">
      <w:pPr>
        <w:pStyle w:val="09BodyFirstParagraph"/>
        <w:rPr>
          <w:del w:id="2921" w:author="秦蓓嘉" w:date="2026-04-12T19:27:00Z"/>
          <w:color w:val="auto"/>
        </w:rPr>
      </w:pPr>
      <w:del w:id="2922" w:author="秦蓓嘉" w:date="2026-04-12T19:27:00Z">
        <w:r w:rsidRPr="00794629">
          <w:rPr>
            <w:color w:val="auto"/>
          </w:rPr>
          <w:delText xml:space="preserve">The </w:delText>
        </w:r>
        <w:r w:rsidR="000A6822" w:rsidRPr="006F2F64">
          <w:rPr>
            <w:color w:val="auto"/>
          </w:rPr>
          <w:fldChar w:fldCharType="begin"/>
        </w:r>
        <w:r w:rsidR="000A6822" w:rsidRPr="00794629">
          <w:rPr>
            <w:color w:val="auto"/>
          </w:rPr>
          <w:delInstrText xml:space="preserve"> REF _Ref216969757 \h </w:delInstrText>
        </w:r>
        <w:r w:rsidR="00794629">
          <w:rPr>
            <w:color w:val="auto"/>
          </w:rPr>
          <w:delInstrText xml:space="preserve"> \* MERGEFORMAT </w:delInstrText>
        </w:r>
        <w:r w:rsidR="000A6822" w:rsidRPr="006F2F64">
          <w:rPr>
            <w:color w:val="auto"/>
          </w:rPr>
        </w:r>
        <w:r w:rsidR="000A6822" w:rsidRPr="006F2F64">
          <w:rPr>
            <w:color w:val="auto"/>
          </w:rPr>
          <w:fldChar w:fldCharType="separate"/>
        </w:r>
        <w:r w:rsidR="00794629" w:rsidRPr="006F2F64">
          <w:rPr>
            <w:rFonts w:ascii="Tahoma" w:eastAsia="Tahoma" w:hAnsi="Tahoma" w:cs="Tahoma"/>
            <w:b/>
            <w:sz w:val="16"/>
            <w:szCs w:val="16"/>
          </w:rPr>
          <w:delText xml:space="preserve">Figure </w:delText>
        </w:r>
        <w:r w:rsidR="00794629" w:rsidRPr="00794629">
          <w:rPr>
            <w:rFonts w:ascii="Tahoma" w:eastAsia="Tahoma" w:hAnsi="Tahoma" w:cs="Tahoma"/>
            <w:b/>
            <w:noProof/>
            <w:sz w:val="16"/>
            <w:szCs w:val="16"/>
          </w:rPr>
          <w:delText>15</w:delText>
        </w:r>
        <w:r w:rsidR="000A6822" w:rsidRPr="006F2F64">
          <w:rPr>
            <w:color w:val="auto"/>
          </w:rPr>
          <w:fldChar w:fldCharType="end"/>
        </w:r>
        <w:r w:rsidRPr="00794629">
          <w:rPr>
            <w:color w:val="auto"/>
          </w:rPr>
          <w:delText xml:space="preserve"> shows a great similarity in hue values between four ethnic groups. However, the chroma of the skin tones in the experiment is lower than those in other studies</w:delText>
        </w:r>
        <w:r w:rsidRPr="00794629">
          <w:rPr>
            <w:color w:val="FF0000"/>
          </w:rPr>
          <w:delText>.</w:delText>
        </w:r>
        <w:r w:rsidRPr="00794629">
          <w:rPr>
            <w:color w:val="auto"/>
          </w:rPr>
          <w:delText xml:space="preserve"> This could be due to the fact that the models of this experiment wore no makeups. Furthermore, the average skin lightness (</w:delText>
        </w:r>
        <w:r w:rsidRPr="00794629">
          <w:rPr>
            <w:i/>
            <w:color w:val="auto"/>
          </w:rPr>
          <w:delText>L</w:delText>
        </w:r>
        <w:r w:rsidRPr="00794629">
          <w:rPr>
            <w:rFonts w:ascii="Cambria Math" w:hAnsi="Cambria Math" w:cs="Cambria Math"/>
            <w:color w:val="auto"/>
            <w:vertAlign w:val="superscript"/>
          </w:rPr>
          <w:delText>∗</w:delText>
        </w:r>
        <w:r w:rsidRPr="00794629">
          <w:rPr>
            <w:color w:val="auto"/>
          </w:rPr>
          <w:delText xml:space="preserve">) for the African models in this experiment was 33.4, which is much lower than the </w:delText>
        </w:r>
        <w:r w:rsidRPr="00794629">
          <w:rPr>
            <w:i/>
            <w:color w:val="auto"/>
          </w:rPr>
          <w:delText>L</w:delText>
        </w:r>
        <w:r w:rsidRPr="00794629">
          <w:rPr>
            <w:rFonts w:ascii="Cambria Math" w:hAnsi="Cambria Math" w:cs="Cambria Math"/>
            <w:color w:val="auto"/>
            <w:vertAlign w:val="superscript"/>
          </w:rPr>
          <w:delText>∗</w:delText>
        </w:r>
        <w:r w:rsidRPr="00794629">
          <w:rPr>
            <w:color w:val="auto"/>
          </w:rPr>
          <w:delText xml:space="preserve"> values reported in </w:delText>
        </w:r>
        <w:r w:rsidRPr="00794629">
          <w:rPr>
            <w:color w:val="auto"/>
            <w:lang w:eastAsia="zh-CN"/>
          </w:rPr>
          <w:delText xml:space="preserve">the </w:delText>
        </w:r>
        <w:r w:rsidRPr="00794629">
          <w:rPr>
            <w:color w:val="auto"/>
          </w:rPr>
          <w:delText xml:space="preserve">previous studies </w:delText>
        </w:r>
        <w:r w:rsidRPr="00794629">
          <w:rPr>
            <w:color w:val="auto"/>
            <w:lang w:eastAsia="zh-CN"/>
          </w:rPr>
          <w:delText>(</w:delText>
        </w:r>
        <w:r w:rsidRPr="00794629">
          <w:rPr>
            <w:color w:val="auto"/>
          </w:rPr>
          <w:delText>41.1 for the PMC chart</w:delText>
        </w:r>
        <w:r w:rsidRPr="00794629">
          <w:rPr>
            <w:rFonts w:hint="eastAsia"/>
            <w:color w:val="auto"/>
          </w:rPr>
          <w:delText>，</w:delText>
        </w:r>
        <w:r w:rsidRPr="00794629">
          <w:rPr>
            <w:color w:val="auto"/>
          </w:rPr>
          <w:delText>39.8 for Peng et al. and 48 is the boundary between mid-tone and dark-tone according to Zeng et al.</w:delText>
        </w:r>
        <w:r w:rsidRPr="00794629">
          <w:rPr>
            <w:color w:val="auto"/>
            <w:lang w:eastAsia="zh-CN"/>
          </w:rPr>
          <w:delText>)</w:delText>
        </w:r>
        <w:r w:rsidRPr="00794629">
          <w:rPr>
            <w:color w:val="auto"/>
          </w:rPr>
          <w:delText xml:space="preserve"> This difference in lightness could be the primary reason for the noticeably lower preferred skin tone chroma for the darker African models in this study compared to the other experiments. </w:delText>
        </w:r>
      </w:del>
    </w:p>
    <w:p w14:paraId="4A4C4443" w14:textId="77777777" w:rsidR="002B7E05" w:rsidRPr="006F2F64" w:rsidRDefault="002B7E05" w:rsidP="006F2F64">
      <w:pPr>
        <w:pStyle w:val="10BodySubsequentParagraph"/>
        <w:rPr>
          <w:del w:id="2923" w:author="秦蓓嘉" w:date="2026-04-12T19:27:00Z"/>
        </w:rPr>
      </w:pPr>
    </w:p>
    <w:p w14:paraId="6AE39781" w14:textId="77777777" w:rsidR="00703D61" w:rsidRPr="00794629" w:rsidRDefault="00703D61" w:rsidP="006F2F64">
      <w:pPr>
        <w:pStyle w:val="08SectionHeader10"/>
        <w:numPr>
          <w:ilvl w:val="0"/>
          <w:numId w:val="1"/>
        </w:numPr>
        <w:ind w:left="357" w:hanging="357"/>
        <w:outlineLvl w:val="0"/>
        <w:rPr>
          <w:del w:id="2924" w:author="秦蓓嘉" w:date="2026-04-12T19:27:00Z"/>
        </w:rPr>
      </w:pPr>
      <w:del w:id="2925" w:author="秦蓓嘉" w:date="2026-04-12T19:27:00Z">
        <w:r w:rsidRPr="006F2F64">
          <w:rPr>
            <w:spacing w:val="16"/>
            <w:w w:val="95"/>
          </w:rPr>
          <w:delText>Developing the impression models</w:delText>
        </w:r>
      </w:del>
    </w:p>
    <w:p w14:paraId="38380F8C" w14:textId="77777777" w:rsidR="00703D61" w:rsidRPr="00794629" w:rsidRDefault="00703D61" w:rsidP="00703D61">
      <w:pPr>
        <w:pStyle w:val="09BodyFirstParagraph"/>
        <w:rPr>
          <w:del w:id="2926" w:author="秦蓓嘉" w:date="2026-04-12T19:27:00Z"/>
          <w:color w:val="auto"/>
        </w:rPr>
      </w:pPr>
      <w:del w:id="2927" w:author="秦蓓嘉" w:date="2026-04-12T19:27:00Z">
        <w:r w:rsidRPr="00794629">
          <w:rPr>
            <w:color w:val="auto"/>
          </w:rPr>
          <w:delText xml:space="preserve">A model to predict the </w:delText>
        </w:r>
        <w:r w:rsidR="00C120F6" w:rsidRPr="00794629">
          <w:rPr>
            <w:color w:val="auto"/>
          </w:rPr>
          <w:delText>impression</w:delText>
        </w:r>
        <w:r w:rsidRPr="00794629">
          <w:rPr>
            <w:color w:val="auto"/>
          </w:rPr>
          <w:delText xml:space="preserve"> index has been developed. The model </w:delText>
        </w:r>
        <w:r w:rsidR="008F0BB7" w:rsidRPr="00794629">
          <w:rPr>
            <w:color w:val="auto"/>
          </w:rPr>
          <w:delText>takes input of</w:delText>
        </w:r>
        <w:r w:rsidRPr="00794629">
          <w:rPr>
            <w:color w:val="auto"/>
          </w:rPr>
          <w:delText xml:space="preserve"> the lightness of the </w:delText>
        </w:r>
        <w:r w:rsidR="003D6FC2" w:rsidRPr="00794629">
          <w:rPr>
            <w:color w:val="auto"/>
          </w:rPr>
          <w:delText xml:space="preserve">average </w:delText>
        </w:r>
        <w:r w:rsidRPr="00794629">
          <w:rPr>
            <w:color w:val="auto"/>
          </w:rPr>
          <w:delText>skin colour</w:delText>
        </w:r>
        <w:r w:rsidR="003D6FC2" w:rsidRPr="00794629">
          <w:rPr>
            <w:color w:val="auto"/>
          </w:rPr>
          <w:delText xml:space="preserve"> of the input image</w:delText>
        </w:r>
        <w:r w:rsidR="003D6FC2" w:rsidRPr="00794629">
          <w:rPr>
            <w:color w:val="auto"/>
            <w:lang w:eastAsia="zh-CN"/>
          </w:rPr>
          <w:delText>, the skin mask and the ethnic group of the model,</w:delText>
        </w:r>
        <w:r w:rsidRPr="00794629">
          <w:rPr>
            <w:color w:val="auto"/>
          </w:rPr>
          <w:delText xml:space="preserve"> </w:delText>
        </w:r>
        <w:r w:rsidR="008F0BB7" w:rsidRPr="00794629">
          <w:rPr>
            <w:color w:val="auto"/>
          </w:rPr>
          <w:delText>and outputs the impression index (ranging from 0 and 100%)</w:delText>
        </w:r>
        <w:r w:rsidR="003D6FC2" w:rsidRPr="00794629">
          <w:rPr>
            <w:color w:val="auto"/>
          </w:rPr>
          <w:delText xml:space="preserve"> via Equation </w:delText>
        </w:r>
        <w:r w:rsidR="003D6FC2" w:rsidRPr="006F2F64">
          <w:rPr>
            <w:color w:val="auto"/>
          </w:rPr>
          <w:fldChar w:fldCharType="begin"/>
        </w:r>
        <w:r w:rsidR="003D6FC2" w:rsidRPr="00794629">
          <w:rPr>
            <w:color w:val="auto"/>
          </w:rPr>
          <w:delInstrText xml:space="preserve"> GOTOBUTTON ZEqnNum621307  \* MERGEFORMAT </w:delInstrText>
        </w:r>
        <w:r w:rsidR="003D6FC2" w:rsidRPr="006F2F64">
          <w:rPr>
            <w:color w:val="auto"/>
          </w:rPr>
          <w:fldChar w:fldCharType="begin"/>
        </w:r>
        <w:r w:rsidR="003D6FC2" w:rsidRPr="00794629">
          <w:rPr>
            <w:color w:val="auto"/>
          </w:rPr>
          <w:delInstrText xml:space="preserve"> REF ZEqnNum621307 \* Charformat \! \* MERGEFORMAT </w:delInstrText>
        </w:r>
        <w:r w:rsidR="003D6FC2" w:rsidRPr="006F2F64">
          <w:rPr>
            <w:color w:val="auto"/>
          </w:rPr>
          <w:fldChar w:fldCharType="separate"/>
        </w:r>
        <w:r w:rsidR="00794629" w:rsidRPr="006F2F64">
          <w:rPr>
            <w:color w:val="auto"/>
          </w:rPr>
          <w:delInstrText>(2)</w:delInstrText>
        </w:r>
        <w:r w:rsidR="003D6FC2" w:rsidRPr="006F2F64">
          <w:rPr>
            <w:color w:val="auto"/>
          </w:rPr>
          <w:fldChar w:fldCharType="end"/>
        </w:r>
        <w:r w:rsidR="003D6FC2" w:rsidRPr="006F2F64">
          <w:rPr>
            <w:color w:val="auto"/>
          </w:rPr>
          <w:fldChar w:fldCharType="end"/>
        </w:r>
        <w:r w:rsidR="003D6FC2" w:rsidRPr="00794629">
          <w:rPr>
            <w:color w:val="auto"/>
          </w:rPr>
          <w:delText>,</w:delText>
        </w:r>
        <w:r w:rsidR="008F0BB7" w:rsidRPr="00794629">
          <w:rPr>
            <w:color w:val="auto"/>
          </w:rPr>
          <w:delText xml:space="preserve"> along with the 6 fitting parameters (</w:delText>
        </w:r>
        <w:r w:rsidR="008F0BB7" w:rsidRPr="00794629">
          <w:rPr>
            <w:i/>
            <w:color w:val="auto"/>
          </w:rPr>
          <w:delText>k</w:delText>
        </w:r>
        <w:r w:rsidR="008F0BB7" w:rsidRPr="00794629">
          <w:rPr>
            <w:color w:val="auto"/>
            <w:vertAlign w:val="subscript"/>
          </w:rPr>
          <w:delText>1</w:delText>
        </w:r>
        <w:r w:rsidR="008F0BB7" w:rsidRPr="00794629">
          <w:rPr>
            <w:color w:val="auto"/>
          </w:rPr>
          <w:delText>-</w:delText>
        </w:r>
        <w:r w:rsidR="008F0BB7" w:rsidRPr="00794629">
          <w:rPr>
            <w:i/>
            <w:color w:val="auto"/>
          </w:rPr>
          <w:delText>k</w:delText>
        </w:r>
        <w:r w:rsidR="008F0BB7" w:rsidRPr="00794629">
          <w:rPr>
            <w:color w:val="auto"/>
            <w:vertAlign w:val="subscript"/>
          </w:rPr>
          <w:delText>3</w:delText>
        </w:r>
        <w:r w:rsidR="008F0BB7" w:rsidRPr="00794629">
          <w:rPr>
            <w:color w:val="auto"/>
          </w:rPr>
          <w:delText>, colour centres (</w:delText>
        </w:r>
        <w:r w:rsidR="008F0BB7" w:rsidRPr="00794629">
          <w:rPr>
            <w:i/>
            <w:color w:val="auto"/>
          </w:rPr>
          <w:delText>a</w:delText>
        </w:r>
        <w:r w:rsidR="008F0BB7" w:rsidRPr="00794629">
          <w:rPr>
            <w:color w:val="auto"/>
            <w:vertAlign w:val="subscript"/>
          </w:rPr>
          <w:delText>o</w:delText>
        </w:r>
        <w:r w:rsidR="008F0BB7" w:rsidRPr="00794629">
          <w:rPr>
            <w:color w:val="auto"/>
          </w:rPr>
          <w:delText xml:space="preserve">, </w:delText>
        </w:r>
        <w:r w:rsidR="008F0BB7" w:rsidRPr="00794629">
          <w:rPr>
            <w:i/>
            <w:color w:val="auto"/>
          </w:rPr>
          <w:delText>b</w:delText>
        </w:r>
        <w:r w:rsidR="008F0BB7" w:rsidRPr="00794629">
          <w:rPr>
            <w:color w:val="auto"/>
            <w:vertAlign w:val="subscript"/>
          </w:rPr>
          <w:delText>o</w:delText>
        </w:r>
        <w:r w:rsidR="008F0BB7" w:rsidRPr="00794629">
          <w:rPr>
            <w:color w:val="auto"/>
          </w:rPr>
          <w:delText>), and</w:delText>
        </w:r>
        <w:r w:rsidR="008F0BB7" w:rsidRPr="00794629">
          <w:rPr>
            <w:rFonts w:ascii="Symbol" w:hAnsi="Symbol"/>
            <w:color w:val="auto"/>
          </w:rPr>
          <w:delText></w:delText>
        </w:r>
        <w:r w:rsidR="00794629" w:rsidRPr="00794629">
          <w:rPr>
            <w:rFonts w:cs="Times New Roman"/>
            <w:lang w:eastAsia="zh-CN"/>
          </w:rPr>
          <w:delText xml:space="preserve"> scope related parameter</w:delText>
        </w:r>
        <w:r w:rsidR="00794629" w:rsidRPr="00794629">
          <w:rPr>
            <w:rFonts w:ascii="Symbol" w:hAnsi="Symbol"/>
            <w:i/>
            <w:color w:val="auto"/>
          </w:rPr>
          <w:delText></w:delText>
        </w:r>
        <w:r w:rsidR="008F0BB7" w:rsidRPr="00794629">
          <w:rPr>
            <w:rFonts w:ascii="Symbol" w:hAnsi="Symbol"/>
            <w:i/>
            <w:color w:val="auto"/>
          </w:rPr>
          <w:delText></w:delText>
        </w:r>
        <w:r w:rsidR="008F0BB7" w:rsidRPr="00794629">
          <w:rPr>
            <w:color w:val="auto"/>
          </w:rPr>
          <w:delText>). Six analytical parameters (</w:delText>
        </w:r>
        <w:r w:rsidR="003F62F9" w:rsidRPr="00794629">
          <w:rPr>
            <w:rFonts w:cs="Times New Roman"/>
            <w:lang w:eastAsia="zh-CN"/>
          </w:rPr>
          <w:delText xml:space="preserve">hue angle </w:delText>
        </w:r>
        <w:r w:rsidR="003F62F9" w:rsidRPr="00794629">
          <w:rPr>
            <w:rFonts w:cs="Times New Roman"/>
            <w:i/>
            <w:lang w:eastAsia="zh-CN"/>
          </w:rPr>
          <w:delText>h</w:delText>
        </w:r>
        <w:r w:rsidR="003F62F9" w:rsidRPr="00794629">
          <w:rPr>
            <w:rFonts w:cs="Times New Roman"/>
            <w:vertAlign w:val="superscript"/>
            <w:lang w:eastAsia="zh-CN"/>
          </w:rPr>
          <w:delText>*</w:delText>
        </w:r>
        <w:r w:rsidR="003F62F9" w:rsidRPr="00794629">
          <w:rPr>
            <w:rFonts w:cs="Times New Roman"/>
            <w:lang w:eastAsia="zh-CN"/>
          </w:rPr>
          <w:delText xml:space="preserve">, chroma </w:delText>
        </w:r>
        <w:r w:rsidR="003F62F9" w:rsidRPr="00794629">
          <w:rPr>
            <w:rFonts w:cs="Times New Roman"/>
            <w:i/>
            <w:lang w:eastAsia="zh-CN"/>
          </w:rPr>
          <w:delText>C</w:delText>
        </w:r>
        <w:r w:rsidR="003F62F9" w:rsidRPr="00794629">
          <w:rPr>
            <w:rFonts w:cs="Times New Roman"/>
            <w:vertAlign w:val="superscript"/>
            <w:lang w:eastAsia="zh-CN"/>
          </w:rPr>
          <w:delText>*</w:delText>
        </w:r>
        <w:r w:rsidR="003F62F9" w:rsidRPr="00794629">
          <w:rPr>
            <w:rFonts w:cs="Times New Roman"/>
            <w:vertAlign w:val="subscript"/>
            <w:lang w:eastAsia="zh-CN"/>
          </w:rPr>
          <w:delText>ab</w:delText>
        </w:r>
        <w:r w:rsidR="003F62F9" w:rsidRPr="00794629">
          <w:rPr>
            <w:rFonts w:cs="Times New Roman"/>
            <w:lang w:eastAsia="zh-CN"/>
          </w:rPr>
          <w:delText xml:space="preserve">, long axis length </w:delText>
        </w:r>
        <w:r w:rsidR="003F62F9" w:rsidRPr="006F2F64">
          <w:rPr>
            <w:position w:val="-14"/>
          </w:rPr>
          <w:object w:dxaOrig="720" w:dyaOrig="380" w14:anchorId="3A573D11">
            <v:shape id="_x0000_i1028" type="#_x0000_t75" style="width:37.45pt;height:19.85pt" o:ole="">
              <v:imagedata r:id="rId43" o:title=""/>
            </v:shape>
            <o:OLEObject Type="Embed" ProgID="Equation.DSMT4" ShapeID="_x0000_i1028" DrawAspect="Content" ObjectID="_1837527526" r:id="rId44"/>
          </w:object>
        </w:r>
        <w:r w:rsidR="003F62F9" w:rsidRPr="00794629">
          <w:rPr>
            <w:rFonts w:cs="Times New Roman"/>
            <w:lang w:eastAsia="zh-CN"/>
          </w:rPr>
          <w:delText xml:space="preserve">, short axis length </w:delText>
        </w:r>
        <w:r w:rsidR="003F62F9" w:rsidRPr="006F2F64">
          <w:rPr>
            <w:position w:val="-12"/>
          </w:rPr>
          <w:object w:dxaOrig="760" w:dyaOrig="360" w14:anchorId="3FCE752A">
            <v:shape id="_x0000_i1029" type="#_x0000_t75" style="width:37.45pt;height:17.55pt" o:ole="">
              <v:imagedata r:id="rId45" o:title=""/>
            </v:shape>
            <o:OLEObject Type="Embed" ProgID="Equation.DSMT4" ShapeID="_x0000_i1029" DrawAspect="Content" ObjectID="_1837527527" r:id="rId46"/>
          </w:object>
        </w:r>
        <w:r w:rsidR="003F62F9" w:rsidRPr="00794629">
          <w:rPr>
            <w:rFonts w:cs="Times New Roman"/>
            <w:lang w:eastAsia="zh-CN"/>
          </w:rPr>
          <w:delText xml:space="preserve">, inclination angle </w:delText>
        </w:r>
        <w:r w:rsidR="003F62F9" w:rsidRPr="006F2F64">
          <w:rPr>
            <w:position w:val="-6"/>
          </w:rPr>
          <w:object w:dxaOrig="200" w:dyaOrig="279" w14:anchorId="6E71AABD">
            <v:shape id="_x0000_i1030" type="#_x0000_t75" style="width:9.8pt;height:15pt" o:ole="">
              <v:imagedata r:id="rId47" o:title=""/>
            </v:shape>
            <o:OLEObject Type="Embed" ProgID="Equation.DSMT4" ShapeID="_x0000_i1030" DrawAspect="Content" ObjectID="_1837527528" r:id="rId48"/>
          </w:object>
        </w:r>
        <w:r w:rsidR="003F62F9" w:rsidRPr="00794629">
          <w:delText xml:space="preserve"> </w:delText>
        </w:r>
        <w:r w:rsidR="003F62F9" w:rsidRPr="00794629">
          <w:rPr>
            <w:rFonts w:cs="Times New Roman"/>
            <w:lang w:eastAsia="zh-CN"/>
          </w:rPr>
          <w:delText>and scope related parameter</w:delText>
        </w:r>
        <w:r w:rsidR="003F62F9" w:rsidRPr="006F2F64">
          <w:rPr>
            <w:position w:val="-6"/>
          </w:rPr>
          <w:object w:dxaOrig="240" w:dyaOrig="220" w14:anchorId="19B016BD">
            <v:shape id="_x0000_i1031" type="#_x0000_t75" style="width:12.1pt;height:9.8pt" o:ole="">
              <v:imagedata r:id="rId49" o:title=""/>
            </v:shape>
            <o:OLEObject Type="Embed" ProgID="Equation.DSMT4" ShapeID="_x0000_i1031" DrawAspect="Content" ObjectID="_1837527529" r:id="rId50"/>
          </w:object>
        </w:r>
        <w:r w:rsidR="008F0BB7" w:rsidRPr="00794629">
          <w:rPr>
            <w:color w:val="auto"/>
          </w:rPr>
          <w:delText xml:space="preserve">) are calculated from </w:delText>
        </w:r>
        <w:r w:rsidR="008F0BB7" w:rsidRPr="00794629">
          <w:rPr>
            <w:i/>
            <w:color w:val="auto"/>
          </w:rPr>
          <w:delText>L</w:delText>
        </w:r>
        <w:r w:rsidR="008F0BB7" w:rsidRPr="00794629">
          <w:rPr>
            <w:color w:val="auto"/>
            <w:vertAlign w:val="superscript"/>
          </w:rPr>
          <w:delText>*</w:delText>
        </w:r>
        <w:r w:rsidR="008F0BB7" w:rsidRPr="00794629">
          <w:rPr>
            <w:color w:val="auto"/>
          </w:rPr>
          <w:delText xml:space="preserve"> </w:delText>
        </w:r>
        <w:r w:rsidR="003F62F9" w:rsidRPr="00794629">
          <w:rPr>
            <w:color w:val="auto"/>
          </w:rPr>
          <w:delText xml:space="preserve">through Equation </w:delText>
        </w:r>
        <w:r w:rsidR="003F62F9" w:rsidRPr="006F2F64">
          <w:rPr>
            <w:color w:val="auto"/>
          </w:rPr>
          <w:fldChar w:fldCharType="begin"/>
        </w:r>
        <w:r w:rsidR="003F62F9" w:rsidRPr="00794629">
          <w:rPr>
            <w:color w:val="auto"/>
          </w:rPr>
          <w:delInstrText xml:space="preserve"> GOTOBUTTON ZEqnNum364939  \* MERGEFORMAT </w:delInstrText>
        </w:r>
        <w:r w:rsidR="003F62F9" w:rsidRPr="006F2F64">
          <w:rPr>
            <w:color w:val="auto"/>
          </w:rPr>
          <w:fldChar w:fldCharType="begin"/>
        </w:r>
        <w:r w:rsidR="003F62F9" w:rsidRPr="00794629">
          <w:rPr>
            <w:color w:val="auto"/>
          </w:rPr>
          <w:delInstrText xml:space="preserve"> REF ZEqnNum364939 \* Charformat \! \* MERGEFORMAT </w:delInstrText>
        </w:r>
        <w:r w:rsidR="003F62F9" w:rsidRPr="006F2F64">
          <w:rPr>
            <w:color w:val="auto"/>
          </w:rPr>
          <w:fldChar w:fldCharType="separate"/>
        </w:r>
        <w:r w:rsidR="00794629" w:rsidRPr="006F2F64">
          <w:rPr>
            <w:color w:val="auto"/>
          </w:rPr>
          <w:delInstrText>(3)</w:delInstrText>
        </w:r>
        <w:r w:rsidR="003F62F9" w:rsidRPr="006F2F64">
          <w:rPr>
            <w:color w:val="auto"/>
          </w:rPr>
          <w:fldChar w:fldCharType="end"/>
        </w:r>
        <w:r w:rsidR="003F62F9" w:rsidRPr="006F2F64">
          <w:rPr>
            <w:color w:val="auto"/>
          </w:rPr>
          <w:fldChar w:fldCharType="end"/>
        </w:r>
        <w:r w:rsidR="003F62F9" w:rsidRPr="00794629">
          <w:rPr>
            <w:color w:val="auto"/>
          </w:rPr>
          <w:delText xml:space="preserve"> </w:delText>
        </w:r>
        <w:r w:rsidR="008F0BB7" w:rsidRPr="00794629">
          <w:rPr>
            <w:color w:val="auto"/>
          </w:rPr>
          <w:delText xml:space="preserve">as the temporary output, which are used to calculate the </w:delText>
        </w:r>
        <w:r w:rsidR="003F62F9" w:rsidRPr="00794629">
          <w:rPr>
            <w:color w:val="auto"/>
          </w:rPr>
          <w:delText xml:space="preserve">6 fitting parameters through Equation </w:delText>
        </w:r>
        <w:r w:rsidR="003F62F9" w:rsidRPr="006F2F64">
          <w:rPr>
            <w:color w:val="auto"/>
          </w:rPr>
          <w:fldChar w:fldCharType="begin"/>
        </w:r>
        <w:r w:rsidR="003F62F9" w:rsidRPr="00794629">
          <w:rPr>
            <w:color w:val="auto"/>
          </w:rPr>
          <w:delInstrText xml:space="preserve"> GOTOBUTTON ZEqnNum178343  \* MERGEFORMAT </w:delInstrText>
        </w:r>
        <w:r w:rsidR="003F62F9" w:rsidRPr="006F2F64">
          <w:rPr>
            <w:color w:val="auto"/>
          </w:rPr>
          <w:fldChar w:fldCharType="begin"/>
        </w:r>
        <w:r w:rsidR="003F62F9" w:rsidRPr="00794629">
          <w:rPr>
            <w:color w:val="auto"/>
          </w:rPr>
          <w:delInstrText xml:space="preserve"> REF ZEqnNum178343 \* Charformat \! \* MERGEFORMAT </w:delInstrText>
        </w:r>
        <w:r w:rsidR="003F62F9" w:rsidRPr="006F2F64">
          <w:rPr>
            <w:color w:val="auto"/>
          </w:rPr>
          <w:fldChar w:fldCharType="separate"/>
        </w:r>
        <w:r w:rsidR="00794629" w:rsidRPr="006F2F64">
          <w:rPr>
            <w:color w:val="auto"/>
          </w:rPr>
          <w:delInstrText>(4)</w:delInstrText>
        </w:r>
        <w:r w:rsidR="003F62F9" w:rsidRPr="006F2F64">
          <w:rPr>
            <w:color w:val="auto"/>
          </w:rPr>
          <w:fldChar w:fldCharType="end"/>
        </w:r>
        <w:r w:rsidR="003F62F9" w:rsidRPr="006F2F64">
          <w:rPr>
            <w:color w:val="auto"/>
          </w:rPr>
          <w:fldChar w:fldCharType="end"/>
        </w:r>
        <w:r w:rsidR="003F62F9" w:rsidRPr="00794629">
          <w:rPr>
            <w:color w:val="auto"/>
          </w:rPr>
          <w:delText>.</w:delText>
        </w:r>
      </w:del>
    </w:p>
    <w:p w14:paraId="59B9460C" w14:textId="77777777" w:rsidR="00794629" w:rsidRPr="00794629" w:rsidRDefault="00794629" w:rsidP="00794629">
      <w:pPr>
        <w:pStyle w:val="a5"/>
        <w:spacing w:line="271" w:lineRule="auto"/>
        <w:rPr>
          <w:del w:id="2928" w:author="秦蓓嘉" w:date="2026-04-12T19:27:00Z"/>
          <w:rFonts w:ascii="Times New Roman" w:eastAsiaTheme="minorEastAsia" w:hAnsi="Times New Roman" w:cs="Times New Roman"/>
          <w:sz w:val="20"/>
          <w:lang w:eastAsia="zh-CN"/>
        </w:rPr>
      </w:pPr>
      <w:del w:id="2929" w:author="秦蓓嘉" w:date="2026-04-12T19:27:00Z">
        <w:r w:rsidRPr="00794629">
          <w:rPr>
            <w:rFonts w:ascii="Times New Roman" w:eastAsiaTheme="minorEastAsia" w:hAnsi="Times New Roman" w:cs="Times New Roman"/>
            <w:sz w:val="20"/>
            <w:lang w:eastAsia="zh-CN"/>
          </w:rPr>
          <w:delText xml:space="preserve">The Equation </w:del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GOTOBUTTON ZEqnNum364939  \* MERGEFORMAT </w:delInstr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REF ZEqnNum364939 \* Charformat \! \* MERGEFORMAT </w:delInstrText>
        </w:r>
        <w:r w:rsidRPr="006F2F64">
          <w:rPr>
            <w:rFonts w:ascii="Times New Roman" w:eastAsiaTheme="minorEastAsia" w:hAnsi="Times New Roman" w:cs="Times New Roman"/>
            <w:sz w:val="20"/>
            <w:lang w:eastAsia="zh-CN"/>
          </w:rPr>
          <w:fldChar w:fldCharType="separate"/>
        </w:r>
        <w:r w:rsidRPr="006F2F64">
          <w:rPr>
            <w:rFonts w:ascii="Times New Roman" w:eastAsiaTheme="minorEastAsia" w:hAnsi="Times New Roman" w:cs="Times New Roman"/>
            <w:sz w:val="20"/>
            <w:lang w:eastAsia="zh-CN"/>
          </w:rPr>
          <w:delInstrText>(3)</w:delInstrText>
        </w:r>
        <w:r w:rsidRPr="006F2F64">
          <w:rPr>
            <w:rFonts w:ascii="Times New Roman" w:eastAsiaTheme="minorEastAsia" w:hAnsi="Times New Roman" w:cs="Times New Roman"/>
            <w:sz w:val="20"/>
            <w:lang w:eastAsia="zh-CN"/>
          </w:rPr>
          <w:fldChar w:fldCharType="end"/>
        </w:r>
        <w:r w:rsidRPr="006F2F64">
          <w:rPr>
            <w:rFonts w:ascii="Times New Roman" w:eastAsiaTheme="minorEastAsia" w:hAnsi="Times New Roman" w:cs="Times New Roman"/>
            <w:sz w:val="20"/>
            <w:lang w:eastAsia="zh-CN"/>
          </w:rPr>
          <w:fldChar w:fldCharType="end"/>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GOTOBUTTON ZEqnNum489846  \* MERGEFORMAT </w:delInstr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REF ZEqnNum489846 \* Charformat \! \* MERGEFORMAT </w:delInstrText>
        </w:r>
        <w:r w:rsidRPr="006F2F64">
          <w:rPr>
            <w:rFonts w:ascii="Times New Roman" w:eastAsiaTheme="minorEastAsia" w:hAnsi="Times New Roman" w:cs="Times New Roman"/>
            <w:sz w:val="20"/>
            <w:lang w:eastAsia="zh-CN"/>
          </w:rPr>
          <w:fldChar w:fldCharType="end"/>
        </w:r>
        <w:r w:rsidRPr="006F2F64">
          <w:rPr>
            <w:rFonts w:ascii="Times New Roman" w:eastAsiaTheme="minorEastAsia" w:hAnsi="Times New Roman" w:cs="Times New Roman"/>
            <w:sz w:val="20"/>
            <w:lang w:eastAsia="zh-CN"/>
          </w:rPr>
          <w:fldChar w:fldCharType="end"/>
        </w:r>
        <w:r w:rsidRPr="00794629">
          <w:rPr>
            <w:rFonts w:ascii="Times New Roman" w:eastAsiaTheme="minorEastAsia" w:hAnsi="Times New Roman" w:cs="Times New Roman"/>
            <w:sz w:val="20"/>
            <w:lang w:eastAsia="zh-CN"/>
          </w:rPr>
          <w:delText xml:space="preserve"> is obtained by fitting the values of the 6 analytical parameters against lightness </w:delText>
        </w:r>
        <w:r w:rsidRPr="00794629">
          <w:rPr>
            <w:rFonts w:ascii="Times New Roman" w:eastAsiaTheme="minorEastAsia" w:hAnsi="Times New Roman" w:cs="Times New Roman"/>
            <w:i/>
            <w:sz w:val="20"/>
            <w:lang w:eastAsia="zh-CN"/>
          </w:rPr>
          <w:delText>L</w:delText>
        </w:r>
        <w:r w:rsidRPr="00794629">
          <w:rPr>
            <w:rFonts w:ascii="Times New Roman" w:eastAsiaTheme="minorEastAsia" w:hAnsi="Times New Roman" w:cs="Times New Roman"/>
            <w:sz w:val="20"/>
            <w:vertAlign w:val="superscript"/>
            <w:lang w:eastAsia="zh-CN"/>
          </w:rPr>
          <w:delText>*</w:delText>
        </w:r>
        <w:r w:rsidRPr="00794629">
          <w:rPr>
            <w:rFonts w:ascii="Times New Roman" w:eastAsiaTheme="minorEastAsia" w:hAnsi="Times New Roman" w:cs="Times New Roman"/>
            <w:sz w:val="20"/>
            <w:lang w:eastAsia="zh-CN"/>
          </w:rPr>
          <w:delText>under in-lab conditions of three luminance levels</w:delText>
        </w:r>
        <w:r w:rsidRPr="00794629">
          <w:delText>.</w:delText>
        </w:r>
        <w:r w:rsidRPr="00794629">
          <w:rPr>
            <w:rFonts w:ascii="Times New Roman" w:eastAsiaTheme="minorEastAsia" w:hAnsi="Times New Roman" w:cs="Times New Roman"/>
            <w:sz w:val="20"/>
            <w:lang w:eastAsia="zh-CN"/>
          </w:rPr>
          <w:delText xml:space="preserve"> The goodness of the curve fitting is evaluated by mean absolute percentage error</w:delText>
        </w:r>
        <w:r w:rsidRPr="006F2F64">
          <w:rPr>
            <w:rFonts w:ascii="Times New Roman" w:eastAsiaTheme="minorEastAsia" w:hAnsi="Times New Roman" w:cs="Times New Roman"/>
            <w:sz w:val="20"/>
            <w:lang w:eastAsia="zh-CN"/>
          </w:rPr>
          <w:delText xml:space="preserve"> (MAPE) </w:delText>
        </w:r>
        <w:r w:rsidRPr="006F2F64">
          <w:rPr>
            <w:rFonts w:ascii="Times New Roman" w:eastAsiaTheme="minorEastAsia" w:hAnsi="Times New Roman" w:cs="Times New Roman"/>
            <w:sz w:val="20"/>
            <w:lang w:eastAsia="zh-CN"/>
          </w:rPr>
          <w:fldChar w:fldCharType="begin"/>
        </w:r>
        <w:r w:rsidRPr="006F2F64">
          <w:rPr>
            <w:rFonts w:ascii="Times New Roman" w:eastAsiaTheme="minorEastAsia" w:hAnsi="Times New Roman" w:cs="Times New Roman"/>
            <w:sz w:val="20"/>
            <w:lang w:eastAsia="zh-CN"/>
          </w:rPr>
          <w:delInstrText xml:space="preserve"> ADDIN EN.CITE &lt;EndNote&gt;&lt;Cite&gt;&lt;Author&gt;Armstrong&lt;/Author&gt;&lt;RecNum&gt;78&lt;/RecNum&gt;&lt;DisplayText&gt;[33]&lt;/DisplayText&gt;&lt;record&gt;&lt;rec-number&gt;78&lt;/rec-number&gt;&lt;foreign-keys&gt;&lt;key app="EN" db-id="59p9xtxpk0tdf1eazsbvrzzxdefprsfptpsv" timestamp="1765627836"&gt;78&lt;/key&gt;&lt;/foreign-keys&gt;&lt;ref-type name="Journal Article"&gt;17&lt;/ref-type&gt;&lt;contributors&gt;&lt;authors&gt;&lt;author&gt;Armstrong, J Scott&lt;/author&gt;&lt;author&gt;Collopy, Fred&lt;/author&gt;&lt;/authors&gt;&lt;/contributors&gt;&lt;titles&gt;&lt;title&gt;Error Measures for Generalizing About Forecasting Methods: Empirical Comparisons&lt;/title&gt;&lt;/titles&gt;&lt;dates&gt;&lt;/dates&gt;&lt;call-num&gt;IS9JKQLG&lt;/call-num&gt;&lt;label&gt;Armstrong</w:delInstrText>
        </w:r>
        <w:r w:rsidRPr="006F2F64">
          <w:rPr>
            <w:rFonts w:ascii="Times New Roman" w:eastAsiaTheme="minorEastAsia" w:hAnsi="Times New Roman" w:cs="Times New Roman" w:hint="eastAsia"/>
            <w:sz w:val="20"/>
            <w:lang w:eastAsia="zh-CN"/>
          </w:rPr>
          <w:delInstrText>和</w:delInstrText>
        </w:r>
        <w:r w:rsidRPr="006F2F64">
          <w:rPr>
            <w:rFonts w:ascii="Times New Roman" w:eastAsiaTheme="minorEastAsia" w:hAnsi="Times New Roman" w:cs="Times New Roman"/>
            <w:sz w:val="20"/>
            <w:lang w:eastAsia="zh-CN"/>
          </w:rPr>
          <w:delInstrText>Collopy - Error Measures for Generalizing About Forecasting Methods Empirical Comparisons.pdf&lt;/label&gt;&lt;urls&gt;&lt;/urls&gt;&lt;/record&gt;&lt;/Cite&gt;&lt;/EndNote&gt;</w:delInstrText>
        </w:r>
        <w:r w:rsidRPr="006F2F64">
          <w:rPr>
            <w:rFonts w:ascii="Times New Roman" w:eastAsiaTheme="minorEastAsia" w:hAnsi="Times New Roman" w:cs="Times New Roman"/>
            <w:sz w:val="20"/>
            <w:lang w:eastAsia="zh-CN"/>
          </w:rPr>
          <w:fldChar w:fldCharType="separate"/>
        </w:r>
        <w:r w:rsidRPr="006F2F64">
          <w:rPr>
            <w:rFonts w:ascii="Times New Roman" w:eastAsiaTheme="minorEastAsia" w:hAnsi="Times New Roman" w:cs="Times New Roman"/>
            <w:noProof/>
            <w:sz w:val="20"/>
            <w:lang w:eastAsia="zh-CN"/>
          </w:rPr>
          <w:delText>[33]</w:delText>
        </w:r>
        <w:r w:rsidRPr="006F2F64">
          <w:rPr>
            <w:rFonts w:ascii="Times New Roman" w:eastAsiaTheme="minorEastAsia" w:hAnsi="Times New Roman" w:cs="Times New Roman"/>
            <w:sz w:val="20"/>
            <w:lang w:eastAsia="zh-CN"/>
          </w:rPr>
          <w:fldChar w:fldCharType="end"/>
        </w:r>
        <w:r w:rsidRPr="006F2F64">
          <w:rPr>
            <w:rFonts w:ascii="Times New Roman" w:eastAsiaTheme="minorEastAsia" w:hAnsi="Times New Roman" w:cs="Times New Roman"/>
            <w:sz w:val="20"/>
            <w:lang w:eastAsia="zh-CN"/>
          </w:rPr>
          <w:delText xml:space="preserve">. The MAPE of the curves for </w:delText>
        </w:r>
        <w:r w:rsidRPr="006F2F64">
          <w:rPr>
            <w:rFonts w:ascii="Times New Roman" w:eastAsiaTheme="minorEastAsia" w:hAnsi="Times New Roman" w:cs="Times New Roman"/>
            <w:i/>
            <w:sz w:val="20"/>
            <w:lang w:eastAsia="zh-CN"/>
          </w:rPr>
          <w:delText>h</w:delText>
        </w:r>
        <w:r w:rsidRPr="006F2F64">
          <w:rPr>
            <w:rFonts w:ascii="Times New Roman" w:eastAsiaTheme="minorEastAsia" w:hAnsi="Times New Roman" w:cs="Times New Roman"/>
            <w:sz w:val="20"/>
            <w:vertAlign w:val="superscript"/>
            <w:lang w:eastAsia="zh-CN"/>
          </w:rPr>
          <w:delText>*</w:delText>
        </w:r>
        <w:r w:rsidRPr="006F2F64">
          <w:rPr>
            <w:rFonts w:ascii="Times New Roman" w:eastAsiaTheme="minorEastAsia" w:hAnsi="Times New Roman" w:cs="Times New Roman"/>
            <w:sz w:val="20"/>
            <w:lang w:eastAsia="zh-CN"/>
          </w:rPr>
          <w:delText xml:space="preserve">, </w:delText>
        </w:r>
        <w:r w:rsidRPr="006F2F64">
          <w:rPr>
            <w:rFonts w:ascii="Times New Roman" w:eastAsiaTheme="minorEastAsia" w:hAnsi="Times New Roman" w:cs="Times New Roman"/>
            <w:i/>
            <w:sz w:val="20"/>
            <w:lang w:eastAsia="zh-CN"/>
          </w:rPr>
          <w:delText>C</w:delText>
        </w:r>
        <w:r w:rsidRPr="006F2F64">
          <w:rPr>
            <w:rFonts w:ascii="Times New Roman" w:eastAsiaTheme="minorEastAsia" w:hAnsi="Times New Roman" w:cs="Times New Roman"/>
            <w:sz w:val="20"/>
            <w:vertAlign w:val="superscript"/>
            <w:lang w:eastAsia="zh-CN"/>
          </w:rPr>
          <w:delText>*</w:delText>
        </w:r>
        <w:r w:rsidRPr="006F2F64">
          <w:rPr>
            <w:rFonts w:ascii="Times New Roman" w:eastAsiaTheme="minorEastAsia" w:hAnsi="Times New Roman" w:cs="Times New Roman"/>
            <w:sz w:val="20"/>
            <w:vertAlign w:val="subscript"/>
            <w:lang w:eastAsia="zh-CN"/>
          </w:rPr>
          <w:delText>ab</w:delText>
        </w:r>
        <w:r w:rsidRPr="006F2F64">
          <w:rPr>
            <w:rFonts w:ascii="Times New Roman" w:eastAsiaTheme="minorEastAsia" w:hAnsi="Times New Roman" w:cs="Times New Roman"/>
            <w:sz w:val="20"/>
            <w:lang w:eastAsia="zh-CN"/>
          </w:rPr>
          <w:delText xml:space="preserve">, </w:delText>
        </w:r>
        <w:r w:rsidRPr="006F2F64">
          <w:rPr>
            <w:position w:val="-14"/>
          </w:rPr>
          <w:object w:dxaOrig="720" w:dyaOrig="380" w14:anchorId="136510BA">
            <v:shape id="_x0000_i1032" type="#_x0000_t75" style="width:37.45pt;height:19.85pt" o:ole="">
              <v:imagedata r:id="rId43" o:title=""/>
            </v:shape>
            <o:OLEObject Type="Embed" ProgID="Equation.DSMT4" ShapeID="_x0000_i1032" DrawAspect="Content" ObjectID="_1837527530" r:id="rId51"/>
          </w:object>
        </w:r>
        <w:r w:rsidRPr="006F2F64">
          <w:rPr>
            <w:rFonts w:ascii="Times New Roman" w:eastAsiaTheme="minorEastAsia" w:hAnsi="Times New Roman" w:cs="Times New Roman"/>
            <w:sz w:val="20"/>
            <w:lang w:eastAsia="zh-CN"/>
          </w:rPr>
          <w:delText xml:space="preserve">, </w:delText>
        </w:r>
        <w:r w:rsidRPr="006F2F64">
          <w:rPr>
            <w:position w:val="-12"/>
          </w:rPr>
          <w:object w:dxaOrig="760" w:dyaOrig="360" w14:anchorId="273F6EA9">
            <v:shape id="_x0000_i1033" type="#_x0000_t75" style="width:37.45pt;height:17.55pt" o:ole="">
              <v:imagedata r:id="rId45" o:title=""/>
            </v:shape>
            <o:OLEObject Type="Embed" ProgID="Equation.DSMT4" ShapeID="_x0000_i1033" DrawAspect="Content" ObjectID="_1837527531" r:id="rId52"/>
          </w:object>
        </w:r>
        <w:r w:rsidRPr="006F2F64">
          <w:rPr>
            <w:rFonts w:ascii="Times New Roman" w:eastAsiaTheme="minorEastAsia" w:hAnsi="Times New Roman" w:cs="Times New Roman"/>
            <w:sz w:val="20"/>
            <w:lang w:eastAsia="zh-CN"/>
          </w:rPr>
          <w:delText xml:space="preserve">, </w:delText>
        </w:r>
        <w:r w:rsidRPr="006F2F64">
          <w:rPr>
            <w:position w:val="-6"/>
          </w:rPr>
          <w:object w:dxaOrig="200" w:dyaOrig="279" w14:anchorId="478520FC">
            <v:shape id="_x0000_i1034" type="#_x0000_t75" style="width:9.8pt;height:15pt" o:ole="">
              <v:imagedata r:id="rId47" o:title=""/>
            </v:shape>
            <o:OLEObject Type="Embed" ProgID="Equation.DSMT4" ShapeID="_x0000_i1034" DrawAspect="Content" ObjectID="_1837527532" r:id="rId53"/>
          </w:object>
        </w:r>
        <w:r w:rsidRPr="006F2F64">
          <w:delText xml:space="preserve"> </w:delText>
        </w:r>
        <w:r w:rsidRPr="006F2F64">
          <w:rPr>
            <w:rFonts w:ascii="Times New Roman" w:eastAsiaTheme="minorEastAsia" w:hAnsi="Times New Roman" w:cs="Times New Roman"/>
            <w:sz w:val="20"/>
            <w:lang w:eastAsia="zh-CN"/>
          </w:rPr>
          <w:delText>and</w:delText>
        </w:r>
        <w:r w:rsidRPr="006F2F64">
          <w:rPr>
            <w:position w:val="-6"/>
          </w:rPr>
          <w:object w:dxaOrig="240" w:dyaOrig="220" w14:anchorId="594F4A59">
            <v:shape id="_x0000_i1035" type="#_x0000_t75" style="width:12.1pt;height:9.8pt" o:ole="">
              <v:imagedata r:id="rId49" o:title=""/>
            </v:shape>
            <o:OLEObject Type="Embed" ProgID="Equation.DSMT4" ShapeID="_x0000_i1035" DrawAspect="Content" ObjectID="_1837527533" r:id="rId54"/>
          </w:object>
        </w:r>
        <w:r w:rsidRPr="006F2F64">
          <w:rPr>
            <w:rFonts w:ascii="Times New Roman" w:eastAsiaTheme="minorEastAsia" w:hAnsi="Times New Roman" w:cs="Times New Roman"/>
            <w:sz w:val="20"/>
            <w:lang w:eastAsia="zh-CN"/>
          </w:rPr>
          <w:delText>are separately 0.08, 0.06, 0.15, 0.16, 0.02 and 0.27</w:delText>
        </w:r>
        <w:r w:rsidRPr="00794629">
          <w:rPr>
            <w:rFonts w:ascii="Times New Roman" w:eastAsiaTheme="minorEastAsia" w:hAnsi="Times New Roman" w:cs="Times New Roman"/>
            <w:sz w:val="20"/>
            <w:lang w:eastAsia="zh-CN"/>
          </w:rPr>
          <w:delText>.</w:delText>
        </w:r>
      </w:del>
    </w:p>
    <w:p w14:paraId="33C1328C" w14:textId="77777777" w:rsidR="00794629" w:rsidRPr="006F2F64" w:rsidRDefault="00794629" w:rsidP="006F2F64">
      <w:pPr>
        <w:pStyle w:val="10BodySubsequentParagraph"/>
        <w:rPr>
          <w:del w:id="2930" w:author="秦蓓嘉" w:date="2026-04-12T19:27:00Z"/>
        </w:rPr>
      </w:pPr>
    </w:p>
    <w:p w14:paraId="15BCE5D3" w14:textId="77777777" w:rsidR="003F62F9" w:rsidRPr="00794629" w:rsidRDefault="003F62F9" w:rsidP="003F62F9">
      <w:pPr>
        <w:pStyle w:val="MTDisplayEquation"/>
        <w:rPr>
          <w:del w:id="2931" w:author="秦蓓嘉" w:date="2026-04-12T19:27:00Z"/>
        </w:rPr>
      </w:pPr>
      <w:del w:id="2932" w:author="秦蓓嘉" w:date="2026-04-12T19:27:00Z">
        <w:r w:rsidRPr="006F2F64">
          <w:rPr>
            <w:position w:val="-126"/>
          </w:rPr>
          <w:object w:dxaOrig="5720" w:dyaOrig="2640" w14:anchorId="51E41A43">
            <v:shape id="_x0000_i1036" type="#_x0000_t75" style="width:285.4pt;height:131.6pt" o:ole="">
              <v:imagedata r:id="rId55" o:title=""/>
            </v:shape>
            <o:OLEObject Type="Embed" ProgID="Equation.DSMT4" ShapeID="_x0000_i1036" DrawAspect="Content" ObjectID="_1837527534" r:id="rId56"/>
          </w:object>
        </w:r>
        <w:r w:rsidRPr="00794629">
          <w:tab/>
        </w:r>
        <w:r w:rsidRPr="006F2F64">
          <w:fldChar w:fldCharType="begin"/>
        </w:r>
        <w:r w:rsidRPr="00794629">
          <w:delInstrText xml:space="preserve"> MACROBUTTON MTPlaceRef \* MERGEFORMAT </w:delInstrText>
        </w:r>
        <w:r w:rsidRPr="006F2F64">
          <w:fldChar w:fldCharType="begin"/>
        </w:r>
        <w:r w:rsidRPr="00794629">
          <w:delInstrText xml:space="preserve"> SEQ MTEqn \h \* MERGEFORMAT </w:delInstrText>
        </w:r>
        <w:r w:rsidRPr="006F2F64">
          <w:fldChar w:fldCharType="end"/>
        </w:r>
        <w:bookmarkStart w:id="2933" w:name="ZEqnNum364939"/>
        <w:r w:rsidRPr="00794629">
          <w:delInstrText>(</w:delInstrText>
        </w:r>
        <w:r w:rsidRPr="006F2F64">
          <w:fldChar w:fldCharType="begin"/>
        </w:r>
        <w:r w:rsidRPr="00794629">
          <w:delInstrText xml:space="preserve"> SEQ MTEqn \c \* Arabic \* MERGEFORMAT </w:delInstrText>
        </w:r>
        <w:r w:rsidRPr="006F2F64">
          <w:fldChar w:fldCharType="separate"/>
        </w:r>
        <w:r w:rsidR="00794629" w:rsidRPr="00794629">
          <w:rPr>
            <w:noProof/>
          </w:rPr>
          <w:delInstrText>3</w:delInstrText>
        </w:r>
        <w:r w:rsidRPr="006F2F64">
          <w:rPr>
            <w:noProof/>
          </w:rPr>
          <w:fldChar w:fldCharType="end"/>
        </w:r>
        <w:r w:rsidRPr="00794629">
          <w:delInstrText>)</w:delInstrText>
        </w:r>
        <w:bookmarkEnd w:id="2933"/>
        <w:r w:rsidRPr="006F2F64">
          <w:fldChar w:fldCharType="end"/>
        </w:r>
      </w:del>
    </w:p>
    <w:p w14:paraId="0AC995A4" w14:textId="77777777" w:rsidR="003F62F9" w:rsidRPr="00794629" w:rsidRDefault="003F62F9" w:rsidP="003F62F9">
      <w:pPr>
        <w:pStyle w:val="MTDisplayEquation"/>
        <w:jc w:val="center"/>
        <w:rPr>
          <w:del w:id="2934" w:author="秦蓓嘉" w:date="2026-04-12T19:27:00Z"/>
        </w:rPr>
      </w:pPr>
      <w:del w:id="2935" w:author="秦蓓嘉" w:date="2026-04-12T19:27:00Z">
        <w:r w:rsidRPr="006F2F64">
          <w:rPr>
            <w:position w:val="-6"/>
          </w:rPr>
          <w:object w:dxaOrig="4880" w:dyaOrig="5360" w14:anchorId="36D065B1">
            <v:shape id="_x0000_i1037" type="#_x0000_t75" style="width:183.75pt;height:201pt" o:ole="">
              <v:imagedata r:id="rId57" o:title=""/>
            </v:shape>
            <o:OLEObject Type="Embed" ProgID="Equation.DSMT4" ShapeID="_x0000_i1037" DrawAspect="Content" ObjectID="_1837527535" r:id="rId58"/>
          </w:object>
        </w:r>
        <w:r w:rsidRPr="00794629">
          <w:tab/>
        </w:r>
        <w:r w:rsidRPr="006F2F64">
          <w:fldChar w:fldCharType="begin"/>
        </w:r>
        <w:r w:rsidRPr="00794629">
          <w:delInstrText xml:space="preserve"> MACROBUTTON MTPlaceRef \* MERGEFORMAT </w:delInstrText>
        </w:r>
        <w:r w:rsidRPr="006F2F64">
          <w:fldChar w:fldCharType="begin"/>
        </w:r>
        <w:r w:rsidRPr="00794629">
          <w:delInstrText xml:space="preserve"> SEQ MTEqn \h \* MERGEFORMAT </w:delInstrText>
        </w:r>
        <w:r w:rsidRPr="006F2F64">
          <w:fldChar w:fldCharType="end"/>
        </w:r>
        <w:bookmarkStart w:id="2936" w:name="ZEqnNum178343"/>
        <w:r w:rsidRPr="00794629">
          <w:delInstrText>(</w:delInstrText>
        </w:r>
        <w:r w:rsidRPr="006F2F64">
          <w:rPr>
            <w:noProof/>
          </w:rPr>
          <w:fldChar w:fldCharType="begin"/>
        </w:r>
        <w:r w:rsidRPr="00794629">
          <w:rPr>
            <w:noProof/>
          </w:rPr>
          <w:delInstrText xml:space="preserve"> SEQ MTEqn \c \* Arabic \* MERGEFORMAT </w:delInstrText>
        </w:r>
        <w:r w:rsidRPr="006F2F64">
          <w:rPr>
            <w:noProof/>
          </w:rPr>
          <w:fldChar w:fldCharType="separate"/>
        </w:r>
        <w:r w:rsidR="00794629" w:rsidRPr="00794629">
          <w:rPr>
            <w:noProof/>
          </w:rPr>
          <w:delInstrText>4</w:delInstrText>
        </w:r>
        <w:r w:rsidRPr="006F2F64">
          <w:rPr>
            <w:noProof/>
          </w:rPr>
          <w:fldChar w:fldCharType="end"/>
        </w:r>
        <w:r w:rsidRPr="00794629">
          <w:delInstrText>)</w:delInstrText>
        </w:r>
        <w:bookmarkEnd w:id="2936"/>
        <w:r w:rsidRPr="006F2F64">
          <w:fldChar w:fldCharType="end"/>
        </w:r>
      </w:del>
    </w:p>
    <w:p w14:paraId="727E5AB7" w14:textId="77777777" w:rsidR="003F62F9" w:rsidRPr="006F2F64" w:rsidRDefault="003F62F9" w:rsidP="006F2F64">
      <w:pPr>
        <w:pStyle w:val="10BodySubsequentParagraph"/>
        <w:rPr>
          <w:del w:id="2937" w:author="秦蓓嘉" w:date="2026-04-12T19:27:00Z"/>
        </w:rPr>
      </w:pPr>
    </w:p>
    <w:p w14:paraId="746B09C6" w14:textId="77777777" w:rsidR="00703D61" w:rsidRPr="00794629" w:rsidRDefault="003F62F9" w:rsidP="00703D61">
      <w:pPr>
        <w:pStyle w:val="09BodyFirstParagraph"/>
        <w:rPr>
          <w:del w:id="2938" w:author="秦蓓嘉" w:date="2026-04-12T19:27:00Z"/>
          <w:color w:val="auto"/>
        </w:rPr>
      </w:pPr>
      <w:del w:id="2939" w:author="秦蓓嘉" w:date="2026-04-12T19:27:00Z">
        <w:r w:rsidRPr="00794629">
          <w:rPr>
            <w:color w:val="auto"/>
          </w:rPr>
          <w:delText xml:space="preserve">Take the example of the curve of </w:delText>
        </w:r>
        <w:r w:rsidRPr="00794629">
          <w:rPr>
            <w:i/>
            <w:color w:val="auto"/>
          </w:rPr>
          <w:delText>C</w:delText>
        </w:r>
        <w:r w:rsidRPr="00794629">
          <w:rPr>
            <w:color w:val="auto"/>
            <w:vertAlign w:val="superscript"/>
          </w:rPr>
          <w:delText>*</w:delText>
        </w:r>
        <w:r w:rsidRPr="00794629">
          <w:rPr>
            <w:color w:val="auto"/>
            <w:vertAlign w:val="subscript"/>
          </w:rPr>
          <w:delText>ab</w:delText>
        </w:r>
        <w:r w:rsidRPr="00794629">
          <w:rPr>
            <w:color w:val="auto"/>
          </w:rPr>
          <w:delText xml:space="preserve"> to show t</w:delText>
        </w:r>
        <w:r w:rsidR="008F0BB7" w:rsidRPr="00794629">
          <w:rPr>
            <w:color w:val="auto"/>
          </w:rPr>
          <w:delText xml:space="preserve">he curve fitting process for each of the </w:delText>
        </w:r>
        <w:r w:rsidRPr="00794629">
          <w:rPr>
            <w:color w:val="auto"/>
          </w:rPr>
          <w:delText>analytical parameters.</w:delText>
        </w:r>
        <w:r w:rsidR="008F0BB7" w:rsidRPr="00794629">
          <w:rPr>
            <w:color w:val="auto"/>
          </w:rPr>
          <w:delText xml:space="preserve"> </w:delText>
        </w:r>
        <w:r w:rsidR="000A6822" w:rsidRPr="006F2F64">
          <w:rPr>
            <w:color w:val="auto"/>
          </w:rPr>
          <w:fldChar w:fldCharType="begin"/>
        </w:r>
        <w:r w:rsidR="000A6822" w:rsidRPr="00794629">
          <w:rPr>
            <w:color w:val="auto"/>
          </w:rPr>
          <w:delInstrText xml:space="preserve"> REF _Ref216969831 \h </w:delInstrText>
        </w:r>
        <w:r w:rsidR="00794629">
          <w:rPr>
            <w:color w:val="auto"/>
          </w:rPr>
          <w:delInstrText xml:space="preserve"> \* MERGEFORMAT </w:delInstrText>
        </w:r>
        <w:r w:rsidR="000A6822" w:rsidRPr="006F2F64">
          <w:rPr>
            <w:color w:val="auto"/>
          </w:rPr>
        </w:r>
        <w:r w:rsidR="000A6822" w:rsidRPr="006F2F64">
          <w:rPr>
            <w:color w:val="auto"/>
          </w:rPr>
          <w:fldChar w:fldCharType="separate"/>
        </w:r>
        <w:r w:rsidR="00794629" w:rsidRPr="006F2F64">
          <w:rPr>
            <w:b/>
          </w:rPr>
          <w:delText xml:space="preserve">Figure </w:delText>
        </w:r>
        <w:r w:rsidR="00794629" w:rsidRPr="006F2F64">
          <w:rPr>
            <w:b/>
            <w:noProof/>
          </w:rPr>
          <w:delText>16</w:delText>
        </w:r>
        <w:r w:rsidR="000A6822" w:rsidRPr="006F2F64">
          <w:rPr>
            <w:color w:val="auto"/>
          </w:rPr>
          <w:fldChar w:fldCharType="end"/>
        </w:r>
        <w:r w:rsidR="00703D61" w:rsidRPr="00794629">
          <w:rPr>
            <w:color w:val="auto"/>
          </w:rPr>
          <w:delText xml:space="preserve">(a) and </w:delText>
        </w:r>
        <w:r w:rsidR="000A6822" w:rsidRPr="006F2F64">
          <w:rPr>
            <w:color w:val="auto"/>
          </w:rPr>
          <w:fldChar w:fldCharType="begin"/>
        </w:r>
        <w:r w:rsidR="000A6822" w:rsidRPr="00794629">
          <w:rPr>
            <w:color w:val="auto"/>
          </w:rPr>
          <w:delInstrText xml:space="preserve"> REF _Ref216969831 \h </w:delInstrText>
        </w:r>
        <w:r w:rsidR="00794629">
          <w:rPr>
            <w:color w:val="auto"/>
          </w:rPr>
          <w:delInstrText xml:space="preserve"> \* MERGEFORMAT </w:delInstrText>
        </w:r>
        <w:r w:rsidR="000A6822" w:rsidRPr="006F2F64">
          <w:rPr>
            <w:color w:val="auto"/>
          </w:rPr>
        </w:r>
        <w:r w:rsidR="000A6822" w:rsidRPr="006F2F64">
          <w:rPr>
            <w:color w:val="auto"/>
          </w:rPr>
          <w:fldChar w:fldCharType="separate"/>
        </w:r>
        <w:r w:rsidR="00794629" w:rsidRPr="006F2F64">
          <w:rPr>
            <w:b/>
          </w:rPr>
          <w:delText xml:space="preserve">Figure </w:delText>
        </w:r>
        <w:r w:rsidR="00794629" w:rsidRPr="006F2F64">
          <w:rPr>
            <w:b/>
            <w:noProof/>
          </w:rPr>
          <w:delText>16</w:delText>
        </w:r>
        <w:r w:rsidR="000A6822" w:rsidRPr="006F2F64">
          <w:rPr>
            <w:color w:val="auto"/>
          </w:rPr>
          <w:fldChar w:fldCharType="end"/>
        </w:r>
        <w:r w:rsidR="00703D61" w:rsidRPr="00794629">
          <w:rPr>
            <w:color w:val="auto"/>
          </w:rPr>
          <w:delText xml:space="preserve">(b) </w:delText>
        </w:r>
        <w:r w:rsidRPr="00794629">
          <w:rPr>
            <w:color w:val="auto"/>
          </w:rPr>
          <w:delText xml:space="preserve">show </w:delText>
        </w:r>
        <w:r w:rsidR="00703D61" w:rsidRPr="00794629">
          <w:rPr>
            <w:color w:val="auto"/>
          </w:rPr>
          <w:delText>plot</w:delText>
        </w:r>
        <w:r w:rsidRPr="00794629">
          <w:rPr>
            <w:color w:val="auto"/>
          </w:rPr>
          <w:delText>s of</w:delText>
        </w:r>
        <w:r w:rsidR="00703D61" w:rsidRPr="00794629">
          <w:rPr>
            <w:color w:val="auto"/>
          </w:rPr>
          <w:delText xml:space="preserve"> </w:delText>
        </w:r>
        <w:r w:rsidR="00703D61" w:rsidRPr="00794629">
          <w:rPr>
            <w:i/>
            <w:color w:val="auto"/>
          </w:rPr>
          <w:delText>L</w:delText>
        </w:r>
        <w:r w:rsidR="00703D61" w:rsidRPr="00794629">
          <w:rPr>
            <w:color w:val="auto"/>
            <w:vertAlign w:val="superscript"/>
          </w:rPr>
          <w:delText>*</w:delText>
        </w:r>
        <w:r w:rsidR="00703D61" w:rsidRPr="00794629">
          <w:rPr>
            <w:color w:val="auto"/>
          </w:rPr>
          <w:delText xml:space="preserve"> against </w:delText>
        </w:r>
        <w:r w:rsidR="00703D61" w:rsidRPr="00794629">
          <w:rPr>
            <w:i/>
            <w:color w:val="auto"/>
          </w:rPr>
          <w:delText>C</w:delText>
        </w:r>
        <w:r w:rsidR="00703D61" w:rsidRPr="00794629">
          <w:rPr>
            <w:color w:val="auto"/>
            <w:vertAlign w:val="superscript"/>
          </w:rPr>
          <w:delText>*</w:delText>
        </w:r>
        <w:r w:rsidR="00703D61" w:rsidRPr="00794629">
          <w:rPr>
            <w:color w:val="auto"/>
            <w:vertAlign w:val="subscript"/>
          </w:rPr>
          <w:delText>ab</w:delText>
        </w:r>
        <w:r w:rsidR="00703D61" w:rsidRPr="00794629">
          <w:rPr>
            <w:color w:val="auto"/>
          </w:rPr>
          <w:delText xml:space="preserve"> </w:delText>
        </w:r>
        <w:r w:rsidR="007769C6" w:rsidRPr="00794629">
          <w:rPr>
            <w:color w:val="auto"/>
          </w:rPr>
          <w:delText>of the ellipse centers, as well as the fitted curves of different ethnic groups in</w:delText>
        </w:r>
        <w:r w:rsidR="00703D61" w:rsidRPr="00794629">
          <w:rPr>
            <w:color w:val="auto"/>
          </w:rPr>
          <w:delText xml:space="preserve"> in-lab and real</w:delText>
        </w:r>
        <w:r w:rsidR="00C120F6" w:rsidRPr="00794629">
          <w:rPr>
            <w:color w:val="auto"/>
          </w:rPr>
          <w:delText>-</w:delText>
        </w:r>
        <w:r w:rsidR="00D1424C" w:rsidRPr="00794629">
          <w:rPr>
            <w:color w:val="auto"/>
            <w:lang w:eastAsia="zh-CN"/>
          </w:rPr>
          <w:delText>scene</w:delText>
        </w:r>
        <w:r w:rsidR="00703D61" w:rsidRPr="00794629">
          <w:rPr>
            <w:color w:val="auto"/>
          </w:rPr>
          <w:delText xml:space="preserve"> conditions, respectively.</w:delText>
        </w:r>
        <w:r w:rsidR="00F4462D">
          <w:rPr>
            <w:color w:val="auto"/>
          </w:rPr>
          <w:delText xml:space="preserve"> The data shown is that of the impression scale Preference.</w:delText>
        </w:r>
        <w:r w:rsidR="00703D61" w:rsidRPr="00794629">
          <w:rPr>
            <w:color w:val="auto"/>
          </w:rPr>
          <w:delText xml:space="preserve"> It can be clearly seen that skin colors exhibit a much wider scattering</w:delText>
        </w:r>
        <w:r w:rsidR="00D1424C" w:rsidRPr="00794629">
          <w:rPr>
            <w:color w:val="auto"/>
          </w:rPr>
          <w:delText xml:space="preserve"> in real</w:delText>
        </w:r>
        <w:r w:rsidR="00C120F6" w:rsidRPr="00794629">
          <w:rPr>
            <w:color w:val="auto"/>
          </w:rPr>
          <w:delText>-</w:delText>
        </w:r>
        <w:r w:rsidR="00D1424C" w:rsidRPr="00794629">
          <w:rPr>
            <w:color w:val="auto"/>
          </w:rPr>
          <w:delText>scene</w:delText>
        </w:r>
        <w:r w:rsidR="00703D61" w:rsidRPr="00794629">
          <w:rPr>
            <w:color w:val="auto"/>
          </w:rPr>
          <w:delText xml:space="preserve"> </w:delText>
        </w:r>
        <w:r w:rsidR="00C120F6" w:rsidRPr="00794629">
          <w:rPr>
            <w:color w:val="auto"/>
          </w:rPr>
          <w:delText xml:space="preserve">conditions </w:delText>
        </w:r>
        <w:r w:rsidR="00703D61" w:rsidRPr="00794629">
          <w:rPr>
            <w:color w:val="auto"/>
          </w:rPr>
          <w:delText xml:space="preserve">than </w:delText>
        </w:r>
        <w:r w:rsidR="00C120F6" w:rsidRPr="00794629">
          <w:rPr>
            <w:color w:val="auto"/>
          </w:rPr>
          <w:delText>in</w:delText>
        </w:r>
        <w:r w:rsidR="00703D61" w:rsidRPr="00794629">
          <w:rPr>
            <w:color w:val="auto"/>
          </w:rPr>
          <w:delText xml:space="preserve"> in-lab conditions. This is </w:delText>
        </w:r>
        <w:r w:rsidR="00C120F6" w:rsidRPr="00794629">
          <w:rPr>
            <w:color w:val="auto"/>
          </w:rPr>
          <w:delText>assumed to be due to the fact</w:delText>
        </w:r>
        <w:r w:rsidR="00703D61" w:rsidRPr="00794629">
          <w:rPr>
            <w:color w:val="auto"/>
          </w:rPr>
          <w:delText xml:space="preserve"> that the lighting in the in-lab </w:delText>
        </w:r>
        <w:r w:rsidR="00D1424C" w:rsidRPr="00794629">
          <w:rPr>
            <w:color w:val="auto"/>
          </w:rPr>
          <w:delText xml:space="preserve">conditions </w:delText>
        </w:r>
        <w:r w:rsidR="00703D61" w:rsidRPr="00794629">
          <w:rPr>
            <w:color w:val="auto"/>
          </w:rPr>
          <w:delText xml:space="preserve">were </w:delText>
        </w:r>
        <w:r w:rsidR="00614F77">
          <w:rPr>
            <w:color w:val="auto"/>
          </w:rPr>
          <w:delText xml:space="preserve">more </w:delText>
        </w:r>
        <w:r w:rsidR="00703D61" w:rsidRPr="00794629">
          <w:rPr>
            <w:color w:val="auto"/>
          </w:rPr>
          <w:delText xml:space="preserve">precisely controlled. Additionally, the skin color distributions of South Asian models differ from those of other ethnic groups, i.e. they showed a higher chroma than those of others at the same </w:delText>
        </w:r>
        <w:r w:rsidR="00703D61" w:rsidRPr="00794629">
          <w:rPr>
            <w:i/>
            <w:color w:val="auto"/>
          </w:rPr>
          <w:delText>L</w:delText>
        </w:r>
        <w:r w:rsidR="00703D61" w:rsidRPr="00794629">
          <w:rPr>
            <w:color w:val="auto"/>
            <w:vertAlign w:val="superscript"/>
          </w:rPr>
          <w:delText>*</w:delText>
        </w:r>
        <w:r w:rsidR="00703D61" w:rsidRPr="00794629">
          <w:rPr>
            <w:color w:val="auto"/>
          </w:rPr>
          <w:delText>.</w:delText>
        </w:r>
      </w:del>
    </w:p>
    <w:p w14:paraId="4962F554" w14:textId="77777777" w:rsidR="00703D61" w:rsidRPr="00794629" w:rsidRDefault="003F62F9" w:rsidP="00703D61">
      <w:pPr>
        <w:pStyle w:val="09BodyFirstParagraph"/>
        <w:rPr>
          <w:del w:id="2940" w:author="秦蓓嘉" w:date="2026-04-12T19:27:00Z"/>
          <w:color w:val="auto"/>
        </w:rPr>
      </w:pPr>
      <w:del w:id="2941" w:author="秦蓓嘉" w:date="2026-04-12T19:27:00Z">
        <w:r w:rsidRPr="00794629">
          <w:rPr>
            <w:color w:val="auto"/>
            <w:lang w:eastAsia="zh-CN"/>
          </w:rPr>
          <w:delText>Curve</w:delText>
        </w:r>
        <w:r w:rsidR="00703D61" w:rsidRPr="00794629">
          <w:rPr>
            <w:color w:val="auto"/>
          </w:rPr>
          <w:delText xml:space="preserve">s were fitted to predict </w:delText>
        </w:r>
        <w:r w:rsidR="00703D61" w:rsidRPr="006F2F64">
          <w:rPr>
            <w:i/>
            <w:color w:val="auto"/>
          </w:rPr>
          <w:delText>C</w:delText>
        </w:r>
        <w:r w:rsidR="00703D61" w:rsidRPr="00794629">
          <w:rPr>
            <w:color w:val="auto"/>
            <w:vertAlign w:val="subscript"/>
          </w:rPr>
          <w:delText>ab</w:delText>
        </w:r>
        <w:r w:rsidR="00703D61" w:rsidRPr="006F2F64">
          <w:rPr>
            <w:color w:val="auto"/>
            <w:vertAlign w:val="superscript"/>
          </w:rPr>
          <w:delText>*</w:delText>
        </w:r>
        <w:r w:rsidR="00703D61" w:rsidRPr="00794629">
          <w:rPr>
            <w:color w:val="auto"/>
          </w:rPr>
          <w:delText xml:space="preserve"> from the </w:delText>
        </w:r>
        <w:r w:rsidR="00703D61" w:rsidRPr="006F2F64">
          <w:rPr>
            <w:i/>
            <w:color w:val="auto"/>
          </w:rPr>
          <w:delText>L</w:delText>
        </w:r>
        <w:r w:rsidR="00703D61" w:rsidRPr="006F2F64">
          <w:rPr>
            <w:color w:val="auto"/>
            <w:vertAlign w:val="superscript"/>
          </w:rPr>
          <w:delText>*</w:delText>
        </w:r>
        <w:r w:rsidR="00703D61" w:rsidRPr="00794629">
          <w:rPr>
            <w:color w:val="auto"/>
          </w:rPr>
          <w:delText xml:space="preserve"> </w:delText>
        </w:r>
        <w:r w:rsidR="00703D61" w:rsidRPr="00794629">
          <w:rPr>
            <w:color w:val="auto"/>
            <w:lang w:eastAsia="zh-CN"/>
          </w:rPr>
          <w:delText>for each ethnic group</w:delText>
        </w:r>
        <w:r w:rsidR="00703D61" w:rsidRPr="00794629">
          <w:rPr>
            <w:color w:val="auto"/>
          </w:rPr>
          <w:delText xml:space="preserve"> respectively. The function</w:delText>
        </w:r>
        <w:r w:rsidR="00D1424C" w:rsidRPr="00794629">
          <w:rPr>
            <w:color w:val="auto"/>
          </w:rPr>
          <w:delText xml:space="preserve"> used</w:delText>
        </w:r>
        <w:r w:rsidR="00703D61" w:rsidRPr="00794629">
          <w:rPr>
            <w:color w:val="auto"/>
          </w:rPr>
          <w:delText xml:space="preserve"> is </w:delText>
        </w:r>
        <w:r w:rsidR="00703D61" w:rsidRPr="006F2F64">
          <w:rPr>
            <w:color w:val="auto"/>
            <w:position w:val="-12"/>
          </w:rPr>
          <w:object w:dxaOrig="2020" w:dyaOrig="380" w14:anchorId="73D9F99C">
            <v:shape id="_x0000_i1038" type="#_x0000_t75" style="width:101.65pt;height:19.85pt" o:ole="">
              <v:imagedata r:id="rId59" o:title=""/>
            </v:shape>
            <o:OLEObject Type="Embed" ProgID="Equation.DSMT4" ShapeID="_x0000_i1038" DrawAspect="Content" ObjectID="_1837527536" r:id="rId60"/>
          </w:object>
        </w:r>
        <w:r w:rsidR="00703D61" w:rsidRPr="00794629">
          <w:rPr>
            <w:color w:val="auto"/>
          </w:rPr>
          <w:delText xml:space="preserve">. </w:delText>
        </w:r>
        <w:r w:rsidR="007769C6" w:rsidRPr="00794629">
          <w:rPr>
            <w:color w:val="auto"/>
          </w:rPr>
          <w:delText>The figure</w:delText>
        </w:r>
        <w:r w:rsidR="00703D61" w:rsidRPr="00794629">
          <w:rPr>
            <w:color w:val="auto"/>
          </w:rPr>
          <w:delText xml:space="preserve"> shows that </w:delText>
        </w:r>
        <w:r w:rsidR="007769C6" w:rsidRPr="00794629">
          <w:rPr>
            <w:color w:val="auto"/>
          </w:rPr>
          <w:delText xml:space="preserve">in in-lab conditions, </w:delText>
        </w:r>
        <w:r w:rsidR="00703D61" w:rsidRPr="00794629">
          <w:rPr>
            <w:color w:val="auto"/>
          </w:rPr>
          <w:delText xml:space="preserve">all curves are </w:delText>
        </w:r>
        <w:r w:rsidR="007769C6" w:rsidRPr="00794629">
          <w:rPr>
            <w:color w:val="auto"/>
          </w:rPr>
          <w:delText xml:space="preserve">well </w:delText>
        </w:r>
        <w:r w:rsidR="00703D61" w:rsidRPr="00794629">
          <w:rPr>
            <w:color w:val="auto"/>
          </w:rPr>
          <w:delText>fitted to the data</w:delText>
        </w:r>
        <w:r w:rsidR="007769C6" w:rsidRPr="00794629">
          <w:rPr>
            <w:color w:val="auto"/>
          </w:rPr>
          <w:delText xml:space="preserve">. </w:delText>
        </w:r>
        <w:r w:rsidR="00511F96" w:rsidRPr="00794629">
          <w:rPr>
            <w:color w:val="auto"/>
          </w:rPr>
          <w:delText>Due to the larger data scattering, t</w:delText>
        </w:r>
        <w:r w:rsidR="007769C6" w:rsidRPr="00794629">
          <w:rPr>
            <w:color w:val="auto"/>
          </w:rPr>
          <w:delText xml:space="preserve">he goodness of the fitting in real-scene conditions </w:delText>
        </w:r>
        <w:r w:rsidR="00511F96" w:rsidRPr="00794629">
          <w:rPr>
            <w:color w:val="auto"/>
          </w:rPr>
          <w:delText>is relatively lower, but it’s still reasonable</w:delText>
        </w:r>
        <w:r w:rsidR="00223224" w:rsidRPr="00794629">
          <w:rPr>
            <w:color w:val="auto"/>
          </w:rPr>
          <w:delText xml:space="preserve">. </w:delText>
        </w:r>
        <w:r w:rsidR="00511F96" w:rsidRPr="00794629">
          <w:rPr>
            <w:color w:val="auto"/>
          </w:rPr>
          <w:delText>Note that the predict</w:delText>
        </w:r>
        <w:r w:rsidR="00F4462D">
          <w:rPr>
            <w:color w:val="auto"/>
          </w:rPr>
          <w:delText>ing</w:delText>
        </w:r>
        <w:r w:rsidR="00511F96" w:rsidRPr="00794629">
          <w:rPr>
            <w:color w:val="auto"/>
          </w:rPr>
          <w:delText xml:space="preserve"> performances of the in-lab curves and real-scene curves on the real-scene data are comparable, so in the in-lab  curves </w:delText>
        </w:r>
        <w:r w:rsidR="00614F77">
          <w:rPr>
            <w:color w:val="auto"/>
          </w:rPr>
          <w:delText xml:space="preserve">to predict the 6 analytical parameters </w:delText>
        </w:r>
        <w:r w:rsidR="00511F96" w:rsidRPr="00794629">
          <w:rPr>
            <w:color w:val="auto"/>
          </w:rPr>
          <w:delText>are adopted in the model regardless of whether the input image is under in-lab or real-scene condition.</w:delText>
        </w:r>
      </w:del>
    </w:p>
    <w:p w14:paraId="746A6FDA" w14:textId="77777777" w:rsidR="00703D61" w:rsidRPr="006F2F64" w:rsidRDefault="00703D61" w:rsidP="006F2F64">
      <w:pPr>
        <w:pStyle w:val="10BodySubsequentParagraph"/>
        <w:rPr>
          <w:del w:id="2942" w:author="秦蓓嘉" w:date="2026-04-12T19:27:00Z"/>
        </w:rPr>
      </w:pPr>
    </w:p>
    <w:p w14:paraId="32520451" w14:textId="77777777" w:rsidR="00D07D27" w:rsidRPr="00794629" w:rsidRDefault="00D07D27" w:rsidP="00F237F0">
      <w:pPr>
        <w:pStyle w:val="10BodySubsequentParagraph"/>
        <w:rPr>
          <w:del w:id="2943" w:author="秦蓓嘉" w:date="2026-04-12T19:27:00Z"/>
        </w:rPr>
      </w:pPr>
    </w:p>
    <w:p w14:paraId="0F7C76AA" w14:textId="77777777" w:rsidR="00954025" w:rsidRPr="00794629" w:rsidRDefault="00A05C6E" w:rsidP="00277F6E">
      <w:pPr>
        <w:pStyle w:val="a5"/>
        <w:ind w:left="495"/>
        <w:jc w:val="center"/>
        <w:rPr>
          <w:del w:id="2944" w:author="秦蓓嘉" w:date="2026-04-12T19:27:00Z"/>
          <w:sz w:val="20"/>
        </w:rPr>
      </w:pPr>
      <w:del w:id="2945" w:author="秦蓓嘉" w:date="2026-04-12T19:27:00Z">
        <w:r w:rsidRPr="00794629">
          <w:delText xml:space="preserve"> </w:delText>
        </w:r>
        <w:r w:rsidRPr="006F2F64">
          <w:rPr>
            <w:noProof/>
          </w:rPr>
          <w:drawing>
            <wp:inline distT="0" distB="0" distL="0" distR="0" wp14:anchorId="2ACD30A5" wp14:editId="1CCFE5D0">
              <wp:extent cx="2980711" cy="3028725"/>
              <wp:effectExtent l="0" t="0" r="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83093" cy="3031145"/>
                      </a:xfrm>
                      <a:prstGeom prst="rect">
                        <a:avLst/>
                      </a:prstGeom>
                      <a:noFill/>
                      <a:ln>
                        <a:noFill/>
                      </a:ln>
                    </pic:spPr>
                  </pic:pic>
                </a:graphicData>
              </a:graphic>
            </wp:inline>
          </w:drawing>
        </w:r>
      </w:del>
    </w:p>
    <w:p w14:paraId="34E10611" w14:textId="77777777" w:rsidR="00954025" w:rsidRPr="00794629" w:rsidRDefault="00954025">
      <w:pPr>
        <w:pStyle w:val="a5"/>
        <w:spacing w:before="11"/>
        <w:rPr>
          <w:del w:id="2946" w:author="秦蓓嘉" w:date="2026-04-12T19:27:00Z"/>
        </w:rPr>
      </w:pPr>
    </w:p>
    <w:p w14:paraId="37B27765" w14:textId="77777777" w:rsidR="0035392E" w:rsidRPr="006F2F64" w:rsidRDefault="000A6822" w:rsidP="006F2F64">
      <w:pPr>
        <w:pStyle w:val="a5"/>
        <w:keepNext/>
        <w:spacing w:line="268" w:lineRule="auto"/>
        <w:rPr>
          <w:del w:id="2947" w:author="秦蓓嘉" w:date="2026-04-12T19:27:00Z"/>
          <w:b/>
        </w:rPr>
      </w:pPr>
      <w:bookmarkStart w:id="2948" w:name="_bookmark26"/>
      <w:bookmarkStart w:id="2949" w:name="_Ref216969831"/>
      <w:bookmarkEnd w:id="2948"/>
      <w:del w:id="2950" w:author="秦蓓嘉" w:date="2026-04-12T19:27:00Z">
        <w:r w:rsidRPr="006F2F64">
          <w:rPr>
            <w:b/>
          </w:rPr>
          <w:delText xml:space="preserve">Figure </w:delText>
        </w:r>
        <w:r w:rsidRPr="006F2F64">
          <w:rPr>
            <w:b/>
          </w:rPr>
          <w:fldChar w:fldCharType="begin"/>
        </w:r>
        <w:r w:rsidRPr="006F2F64">
          <w:rPr>
            <w:b/>
          </w:rPr>
          <w:delInstrText xml:space="preserve"> SEQ Figure \* ARABIC </w:delInstrText>
        </w:r>
        <w:r w:rsidRPr="006F2F64">
          <w:rPr>
            <w:b/>
          </w:rPr>
          <w:fldChar w:fldCharType="separate"/>
        </w:r>
        <w:r w:rsidR="00794629" w:rsidRPr="006F2F64">
          <w:rPr>
            <w:b/>
            <w:noProof/>
          </w:rPr>
          <w:delText>16</w:delText>
        </w:r>
        <w:r w:rsidRPr="006F2F64">
          <w:rPr>
            <w:b/>
          </w:rPr>
          <w:fldChar w:fldCharType="end"/>
        </w:r>
        <w:bookmarkEnd w:id="2949"/>
        <w:r w:rsidR="00617501" w:rsidRPr="006F2F64">
          <w:rPr>
            <w:b/>
            <w:spacing w:val="80"/>
            <w:w w:val="150"/>
          </w:rPr>
          <w:delText xml:space="preserve"> </w:delText>
        </w:r>
        <w:r w:rsidR="00617501" w:rsidRPr="006F2F64">
          <w:delText xml:space="preserve">The </w:delText>
        </w:r>
        <w:r w:rsidR="006D539C" w:rsidRPr="006F2F64">
          <w:delText xml:space="preserve">fitted </w:delText>
        </w:r>
        <w:r w:rsidR="006D539C" w:rsidRPr="006F2F64">
          <w:rPr>
            <w:i/>
          </w:rPr>
          <w:delText>L</w:delText>
        </w:r>
        <w:r w:rsidR="006D539C" w:rsidRPr="006F2F64">
          <w:delText>-</w:delText>
        </w:r>
        <w:r w:rsidR="006D539C" w:rsidRPr="006F2F64">
          <w:rPr>
            <w:i/>
          </w:rPr>
          <w:delText>C</w:delText>
        </w:r>
        <w:r w:rsidR="006D539C" w:rsidRPr="006F2F64">
          <w:rPr>
            <w:vertAlign w:val="superscript"/>
          </w:rPr>
          <w:delText>*</w:delText>
        </w:r>
        <w:r w:rsidR="006D539C" w:rsidRPr="006F2F64">
          <w:rPr>
            <w:vertAlign w:val="subscript"/>
          </w:rPr>
          <w:delText>ab</w:delText>
        </w:r>
        <w:r w:rsidR="006D539C" w:rsidRPr="006F2F64">
          <w:delText xml:space="preserve"> curves and the sampled data. (a) </w:delText>
        </w:r>
        <w:r w:rsidR="00511F96" w:rsidRPr="006F2F64">
          <w:delText xml:space="preserve">The data and fitted curves of the </w:delText>
        </w:r>
        <w:r w:rsidR="0035392E" w:rsidRPr="006F2F64">
          <w:delText xml:space="preserve">in-lab </w:delText>
        </w:r>
        <w:r w:rsidR="006D539C" w:rsidRPr="006F2F64">
          <w:delText>conditions.</w:delText>
        </w:r>
        <w:r w:rsidR="0035392E" w:rsidRPr="006F2F64">
          <w:delText xml:space="preserve"> (b) </w:delText>
        </w:r>
        <w:r w:rsidR="00511F96" w:rsidRPr="006F2F64">
          <w:delText xml:space="preserve">The data of the </w:delText>
        </w:r>
        <w:r w:rsidR="0035392E" w:rsidRPr="006F2F64">
          <w:delText>real</w:delText>
        </w:r>
        <w:r w:rsidR="00511F96" w:rsidRPr="006F2F64">
          <w:delText>-</w:delText>
        </w:r>
        <w:r w:rsidR="0035392E" w:rsidRPr="006F2F64">
          <w:delText xml:space="preserve">scene </w:delText>
        </w:r>
        <w:r w:rsidR="006D539C" w:rsidRPr="006F2F64">
          <w:delText>conditions</w:delText>
        </w:r>
        <w:r w:rsidR="00511F96" w:rsidRPr="006F2F64">
          <w:delText xml:space="preserve"> and fitted curves of the in-lab conditions</w:delText>
        </w:r>
        <w:r w:rsidR="0035392E" w:rsidRPr="006F2F64">
          <w:delText xml:space="preserve">. </w:delText>
        </w:r>
        <w:r w:rsidR="0035392E" w:rsidRPr="00794629" w:rsidDel="0035392E">
          <w:rPr>
            <w:color w:val="FF0000"/>
          </w:rPr>
          <w:delText xml:space="preserve"> </w:delText>
        </w:r>
      </w:del>
    </w:p>
    <w:p w14:paraId="549B2087" w14:textId="77777777" w:rsidR="00954025" w:rsidRPr="006F2F64" w:rsidRDefault="00954025">
      <w:pPr>
        <w:pStyle w:val="a5"/>
        <w:rPr>
          <w:del w:id="2951" w:author="秦蓓嘉" w:date="2026-04-12T19:27:00Z"/>
          <w:rFonts w:eastAsiaTheme="minorEastAsia"/>
          <w:lang w:eastAsia="zh-CN"/>
        </w:rPr>
      </w:pPr>
      <w:bookmarkStart w:id="2952" w:name="_bookmark27"/>
      <w:bookmarkEnd w:id="2952"/>
    </w:p>
    <w:p w14:paraId="5E3BB5C8" w14:textId="77777777" w:rsidR="00223224" w:rsidRPr="00794629" w:rsidRDefault="00223224">
      <w:pPr>
        <w:pStyle w:val="09BodyFirstParagraph"/>
        <w:rPr>
          <w:del w:id="2953" w:author="秦蓓嘉" w:date="2026-04-12T19:27:00Z"/>
          <w:color w:val="auto"/>
        </w:rPr>
      </w:pPr>
      <w:del w:id="2954" w:author="秦蓓嘉" w:date="2026-04-12T19:27:00Z">
        <w:r w:rsidRPr="00794629">
          <w:rPr>
            <w:color w:val="auto"/>
          </w:rPr>
          <w:delText>I</w:delText>
        </w:r>
        <w:r w:rsidR="002B7E05" w:rsidRPr="00794629">
          <w:rPr>
            <w:color w:val="auto"/>
          </w:rPr>
          <w:delText xml:space="preserve">n practice, the </w:delText>
        </w:r>
        <w:r w:rsidRPr="00794629">
          <w:rPr>
            <w:color w:val="auto"/>
          </w:rPr>
          <w:delText xml:space="preserve">following </w:delText>
        </w:r>
        <w:r w:rsidR="002B7E05" w:rsidRPr="00794629">
          <w:rPr>
            <w:color w:val="auto"/>
          </w:rPr>
          <w:delText xml:space="preserve">procedure </w:delText>
        </w:r>
        <w:r w:rsidRPr="00794629">
          <w:rPr>
            <w:color w:val="auto"/>
          </w:rPr>
          <w:delText xml:space="preserve">is applied to calculate </w:delText>
        </w:r>
        <w:r w:rsidR="002B7E05" w:rsidRPr="00794629">
          <w:rPr>
            <w:color w:val="auto"/>
          </w:rPr>
          <w:delText xml:space="preserve">the skin </w:delText>
        </w:r>
        <w:r w:rsidR="006F2F64">
          <w:rPr>
            <w:color w:val="auto"/>
          </w:rPr>
          <w:delText xml:space="preserve">preference </w:delText>
        </w:r>
        <w:r w:rsidR="002B7E05" w:rsidRPr="00794629">
          <w:rPr>
            <w:color w:val="auto"/>
          </w:rPr>
          <w:delText>index</w:delText>
        </w:r>
        <w:r w:rsidRPr="00794629">
          <w:rPr>
            <w:rFonts w:hint="eastAsia"/>
            <w:color w:val="auto"/>
            <w:lang w:eastAsia="zh-CN"/>
          </w:rPr>
          <w:delText>：</w:delText>
        </w:r>
      </w:del>
    </w:p>
    <w:p w14:paraId="33B99239" w14:textId="77777777" w:rsidR="00E158AB" w:rsidRPr="00794629" w:rsidRDefault="00E158AB" w:rsidP="00223224">
      <w:pPr>
        <w:pStyle w:val="a5"/>
        <w:numPr>
          <w:ilvl w:val="0"/>
          <w:numId w:val="16"/>
        </w:numPr>
        <w:spacing w:line="271" w:lineRule="auto"/>
        <w:rPr>
          <w:del w:id="2955" w:author="秦蓓嘉" w:date="2026-04-12T19:27:00Z"/>
          <w:rFonts w:ascii="Times New Roman" w:eastAsiaTheme="minorEastAsia" w:hAnsi="Times New Roman" w:cs="Times New Roman"/>
          <w:sz w:val="20"/>
          <w:lang w:eastAsia="zh-CN"/>
        </w:rPr>
      </w:pPr>
      <w:del w:id="2956" w:author="秦蓓嘉" w:date="2026-04-12T19:27:00Z">
        <w:r w:rsidRPr="00794629">
          <w:rPr>
            <w:rFonts w:ascii="Times New Roman" w:eastAsiaTheme="minorEastAsia" w:hAnsi="Times New Roman" w:cs="Times New Roman"/>
            <w:sz w:val="20"/>
            <w:lang w:eastAsia="zh-CN"/>
          </w:rPr>
          <w:delText xml:space="preserve">To </w:delText>
        </w:r>
        <w:r w:rsidR="006F2F64">
          <w:rPr>
            <w:rFonts w:ascii="Times New Roman" w:eastAsiaTheme="minorEastAsia" w:hAnsi="Times New Roman" w:cs="Times New Roman"/>
            <w:sz w:val="20"/>
            <w:lang w:eastAsia="zh-CN"/>
          </w:rPr>
          <w:delText>calculate</w:delText>
        </w:r>
        <w:r w:rsidRPr="00794629">
          <w:rPr>
            <w:rFonts w:ascii="Times New Roman" w:eastAsiaTheme="minorEastAsia" w:hAnsi="Times New Roman" w:cs="Times New Roman"/>
            <w:sz w:val="20"/>
            <w:lang w:eastAsia="zh-CN"/>
          </w:rPr>
          <w:delText xml:space="preserve"> the captured image</w:delText>
        </w:r>
        <w:r w:rsidR="00511F96" w:rsidRPr="00794629">
          <w:rPr>
            <w:rFonts w:ascii="Times New Roman" w:eastAsiaTheme="minorEastAsia" w:hAnsi="Times New Roman" w:cs="Times New Roman"/>
            <w:sz w:val="20"/>
            <w:lang w:eastAsia="zh-CN"/>
          </w:rPr>
          <w:delText xml:space="preserve"> from</w:delText>
        </w:r>
        <w:r w:rsidRPr="00794629">
          <w:rPr>
            <w:rFonts w:ascii="Times New Roman" w:eastAsiaTheme="minorEastAsia" w:hAnsi="Times New Roman" w:cs="Times New Roman"/>
            <w:sz w:val="20"/>
            <w:lang w:eastAsia="zh-CN"/>
          </w:rPr>
          <w:delText xml:space="preserve"> RGB to XYZ</w:delText>
        </w:r>
        <w:r w:rsidR="00511F96" w:rsidRPr="00794629">
          <w:rPr>
            <w:rFonts w:ascii="Times New Roman" w:eastAsiaTheme="minorEastAsia" w:hAnsi="Times New Roman" w:cs="Times New Roman"/>
            <w:sz w:val="20"/>
            <w:lang w:eastAsia="zh-CN"/>
          </w:rPr>
          <w:delText xml:space="preserve"> </w:delText>
        </w:r>
        <w:r w:rsidR="006F2F64">
          <w:rPr>
            <w:rFonts w:ascii="Times New Roman" w:eastAsiaTheme="minorEastAsia" w:hAnsi="Times New Roman" w:cs="Times New Roman" w:hint="eastAsia"/>
            <w:sz w:val="20"/>
            <w:lang w:eastAsia="zh-CN"/>
          </w:rPr>
          <w:delText>values</w:delText>
        </w:r>
        <w:r w:rsidR="006F2F64">
          <w:rPr>
            <w:rFonts w:ascii="Times New Roman" w:eastAsiaTheme="minorEastAsia" w:hAnsi="Times New Roman" w:cs="Times New Roman"/>
            <w:sz w:val="20"/>
            <w:lang w:eastAsia="zh-CN"/>
          </w:rPr>
          <w:delText xml:space="preserve"> via the camera characterization model</w:delText>
        </w:r>
        <w:r w:rsidR="00511F96" w:rsidRPr="00794629">
          <w:rPr>
            <w:rFonts w:ascii="Times New Roman" w:eastAsiaTheme="minorEastAsia" w:hAnsi="Times New Roman" w:cs="Times New Roman"/>
            <w:sz w:val="20"/>
            <w:lang w:eastAsia="zh-CN"/>
          </w:rPr>
          <w:delText>.</w:delText>
        </w:r>
      </w:del>
    </w:p>
    <w:p w14:paraId="712B6301" w14:textId="77777777" w:rsidR="00E158AB" w:rsidRPr="006F2F64" w:rsidRDefault="00E158AB" w:rsidP="00E158AB">
      <w:pPr>
        <w:pStyle w:val="a5"/>
        <w:numPr>
          <w:ilvl w:val="0"/>
          <w:numId w:val="16"/>
        </w:numPr>
        <w:spacing w:line="271" w:lineRule="auto"/>
        <w:rPr>
          <w:del w:id="2957" w:author="秦蓓嘉" w:date="2026-04-12T19:27:00Z"/>
          <w:rFonts w:ascii="Times New Roman" w:eastAsiaTheme="minorEastAsia" w:hAnsi="Times New Roman" w:cs="Times New Roman"/>
          <w:sz w:val="20"/>
          <w:lang w:eastAsia="zh-CN"/>
        </w:rPr>
      </w:pPr>
      <w:del w:id="2958" w:author="秦蓓嘉" w:date="2026-04-12T19:27:00Z">
        <w:r w:rsidRPr="00794629">
          <w:rPr>
            <w:rFonts w:ascii="Times New Roman" w:eastAsiaTheme="minorEastAsia" w:hAnsi="Times New Roman" w:cs="Times New Roman"/>
            <w:sz w:val="20"/>
            <w:lang w:eastAsia="zh-CN"/>
          </w:rPr>
          <w:delText xml:space="preserve">To transform </w:delText>
        </w:r>
        <w:r w:rsidR="00511F96" w:rsidRPr="00794629">
          <w:rPr>
            <w:rFonts w:ascii="Times New Roman" w:eastAsiaTheme="minorEastAsia" w:hAnsi="Times New Roman" w:cs="Times New Roman"/>
            <w:sz w:val="20"/>
            <w:lang w:eastAsia="zh-CN"/>
          </w:rPr>
          <w:delText xml:space="preserve">the image in </w:delText>
        </w:r>
        <w:r w:rsidRPr="00794629">
          <w:rPr>
            <w:rFonts w:ascii="Times New Roman" w:eastAsiaTheme="minorEastAsia" w:hAnsi="Times New Roman" w:cs="Times New Roman"/>
            <w:sz w:val="20"/>
            <w:lang w:eastAsia="zh-CN"/>
          </w:rPr>
          <w:delText xml:space="preserve">XYZ </w:delText>
        </w:r>
        <w:r w:rsidR="00511F96" w:rsidRPr="00794629">
          <w:rPr>
            <w:rFonts w:ascii="Times New Roman" w:eastAsiaTheme="minorEastAsia" w:hAnsi="Times New Roman" w:cs="Times New Roman"/>
            <w:sz w:val="20"/>
            <w:lang w:eastAsia="zh-CN"/>
          </w:rPr>
          <w:delText xml:space="preserve">from the shooting CCT </w:delText>
        </w:r>
        <w:r w:rsidRPr="00794629">
          <w:rPr>
            <w:rFonts w:ascii="Times New Roman" w:eastAsiaTheme="minorEastAsia" w:hAnsi="Times New Roman" w:cs="Times New Roman"/>
            <w:sz w:val="20"/>
            <w:lang w:eastAsia="zh-CN"/>
          </w:rPr>
          <w:delText xml:space="preserve">to </w:delText>
        </w:r>
        <w:r w:rsidR="006F2F64">
          <w:rPr>
            <w:rFonts w:ascii="Times New Roman" w:eastAsiaTheme="minorEastAsia" w:hAnsi="Times New Roman" w:cs="Times New Roman" w:hint="eastAsia"/>
            <w:sz w:val="20"/>
            <w:lang w:eastAsia="zh-CN"/>
          </w:rPr>
          <w:delText>t</w:delText>
        </w:r>
        <w:r w:rsidR="006F2F64">
          <w:rPr>
            <w:rFonts w:ascii="Times New Roman" w:eastAsiaTheme="minorEastAsia" w:hAnsi="Times New Roman" w:cs="Times New Roman"/>
            <w:sz w:val="20"/>
            <w:lang w:eastAsia="zh-CN"/>
          </w:rPr>
          <w:delText xml:space="preserve">hose under </w:delText>
        </w:r>
        <w:r w:rsidR="00511F96" w:rsidRPr="00794629">
          <w:rPr>
            <w:rFonts w:ascii="Times New Roman" w:eastAsiaTheme="minorEastAsia" w:hAnsi="Times New Roman" w:cs="Times New Roman"/>
            <w:sz w:val="20"/>
            <w:lang w:eastAsia="zh-CN"/>
          </w:rPr>
          <w:delText>6500K</w:delText>
        </w:r>
        <w:r w:rsidRPr="00794629">
          <w:rPr>
            <w:rFonts w:ascii="Times New Roman" w:eastAsiaTheme="minorEastAsia" w:hAnsi="Times New Roman" w:cs="Times New Roman"/>
            <w:sz w:val="20"/>
            <w:lang w:eastAsia="zh-CN"/>
          </w:rPr>
          <w:delText xml:space="preserve"> via CAT</w:delText>
        </w:r>
        <w:r w:rsidR="00511F96" w:rsidRPr="00794629">
          <w:rPr>
            <w:rFonts w:ascii="Times New Roman" w:eastAsiaTheme="minorEastAsia" w:hAnsi="Times New Roman" w:cs="Times New Roman"/>
            <w:sz w:val="20"/>
            <w:lang w:eastAsia="zh-CN"/>
          </w:rPr>
          <w:delText>16</w:delText>
        </w:r>
        <w:r w:rsidR="006F2F64">
          <w:rPr>
            <w:rFonts w:ascii="Times New Roman" w:eastAsiaTheme="minorEastAsia" w:hAnsi="Times New Roman" w:cs="Times New Roman"/>
            <w:sz w:val="20"/>
            <w:lang w:eastAsia="zh-CN"/>
          </w:rPr>
          <w:delText xml:space="preserve"> </w:delText>
        </w:r>
        <w:r w:rsidR="00511F96" w:rsidRPr="006F2F64">
          <w:rPr>
            <w:rFonts w:ascii="Times New Roman" w:eastAsiaTheme="minorEastAsia" w:hAnsi="Times New Roman" w:cs="Times New Roman"/>
            <w:sz w:val="20"/>
            <w:lang w:eastAsia="zh-CN"/>
          </w:rPr>
          <w:fldChar w:fldCharType="begin"/>
        </w:r>
        <w:r w:rsidR="00511F96" w:rsidRPr="00794629">
          <w:rPr>
            <w:rFonts w:ascii="Times New Roman" w:eastAsiaTheme="minorEastAsia" w:hAnsi="Times New Roman" w:cs="Times New Roman"/>
            <w:sz w:val="20"/>
            <w:lang w:eastAsia="zh-CN"/>
          </w:rPr>
          <w:delInstrText xml:space="preserve"> ADDIN EN.CITE &lt;EndNote&gt;&lt;Cite&gt;&lt;Author&gt;Li&lt;/Author&gt;&lt;Year&gt;2017&lt;/Year&gt;&lt;RecNum&gt;45&lt;/RecNum&gt;&lt;DisplayText&gt;[25]&lt;/DisplayText&gt;&lt;record&gt;&lt;rec-number&gt;45&lt;/rec-number&gt;&lt;foreign-keys&gt;&lt;key app="EN" db-id="59p9xtxpk0tdf1eazsbvrzzxdefprsfptpsv" timestamp="1764830292"&gt;45&lt;/key&gt;&lt;/foreign-keys&gt;&lt;ref-type name="Journal Article"&gt;17&lt;/ref-type&gt;&lt;contributors&gt;&lt;authors&gt;&lt;author&gt;Li, Changjun&lt;/author&gt;&lt;author&gt;Li, Zhiqiang&lt;/author&gt;&lt;author&gt;Wang, Zhifeng&lt;/author&gt;&lt;author&gt;Xu, Yang&lt;/author&gt;&lt;author&gt;Luo, Ming Ronnier&lt;/author&gt;&lt;author&gt;Cui, Guihua&lt;/author&gt;&lt;author&gt;Melgosa, Manuel&lt;/author&gt;&lt;author&gt;Brill, Michael H.&lt;/author&gt;&lt;author&gt;Pointer, Michael&lt;/author&gt;&lt;/authors&gt;&lt;/contributors&gt;&lt;titles&gt;&lt;title&gt;Comprehensive Color Solutions: CAM16, CAT16, and CAM16-UCS&lt;/title&gt;&lt;secondary-title&gt;Color Research &amp;amp; Application&lt;/secondary-title&gt;&lt;short-title&gt;Comprehensive Color Solutions&lt;/short-title&gt;&lt;/titles&gt;&lt;periodical&gt;&lt;full-title&gt;Color Research &amp;amp; Application&lt;/full-title&gt;&lt;/periodical&gt;&lt;pages&gt;703-718&lt;/pages&gt;&lt;volume&gt;42&lt;/volume&gt;&lt;number&gt;6&lt;/number&gt;&lt;dates&gt;&lt;year&gt;2017&lt;/year&gt;&lt;pub-dates&gt;&lt;date&gt;2017/12&lt;/date&gt;&lt;/pub-dates&gt;&lt;/dates&gt;&lt;isbn&gt;0361-2317; 1520-6378&lt;/isbn&gt;&lt;urls&gt;&lt;/urls&gt;&lt;electronic-resource-num&gt;10.1002/col.22131&lt;/electronic-resource-num&gt;&lt;language&gt;English&lt;/language&gt;&lt;/record&gt;&lt;/Cite&gt;&lt;/EndNote&gt;</w:delInstrText>
        </w:r>
        <w:r w:rsidR="00511F96" w:rsidRPr="006F2F64">
          <w:rPr>
            <w:rFonts w:ascii="Times New Roman" w:eastAsiaTheme="minorEastAsia" w:hAnsi="Times New Roman" w:cs="Times New Roman"/>
            <w:sz w:val="20"/>
            <w:lang w:eastAsia="zh-CN"/>
          </w:rPr>
          <w:fldChar w:fldCharType="separate"/>
        </w:r>
        <w:r w:rsidR="00511F96" w:rsidRPr="00794629">
          <w:rPr>
            <w:rFonts w:ascii="Times New Roman" w:eastAsiaTheme="minorEastAsia" w:hAnsi="Times New Roman" w:cs="Times New Roman"/>
            <w:noProof/>
            <w:sz w:val="20"/>
            <w:lang w:eastAsia="zh-CN"/>
          </w:rPr>
          <w:delText>[25]</w:delText>
        </w:r>
        <w:r w:rsidR="00511F96" w:rsidRPr="006F2F64">
          <w:rPr>
            <w:rFonts w:ascii="Times New Roman" w:eastAsiaTheme="minorEastAsia" w:hAnsi="Times New Roman" w:cs="Times New Roman"/>
            <w:sz w:val="20"/>
            <w:lang w:eastAsia="zh-CN"/>
          </w:rPr>
          <w:fldChar w:fldCharType="end"/>
        </w:r>
        <w:r w:rsidRPr="00794629">
          <w:rPr>
            <w:rFonts w:ascii="Times New Roman" w:eastAsiaTheme="minorEastAsia" w:hAnsi="Times New Roman" w:cs="Times New Roman"/>
            <w:sz w:val="20"/>
            <w:lang w:eastAsia="zh-CN"/>
          </w:rPr>
          <w:delText xml:space="preserve"> using </w:delText>
        </w:r>
        <w:r w:rsidR="006F2F64">
          <w:rPr>
            <w:rFonts w:ascii="Times New Roman" w:eastAsiaTheme="minorEastAsia" w:hAnsi="Times New Roman" w:cs="Times New Roman"/>
            <w:sz w:val="20"/>
            <w:lang w:eastAsia="zh-CN"/>
          </w:rPr>
          <w:delText>the incomplete adaptation factor (</w:delText>
        </w:r>
        <w:r w:rsidRPr="00794629">
          <w:rPr>
            <w:rFonts w:ascii="Times New Roman" w:eastAsiaTheme="minorEastAsia" w:hAnsi="Times New Roman" w:cs="Times New Roman"/>
            <w:sz w:val="20"/>
            <w:lang w:eastAsia="zh-CN"/>
          </w:rPr>
          <w:delText>D</w:delText>
        </w:r>
        <w:r w:rsidR="006F2F64">
          <w:rPr>
            <w:rFonts w:ascii="Times New Roman" w:eastAsiaTheme="minorEastAsia" w:hAnsi="Times New Roman" w:cs="Times New Roman"/>
            <w:sz w:val="20"/>
            <w:lang w:eastAsia="zh-CN"/>
          </w:rPr>
          <w:delText>)</w:delText>
        </w:r>
        <w:r w:rsidR="00372BE7" w:rsidRPr="00794629">
          <w:rPr>
            <w:rFonts w:ascii="Times New Roman" w:eastAsiaTheme="minorEastAsia" w:hAnsi="Times New Roman" w:cs="Times New Roman"/>
            <w:sz w:val="20"/>
            <w:lang w:eastAsia="zh-CN"/>
          </w:rPr>
          <w:delText xml:space="preserve"> calculated through the equation</w:delText>
        </w:r>
        <w:r w:rsidRPr="00794629">
          <w:rPr>
            <w:rFonts w:ascii="Times New Roman" w:eastAsiaTheme="minorEastAsia" w:hAnsi="Times New Roman" w:cs="Times New Roman"/>
            <w:sz w:val="20"/>
            <w:lang w:eastAsia="zh-CN"/>
          </w:rPr>
          <w:delText xml:space="preserve"> of </w:delText>
        </w:r>
        <w:r w:rsidRPr="006F2F64">
          <w:rPr>
            <w:rFonts w:ascii="Times New Roman" w:hAnsi="Times New Roman" w:cs="Times New Roman"/>
            <w:color w:val="FF0000"/>
            <w:sz w:val="20"/>
            <w:szCs w:val="20"/>
          </w:rPr>
          <w:delText>0.92 × (1 – 500/CCT),</w:delText>
        </w:r>
        <w:r w:rsidRPr="00794629">
          <w:rPr>
            <w:rFonts w:ascii="Times New Roman" w:hAnsi="Times New Roman" w:cs="Times New Roman"/>
            <w:color w:val="FF0000"/>
            <w:sz w:val="20"/>
            <w:szCs w:val="20"/>
          </w:rPr>
          <w:delText xml:space="preserve"> </w:delText>
        </w:r>
        <w:r w:rsidR="00372BE7" w:rsidRPr="00794629">
          <w:rPr>
            <w:rFonts w:ascii="Times New Roman" w:hAnsi="Times New Roman" w:cs="Times New Roman"/>
            <w:sz w:val="20"/>
            <w:szCs w:val="20"/>
          </w:rPr>
          <w:delText xml:space="preserve">which </w:delText>
        </w:r>
        <w:r w:rsidRPr="00794629">
          <w:rPr>
            <w:rFonts w:ascii="Times New Roman" w:hAnsi="Times New Roman" w:cs="Times New Roman"/>
            <w:sz w:val="20"/>
            <w:szCs w:val="20"/>
          </w:rPr>
          <w:delText>is derived from the present study.</w:delText>
        </w:r>
      </w:del>
    </w:p>
    <w:p w14:paraId="28821673" w14:textId="77777777" w:rsidR="00E158AB" w:rsidRPr="00794629" w:rsidRDefault="00E158AB">
      <w:pPr>
        <w:pStyle w:val="a5"/>
        <w:numPr>
          <w:ilvl w:val="0"/>
          <w:numId w:val="16"/>
        </w:numPr>
        <w:spacing w:line="271" w:lineRule="auto"/>
        <w:rPr>
          <w:del w:id="2959" w:author="秦蓓嘉" w:date="2026-04-12T19:27:00Z"/>
          <w:rFonts w:ascii="Times New Roman" w:eastAsiaTheme="minorEastAsia" w:hAnsi="Times New Roman" w:cs="Times New Roman"/>
          <w:sz w:val="20"/>
          <w:lang w:eastAsia="zh-CN"/>
        </w:rPr>
      </w:pPr>
      <w:del w:id="2960" w:author="秦蓓嘉" w:date="2026-04-12T19:27:00Z">
        <w:r w:rsidRPr="00794629">
          <w:rPr>
            <w:rFonts w:ascii="Times New Roman" w:eastAsiaTheme="minorEastAsia" w:hAnsi="Times New Roman" w:cs="Times New Roman"/>
            <w:sz w:val="20"/>
            <w:lang w:eastAsia="zh-CN"/>
          </w:rPr>
          <w:delText xml:space="preserve">To transform </w:delText>
        </w:r>
        <w:r w:rsidR="006F2F64">
          <w:rPr>
            <w:rFonts w:ascii="Times New Roman" w:eastAsiaTheme="minorEastAsia" w:hAnsi="Times New Roman" w:cs="Times New Roman"/>
            <w:sz w:val="20"/>
            <w:lang w:eastAsia="zh-CN"/>
          </w:rPr>
          <w:delText>XYZ</w:delText>
        </w:r>
        <w:r w:rsidR="00372BE7" w:rsidRPr="00794629">
          <w:rPr>
            <w:rFonts w:ascii="Times New Roman" w:eastAsiaTheme="minorEastAsia" w:hAnsi="Times New Roman" w:cs="Times New Roman"/>
            <w:sz w:val="20"/>
            <w:lang w:eastAsia="zh-CN"/>
          </w:rPr>
          <w:delText xml:space="preserve"> to the CIE</w:delText>
        </w:r>
        <w:r w:rsidRPr="00794629">
          <w:rPr>
            <w:rFonts w:ascii="Times New Roman" w:eastAsiaTheme="minorEastAsia" w:hAnsi="Times New Roman" w:cs="Times New Roman"/>
            <w:sz w:val="20"/>
            <w:lang w:eastAsia="zh-CN"/>
          </w:rPr>
          <w:delText>LAB</w:delText>
        </w:r>
        <w:r w:rsidR="00372BE7" w:rsidRPr="00794629">
          <w:rPr>
            <w:rFonts w:ascii="Times New Roman" w:eastAsiaTheme="minorEastAsia" w:hAnsi="Times New Roman" w:cs="Times New Roman"/>
            <w:sz w:val="20"/>
            <w:lang w:eastAsia="zh-CN"/>
          </w:rPr>
          <w:delText xml:space="preserve"> </w:delText>
        </w:r>
        <w:r w:rsidR="006F2F64">
          <w:rPr>
            <w:rFonts w:ascii="Times New Roman" w:eastAsiaTheme="minorEastAsia" w:hAnsi="Times New Roman" w:cs="Times New Roman"/>
            <w:sz w:val="20"/>
            <w:lang w:eastAsia="zh-CN"/>
          </w:rPr>
          <w:delText>coordinates</w:delText>
        </w:r>
        <w:r w:rsidR="00372BE7" w:rsidRPr="00794629">
          <w:rPr>
            <w:rFonts w:ascii="Times New Roman" w:eastAsiaTheme="minorEastAsia" w:hAnsi="Times New Roman" w:cs="Times New Roman"/>
            <w:sz w:val="20"/>
            <w:lang w:eastAsia="zh-CN"/>
          </w:rPr>
          <w:delText xml:space="preserve">, and average the </w:delText>
        </w:r>
        <w:r w:rsidR="00C94F52" w:rsidRPr="00794629">
          <w:rPr>
            <w:rFonts w:ascii="Times New Roman" w:eastAsiaTheme="minorEastAsia" w:hAnsi="Times New Roman" w:cs="Times New Roman"/>
            <w:sz w:val="20"/>
            <w:lang w:eastAsia="zh-CN"/>
          </w:rPr>
          <w:delText xml:space="preserve">pixels </w:delText>
        </w:r>
        <w:r w:rsidR="003D6FC2" w:rsidRPr="00794629">
          <w:rPr>
            <w:rFonts w:ascii="Times New Roman" w:eastAsiaTheme="minorEastAsia" w:hAnsi="Times New Roman" w:cs="Times New Roman"/>
            <w:sz w:val="20"/>
            <w:lang w:eastAsia="zh-CN"/>
          </w:rPr>
          <w:delText xml:space="preserve">masked by the skin mask to </w:delText>
        </w:r>
        <w:r w:rsidR="006F2F64">
          <w:rPr>
            <w:rFonts w:ascii="Times New Roman" w:eastAsiaTheme="minorEastAsia" w:hAnsi="Times New Roman" w:cs="Times New Roman"/>
            <w:sz w:val="20"/>
            <w:lang w:eastAsia="zh-CN"/>
          </w:rPr>
          <w:delText>obtain</w:delText>
        </w:r>
        <w:r w:rsidR="003D6FC2" w:rsidRPr="00794629">
          <w:rPr>
            <w:rFonts w:ascii="Times New Roman" w:eastAsiaTheme="minorEastAsia" w:hAnsi="Times New Roman" w:cs="Times New Roman"/>
            <w:sz w:val="20"/>
            <w:lang w:eastAsia="zh-CN"/>
          </w:rPr>
          <w:delText xml:space="preserve"> the </w:delText>
        </w:r>
        <w:r w:rsidR="003D6FC2" w:rsidRPr="006F2F64">
          <w:rPr>
            <w:rFonts w:ascii="Times New Roman" w:eastAsiaTheme="minorEastAsia" w:hAnsi="Times New Roman" w:cs="Times New Roman"/>
            <w:i/>
            <w:sz w:val="20"/>
            <w:lang w:eastAsia="zh-CN"/>
          </w:rPr>
          <w:delText>L</w:delText>
        </w:r>
        <w:r w:rsidR="003D6FC2" w:rsidRPr="006F2F64">
          <w:rPr>
            <w:rFonts w:ascii="Times New Roman" w:eastAsiaTheme="minorEastAsia" w:hAnsi="Times New Roman" w:cs="Times New Roman"/>
            <w:sz w:val="20"/>
            <w:vertAlign w:val="superscript"/>
            <w:lang w:eastAsia="zh-CN"/>
          </w:rPr>
          <w:delText>*</w:delText>
        </w:r>
        <w:r w:rsidR="003D6FC2" w:rsidRPr="006F2F64">
          <w:rPr>
            <w:rFonts w:ascii="Times New Roman" w:eastAsiaTheme="minorEastAsia" w:hAnsi="Times New Roman" w:cs="Times New Roman"/>
            <w:i/>
            <w:sz w:val="20"/>
            <w:lang w:eastAsia="zh-CN"/>
          </w:rPr>
          <w:delText>a</w:delText>
        </w:r>
        <w:r w:rsidR="003D6FC2" w:rsidRPr="006F2F64">
          <w:rPr>
            <w:rFonts w:ascii="Times New Roman" w:eastAsiaTheme="minorEastAsia" w:hAnsi="Times New Roman" w:cs="Times New Roman"/>
            <w:sz w:val="20"/>
            <w:vertAlign w:val="superscript"/>
            <w:lang w:eastAsia="zh-CN"/>
          </w:rPr>
          <w:delText>*</w:delText>
        </w:r>
        <w:r w:rsidR="003D6FC2" w:rsidRPr="006F2F64">
          <w:rPr>
            <w:rFonts w:ascii="Times New Roman" w:eastAsiaTheme="minorEastAsia" w:hAnsi="Times New Roman" w:cs="Times New Roman"/>
            <w:i/>
            <w:sz w:val="20"/>
            <w:lang w:eastAsia="zh-CN"/>
          </w:rPr>
          <w:delText>b</w:delText>
        </w:r>
        <w:r w:rsidR="003D6FC2" w:rsidRPr="006F2F64">
          <w:rPr>
            <w:rFonts w:ascii="Times New Roman" w:eastAsiaTheme="minorEastAsia" w:hAnsi="Times New Roman" w:cs="Times New Roman"/>
            <w:sz w:val="20"/>
            <w:vertAlign w:val="superscript"/>
            <w:lang w:eastAsia="zh-CN"/>
          </w:rPr>
          <w:delText>*</w:delText>
        </w:r>
        <w:r w:rsidR="003D6FC2" w:rsidRPr="00794629">
          <w:rPr>
            <w:rFonts w:ascii="Times New Roman" w:eastAsiaTheme="minorEastAsia" w:hAnsi="Times New Roman" w:cs="Times New Roman"/>
            <w:sz w:val="20"/>
            <w:lang w:eastAsia="zh-CN"/>
          </w:rPr>
          <w:delText xml:space="preserve"> of average skin color.</w:delText>
        </w:r>
      </w:del>
    </w:p>
    <w:p w14:paraId="21A401A3" w14:textId="77777777" w:rsidR="00794629" w:rsidRPr="00794629" w:rsidRDefault="003D6FC2" w:rsidP="00AF1E30">
      <w:pPr>
        <w:pStyle w:val="a5"/>
        <w:numPr>
          <w:ilvl w:val="0"/>
          <w:numId w:val="16"/>
        </w:numPr>
        <w:spacing w:line="271" w:lineRule="auto"/>
        <w:rPr>
          <w:del w:id="2961" w:author="秦蓓嘉" w:date="2026-04-12T19:27:00Z"/>
          <w:rFonts w:ascii="Times New Roman" w:eastAsiaTheme="minorEastAsia" w:hAnsi="Times New Roman" w:cs="Times New Roman"/>
          <w:sz w:val="20"/>
          <w:lang w:eastAsia="zh-CN"/>
        </w:rPr>
      </w:pPr>
      <w:del w:id="2962" w:author="秦蓓嘉" w:date="2026-04-12T19:27:00Z">
        <w:r w:rsidRPr="00794629">
          <w:rPr>
            <w:rFonts w:ascii="Times New Roman" w:eastAsiaTheme="minorEastAsia" w:hAnsi="Times New Roman" w:cs="Times New Roman"/>
            <w:sz w:val="20"/>
            <w:lang w:eastAsia="zh-CN"/>
          </w:rPr>
          <w:delText xml:space="preserve">To calculate </w:delText>
        </w:r>
        <w:r w:rsidR="00317E60" w:rsidRPr="00794629">
          <w:rPr>
            <w:rFonts w:ascii="Times New Roman" w:eastAsiaTheme="minorEastAsia" w:hAnsi="Times New Roman" w:cs="Times New Roman"/>
            <w:sz w:val="20"/>
            <w:lang w:eastAsia="zh-CN"/>
          </w:rPr>
          <w:delText xml:space="preserve">the </w:delText>
        </w:r>
        <w:r w:rsidR="00614F77">
          <w:rPr>
            <w:rFonts w:ascii="Times New Roman" w:eastAsiaTheme="minorEastAsia" w:hAnsi="Times New Roman" w:cs="Times New Roman"/>
            <w:sz w:val="20"/>
            <w:lang w:eastAsia="zh-CN"/>
          </w:rPr>
          <w:delText xml:space="preserve">6 </w:delText>
        </w:r>
        <w:r w:rsidR="009A5385" w:rsidRPr="00794629">
          <w:rPr>
            <w:rFonts w:ascii="Times New Roman" w:eastAsiaTheme="minorEastAsia" w:hAnsi="Times New Roman" w:cs="Times New Roman"/>
            <w:sz w:val="20"/>
            <w:lang w:eastAsia="zh-CN"/>
          </w:rPr>
          <w:delText xml:space="preserve">analytical </w:delText>
        </w:r>
        <w:r w:rsidR="00317E60" w:rsidRPr="00794629">
          <w:rPr>
            <w:rFonts w:ascii="Times New Roman" w:eastAsiaTheme="minorEastAsia" w:hAnsi="Times New Roman" w:cs="Times New Roman"/>
            <w:sz w:val="20"/>
            <w:lang w:eastAsia="zh-CN"/>
          </w:rPr>
          <w:delText xml:space="preserve">parameters </w:delText>
        </w:r>
        <w:r w:rsidRPr="00794629">
          <w:rPr>
            <w:rFonts w:ascii="Times New Roman" w:eastAsiaTheme="minorEastAsia" w:hAnsi="Times New Roman" w:cs="Times New Roman"/>
            <w:sz w:val="20"/>
            <w:lang w:eastAsia="zh-CN"/>
          </w:rPr>
          <w:delText>(</w:delText>
        </w:r>
        <w:r w:rsidR="00317E60" w:rsidRPr="00794629">
          <w:rPr>
            <w:rFonts w:ascii="Times New Roman" w:eastAsiaTheme="minorEastAsia" w:hAnsi="Times New Roman" w:cs="Times New Roman"/>
            <w:sz w:val="20"/>
            <w:lang w:eastAsia="zh-CN"/>
          </w:rPr>
          <w:delText xml:space="preserve">including </w:delText>
        </w:r>
        <w:r w:rsidRPr="00794629">
          <w:rPr>
            <w:rFonts w:ascii="Times New Roman" w:eastAsiaTheme="minorEastAsia" w:hAnsi="Times New Roman" w:cs="Times New Roman"/>
            <w:sz w:val="20"/>
            <w:lang w:eastAsia="zh-CN"/>
          </w:rPr>
          <w:delText xml:space="preserve">hue angle </w:delText>
        </w:r>
        <w:r w:rsidRPr="00794629">
          <w:rPr>
            <w:rFonts w:ascii="Times New Roman" w:eastAsiaTheme="minorEastAsia" w:hAnsi="Times New Roman" w:cs="Times New Roman"/>
            <w:i/>
            <w:sz w:val="20"/>
            <w:lang w:eastAsia="zh-CN"/>
          </w:rPr>
          <w:delText>h</w:delText>
        </w:r>
        <w:r w:rsidRPr="00794629">
          <w:rPr>
            <w:rFonts w:ascii="Times New Roman" w:eastAsiaTheme="minorEastAsia" w:hAnsi="Times New Roman" w:cs="Times New Roman"/>
            <w:sz w:val="20"/>
            <w:vertAlign w:val="superscript"/>
            <w:lang w:eastAsia="zh-CN"/>
          </w:rPr>
          <w:delText>*</w:delText>
        </w:r>
        <w:r w:rsidRPr="00794629">
          <w:rPr>
            <w:rFonts w:ascii="Times New Roman" w:eastAsiaTheme="minorEastAsia" w:hAnsi="Times New Roman" w:cs="Times New Roman"/>
            <w:sz w:val="20"/>
            <w:lang w:eastAsia="zh-CN"/>
          </w:rPr>
          <w:delText xml:space="preserve">, chroma </w:delText>
        </w:r>
        <w:r w:rsidRPr="00794629">
          <w:rPr>
            <w:rFonts w:ascii="Times New Roman" w:eastAsiaTheme="minorEastAsia" w:hAnsi="Times New Roman" w:cs="Times New Roman"/>
            <w:i/>
            <w:sz w:val="20"/>
            <w:lang w:eastAsia="zh-CN"/>
          </w:rPr>
          <w:delText>C</w:delText>
        </w:r>
        <w:r w:rsidRPr="00794629">
          <w:rPr>
            <w:rFonts w:ascii="Times New Roman" w:eastAsiaTheme="minorEastAsia" w:hAnsi="Times New Roman" w:cs="Times New Roman"/>
            <w:sz w:val="20"/>
            <w:vertAlign w:val="superscript"/>
            <w:lang w:eastAsia="zh-CN"/>
          </w:rPr>
          <w:delText>*</w:delText>
        </w:r>
        <w:r w:rsidRPr="00794629">
          <w:rPr>
            <w:rFonts w:ascii="Times New Roman" w:eastAsiaTheme="minorEastAsia" w:hAnsi="Times New Roman" w:cs="Times New Roman"/>
            <w:sz w:val="20"/>
            <w:vertAlign w:val="subscript"/>
            <w:lang w:eastAsia="zh-CN"/>
          </w:rPr>
          <w:delText>ab</w:delText>
        </w:r>
        <w:r w:rsidRPr="00794629">
          <w:rPr>
            <w:rFonts w:ascii="Times New Roman" w:eastAsiaTheme="minorEastAsia" w:hAnsi="Times New Roman" w:cs="Times New Roman"/>
            <w:sz w:val="20"/>
            <w:lang w:eastAsia="zh-CN"/>
          </w:rPr>
          <w:delText xml:space="preserve">, long axis length </w:delText>
        </w:r>
        <w:r w:rsidRPr="006F2F64">
          <w:rPr>
            <w:position w:val="-14"/>
          </w:rPr>
          <w:object w:dxaOrig="720" w:dyaOrig="380" w14:anchorId="0C49CC5D">
            <v:shape id="_x0000_i1039" type="#_x0000_t75" style="width:37.45pt;height:19.85pt" o:ole="">
              <v:imagedata r:id="rId43" o:title=""/>
            </v:shape>
            <o:OLEObject Type="Embed" ProgID="Equation.DSMT4" ShapeID="_x0000_i1039" DrawAspect="Content" ObjectID="_1837527537" r:id="rId62"/>
          </w:object>
        </w:r>
        <w:r w:rsidRPr="00794629">
          <w:rPr>
            <w:rFonts w:ascii="Times New Roman" w:eastAsiaTheme="minorEastAsia" w:hAnsi="Times New Roman" w:cs="Times New Roman"/>
            <w:sz w:val="20"/>
            <w:lang w:eastAsia="zh-CN"/>
          </w:rPr>
          <w:delText xml:space="preserve">, short axis length </w:delText>
        </w:r>
        <w:r w:rsidRPr="006F2F64">
          <w:rPr>
            <w:position w:val="-12"/>
          </w:rPr>
          <w:object w:dxaOrig="760" w:dyaOrig="360" w14:anchorId="0631B47A">
            <v:shape id="_x0000_i1040" type="#_x0000_t75" style="width:37.45pt;height:17.55pt" o:ole="">
              <v:imagedata r:id="rId45" o:title=""/>
            </v:shape>
            <o:OLEObject Type="Embed" ProgID="Equation.DSMT4" ShapeID="_x0000_i1040" DrawAspect="Content" ObjectID="_1837527538" r:id="rId63"/>
          </w:object>
        </w:r>
        <w:r w:rsidRPr="00794629">
          <w:rPr>
            <w:rFonts w:ascii="Times New Roman" w:eastAsiaTheme="minorEastAsia" w:hAnsi="Times New Roman" w:cs="Times New Roman"/>
            <w:sz w:val="20"/>
            <w:lang w:eastAsia="zh-CN"/>
          </w:rPr>
          <w:delText xml:space="preserve">, inclination angle </w:delText>
        </w:r>
        <w:r w:rsidRPr="006F2F64">
          <w:rPr>
            <w:position w:val="-6"/>
          </w:rPr>
          <w:object w:dxaOrig="200" w:dyaOrig="279" w14:anchorId="3BE551A3">
            <v:shape id="_x0000_i1041" type="#_x0000_t75" style="width:9.8pt;height:15pt" o:ole="">
              <v:imagedata r:id="rId47" o:title=""/>
            </v:shape>
            <o:OLEObject Type="Embed" ProgID="Equation.DSMT4" ShapeID="_x0000_i1041" DrawAspect="Content" ObjectID="_1837527539" r:id="rId64"/>
          </w:object>
        </w:r>
        <w:r w:rsidRPr="00794629">
          <w:delText xml:space="preserve"> </w:delText>
        </w:r>
        <w:r w:rsidRPr="00794629">
          <w:rPr>
            <w:rFonts w:ascii="Times New Roman" w:eastAsiaTheme="minorEastAsia" w:hAnsi="Times New Roman" w:cs="Times New Roman"/>
            <w:sz w:val="20"/>
            <w:lang w:eastAsia="zh-CN"/>
          </w:rPr>
          <w:delText>and scope related parameter</w:delText>
        </w:r>
        <w:r w:rsidRPr="006F2F64">
          <w:rPr>
            <w:position w:val="-6"/>
          </w:rPr>
          <w:object w:dxaOrig="240" w:dyaOrig="220" w14:anchorId="67799F39">
            <v:shape id="_x0000_i1042" type="#_x0000_t75" style="width:12.1pt;height:9.8pt" o:ole="">
              <v:imagedata r:id="rId49" o:title=""/>
            </v:shape>
            <o:OLEObject Type="Embed" ProgID="Equation.DSMT4" ShapeID="_x0000_i1042" DrawAspect="Content" ObjectID="_1837527540" r:id="rId65"/>
          </w:object>
        </w:r>
        <w:r w:rsidRPr="00794629">
          <w:rPr>
            <w:rFonts w:ascii="Times New Roman" w:eastAsiaTheme="minorEastAsia" w:hAnsi="Times New Roman" w:cs="Times New Roman"/>
            <w:sz w:val="20"/>
            <w:lang w:eastAsia="zh-CN"/>
          </w:rPr>
          <w:delText xml:space="preserve">) </w:delText>
        </w:r>
        <w:r w:rsidR="00E158AB" w:rsidRPr="00794629">
          <w:rPr>
            <w:rFonts w:ascii="Times New Roman" w:eastAsiaTheme="minorEastAsia" w:hAnsi="Times New Roman" w:cs="Times New Roman"/>
            <w:sz w:val="20"/>
            <w:lang w:eastAsia="zh-CN"/>
          </w:rPr>
          <w:delText>using</w:delText>
        </w:r>
        <w:r w:rsidR="007C0045" w:rsidRPr="00794629">
          <w:rPr>
            <w:rFonts w:ascii="Times New Roman" w:eastAsiaTheme="minorEastAsia" w:hAnsi="Times New Roman" w:cs="Times New Roman"/>
            <w:sz w:val="20"/>
            <w:lang w:eastAsia="zh-CN"/>
          </w:rPr>
          <w:delText xml:space="preserve"> Equation </w:del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GOTOBUTTON ZEqnNum364939  \* MERGEFORMAT </w:delInstr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REF ZEqnNum364939 \* Charformat \! \* MERGEFORMAT </w:delInstrText>
        </w:r>
        <w:r w:rsidRPr="006F2F64">
          <w:rPr>
            <w:rFonts w:ascii="Times New Roman" w:eastAsiaTheme="minorEastAsia" w:hAnsi="Times New Roman" w:cs="Times New Roman"/>
            <w:sz w:val="20"/>
            <w:lang w:eastAsia="zh-CN"/>
          </w:rPr>
          <w:fldChar w:fldCharType="separate"/>
        </w:r>
        <w:r w:rsidR="00794629" w:rsidRPr="006F2F64">
          <w:rPr>
            <w:rFonts w:ascii="Times New Roman" w:eastAsiaTheme="minorEastAsia" w:hAnsi="Times New Roman" w:cs="Times New Roman"/>
            <w:sz w:val="20"/>
            <w:lang w:eastAsia="zh-CN"/>
          </w:rPr>
          <w:delInstrText>(3)</w:delInstrText>
        </w:r>
        <w:r w:rsidRPr="006F2F64">
          <w:rPr>
            <w:rFonts w:ascii="Times New Roman" w:eastAsiaTheme="minorEastAsia" w:hAnsi="Times New Roman" w:cs="Times New Roman"/>
            <w:sz w:val="20"/>
            <w:lang w:eastAsia="zh-CN"/>
          </w:rPr>
          <w:fldChar w:fldCharType="end"/>
        </w:r>
        <w:r w:rsidRPr="006F2F64">
          <w:rPr>
            <w:rFonts w:ascii="Times New Roman" w:eastAsiaTheme="minorEastAsia" w:hAnsi="Times New Roman" w:cs="Times New Roman"/>
            <w:sz w:val="20"/>
            <w:lang w:eastAsia="zh-CN"/>
          </w:rPr>
          <w:fldChar w:fldCharType="end"/>
        </w:r>
        <w:r w:rsidRPr="00794629">
          <w:rPr>
            <w:rFonts w:ascii="Times New Roman" w:eastAsiaTheme="minorEastAsia" w:hAnsi="Times New Roman" w:cs="Times New Roman"/>
            <w:sz w:val="20"/>
            <w:lang w:eastAsia="zh-CN"/>
          </w:rPr>
          <w:delText xml:space="preserve"> from the lightness of the average skin color </w:delText>
        </w:r>
        <w:r w:rsidR="007C0045" w:rsidRPr="006F2F64">
          <w:rPr>
            <w:rFonts w:ascii="Times New Roman" w:eastAsiaTheme="minorEastAsia" w:hAnsi="Times New Roman" w:cs="Times New Roman"/>
            <w:sz w:val="20"/>
            <w:lang w:eastAsia="zh-CN"/>
          </w:rPr>
          <w:fldChar w:fldCharType="begin"/>
        </w:r>
        <w:r w:rsidR="007C0045" w:rsidRPr="00794629">
          <w:rPr>
            <w:rFonts w:ascii="Times New Roman" w:eastAsiaTheme="minorEastAsia" w:hAnsi="Times New Roman" w:cs="Times New Roman"/>
            <w:sz w:val="20"/>
            <w:lang w:eastAsia="zh-CN"/>
          </w:rPr>
          <w:delInstrText xml:space="preserve"> GOTOBUTTON ZEqnNum489846  \* MERGEFORMAT </w:delInstrText>
        </w:r>
        <w:r w:rsidR="007C0045" w:rsidRPr="006F2F64">
          <w:rPr>
            <w:rFonts w:ascii="Times New Roman" w:eastAsiaTheme="minorEastAsia" w:hAnsi="Times New Roman" w:cs="Times New Roman"/>
            <w:sz w:val="20"/>
            <w:lang w:eastAsia="zh-CN"/>
          </w:rPr>
          <w:fldChar w:fldCharType="begin"/>
        </w:r>
        <w:r w:rsidR="007C0045" w:rsidRPr="00794629">
          <w:rPr>
            <w:rFonts w:ascii="Times New Roman" w:eastAsiaTheme="minorEastAsia" w:hAnsi="Times New Roman" w:cs="Times New Roman"/>
            <w:sz w:val="20"/>
            <w:lang w:eastAsia="zh-CN"/>
          </w:rPr>
          <w:delInstrText xml:space="preserve"> REF ZEqnNum489846 \* Charformat \! \* MERGEFORMAT </w:delInstrText>
        </w:r>
        <w:r w:rsidR="007C0045" w:rsidRPr="006F2F64">
          <w:rPr>
            <w:rFonts w:ascii="Times New Roman" w:eastAsiaTheme="minorEastAsia" w:hAnsi="Times New Roman" w:cs="Times New Roman"/>
            <w:sz w:val="20"/>
            <w:lang w:eastAsia="zh-CN"/>
          </w:rPr>
          <w:fldChar w:fldCharType="end"/>
        </w:r>
        <w:r w:rsidR="007C0045" w:rsidRPr="006F2F64">
          <w:rPr>
            <w:rFonts w:ascii="Times New Roman" w:eastAsiaTheme="minorEastAsia" w:hAnsi="Times New Roman" w:cs="Times New Roman"/>
            <w:sz w:val="20"/>
            <w:lang w:eastAsia="zh-CN"/>
          </w:rPr>
          <w:fldChar w:fldCharType="end"/>
        </w:r>
        <w:r w:rsidR="00E158AB" w:rsidRPr="00794629">
          <w:rPr>
            <w:rFonts w:ascii="Times New Roman" w:eastAsiaTheme="minorEastAsia" w:hAnsi="Times New Roman" w:cs="Times New Roman"/>
            <w:sz w:val="20"/>
            <w:lang w:eastAsia="zh-CN"/>
          </w:rPr>
          <w:delText xml:space="preserve">. </w:delText>
        </w:r>
      </w:del>
    </w:p>
    <w:p w14:paraId="2BDF851C" w14:textId="77777777" w:rsidR="00794629" w:rsidRPr="00794629" w:rsidRDefault="00794629" w:rsidP="00AF1E30">
      <w:pPr>
        <w:pStyle w:val="a5"/>
        <w:numPr>
          <w:ilvl w:val="0"/>
          <w:numId w:val="16"/>
        </w:numPr>
        <w:spacing w:line="271" w:lineRule="auto"/>
        <w:rPr>
          <w:del w:id="2963" w:author="秦蓓嘉" w:date="2026-04-12T19:27:00Z"/>
          <w:rFonts w:ascii="Times New Roman" w:eastAsiaTheme="minorEastAsia" w:hAnsi="Times New Roman" w:cs="Times New Roman"/>
          <w:sz w:val="20"/>
          <w:lang w:eastAsia="zh-CN"/>
        </w:rPr>
      </w:pPr>
      <w:del w:id="2964" w:author="秦蓓嘉" w:date="2026-04-12T19:27:00Z">
        <w:r w:rsidRPr="00794629">
          <w:rPr>
            <w:rFonts w:ascii="Times New Roman" w:eastAsiaTheme="minorEastAsia" w:hAnsi="Times New Roman" w:cs="Times New Roman"/>
            <w:sz w:val="20"/>
            <w:lang w:eastAsia="zh-CN"/>
          </w:rPr>
          <w:delText>To calculate the ellipse fit</w:delText>
        </w:r>
        <w:r w:rsidRPr="008D2D6F">
          <w:rPr>
            <w:rFonts w:ascii="Times New Roman" w:eastAsiaTheme="minorEastAsia" w:hAnsi="Times New Roman" w:cs="Times New Roman"/>
            <w:sz w:val="20"/>
            <w:lang w:eastAsia="zh-CN"/>
          </w:rPr>
          <w:delText>ting paramet</w:delText>
        </w:r>
        <w:r w:rsidRPr="008D2D6F">
          <w:rPr>
            <w:rFonts w:ascii="Times New Roman" w:eastAsiaTheme="minorEastAsia" w:hAnsi="Times New Roman" w:cs="Times New Roman"/>
            <w:sz w:val="20"/>
            <w:szCs w:val="20"/>
            <w:lang w:eastAsia="zh-CN"/>
          </w:rPr>
          <w:delText>ers (</w:delText>
        </w:r>
        <w:r w:rsidRPr="008D2D6F">
          <w:rPr>
            <w:rFonts w:ascii="Times New Roman" w:hAnsi="Times New Roman" w:cs="Times New Roman"/>
            <w:i/>
            <w:sz w:val="20"/>
            <w:szCs w:val="20"/>
          </w:rPr>
          <w:delText>k</w:delText>
        </w:r>
        <w:r w:rsidRPr="008D2D6F">
          <w:rPr>
            <w:rFonts w:ascii="Times New Roman" w:hAnsi="Times New Roman" w:cs="Times New Roman"/>
            <w:sz w:val="20"/>
            <w:szCs w:val="20"/>
            <w:vertAlign w:val="subscript"/>
          </w:rPr>
          <w:delText>1</w:delText>
        </w:r>
        <w:r w:rsidRPr="008D2D6F">
          <w:rPr>
            <w:rFonts w:ascii="Times New Roman" w:hAnsi="Times New Roman" w:cs="Times New Roman"/>
            <w:sz w:val="20"/>
            <w:szCs w:val="20"/>
          </w:rPr>
          <w:delText>-</w:delText>
        </w:r>
        <w:r w:rsidRPr="008D2D6F">
          <w:rPr>
            <w:rFonts w:ascii="Times New Roman" w:hAnsi="Times New Roman" w:cs="Times New Roman"/>
            <w:i/>
            <w:sz w:val="20"/>
            <w:szCs w:val="20"/>
          </w:rPr>
          <w:delText>k</w:delText>
        </w:r>
        <w:r w:rsidRPr="008D2D6F">
          <w:rPr>
            <w:rFonts w:ascii="Times New Roman" w:hAnsi="Times New Roman" w:cs="Times New Roman"/>
            <w:sz w:val="20"/>
            <w:szCs w:val="20"/>
            <w:vertAlign w:val="subscript"/>
          </w:rPr>
          <w:delText>3</w:delText>
        </w:r>
        <w:r w:rsidRPr="008D2D6F">
          <w:rPr>
            <w:rFonts w:ascii="Times New Roman" w:hAnsi="Times New Roman" w:cs="Times New Roman"/>
            <w:sz w:val="20"/>
            <w:szCs w:val="20"/>
          </w:rPr>
          <w:delText xml:space="preserve">, </w:delText>
        </w:r>
        <w:r w:rsidRPr="008D2D6F">
          <w:rPr>
            <w:rFonts w:ascii="Times New Roman" w:eastAsiaTheme="minorEastAsia" w:hAnsi="Times New Roman" w:cs="Times New Roman"/>
            <w:sz w:val="20"/>
            <w:szCs w:val="20"/>
            <w:lang w:eastAsia="zh-CN"/>
          </w:rPr>
          <w:delText>colour cent</w:delText>
        </w:r>
        <w:r w:rsidR="006F2F64" w:rsidRPr="008D2D6F">
          <w:rPr>
            <w:rFonts w:ascii="Times New Roman" w:eastAsiaTheme="minorEastAsia" w:hAnsi="Times New Roman" w:cs="Times New Roman"/>
            <w:sz w:val="20"/>
            <w:szCs w:val="20"/>
            <w:lang w:eastAsia="zh-CN"/>
          </w:rPr>
          <w:delText>er</w:delText>
        </w:r>
        <w:r w:rsidRPr="008D2D6F">
          <w:rPr>
            <w:rFonts w:ascii="Times New Roman" w:eastAsiaTheme="minorEastAsia" w:hAnsi="Times New Roman" w:cs="Times New Roman"/>
            <w:sz w:val="20"/>
            <w:szCs w:val="20"/>
            <w:lang w:eastAsia="zh-CN"/>
          </w:rPr>
          <w:delText>s</w:delText>
        </w:r>
        <w:r w:rsidRPr="008D2D6F">
          <w:rPr>
            <w:rFonts w:ascii="Times New Roman" w:hAnsi="Times New Roman" w:cs="Times New Roman"/>
            <w:sz w:val="20"/>
            <w:szCs w:val="20"/>
          </w:rPr>
          <w:delText xml:space="preserve"> (</w:delText>
        </w:r>
        <w:r w:rsidRPr="008D2D6F">
          <w:rPr>
            <w:rFonts w:ascii="Times New Roman" w:hAnsi="Times New Roman" w:cs="Times New Roman"/>
            <w:i/>
            <w:sz w:val="20"/>
            <w:szCs w:val="20"/>
          </w:rPr>
          <w:delText>a</w:delText>
        </w:r>
        <w:r w:rsidRPr="008D2D6F">
          <w:rPr>
            <w:rFonts w:ascii="Times New Roman" w:hAnsi="Times New Roman" w:cs="Times New Roman"/>
            <w:sz w:val="20"/>
            <w:szCs w:val="20"/>
            <w:vertAlign w:val="subscript"/>
          </w:rPr>
          <w:delText>o</w:delText>
        </w:r>
        <w:r w:rsidRPr="008D2D6F">
          <w:rPr>
            <w:rFonts w:ascii="Times New Roman" w:hAnsi="Times New Roman" w:cs="Times New Roman"/>
            <w:sz w:val="20"/>
            <w:szCs w:val="20"/>
          </w:rPr>
          <w:delText xml:space="preserve">, </w:delText>
        </w:r>
        <w:r w:rsidRPr="008D2D6F">
          <w:rPr>
            <w:rFonts w:ascii="Times New Roman" w:hAnsi="Times New Roman" w:cs="Times New Roman"/>
            <w:i/>
            <w:sz w:val="20"/>
            <w:szCs w:val="20"/>
          </w:rPr>
          <w:delText>b</w:delText>
        </w:r>
        <w:r w:rsidRPr="008D2D6F">
          <w:rPr>
            <w:rFonts w:ascii="Times New Roman" w:hAnsi="Times New Roman" w:cs="Times New Roman"/>
            <w:sz w:val="20"/>
            <w:szCs w:val="20"/>
            <w:vertAlign w:val="subscript"/>
          </w:rPr>
          <w:delText>o</w:delText>
        </w:r>
        <w:r w:rsidRPr="008D2D6F">
          <w:rPr>
            <w:rFonts w:ascii="Times New Roman" w:hAnsi="Times New Roman" w:cs="Times New Roman"/>
            <w:sz w:val="20"/>
            <w:szCs w:val="20"/>
          </w:rPr>
          <w:delText>), and</w:delText>
        </w:r>
        <w:r w:rsidRPr="008D2D6F">
          <w:rPr>
            <w:rFonts w:ascii="Times New Roman" w:hAnsi="Times New Roman" w:cs="Times New Roman"/>
            <w:sz w:val="20"/>
            <w:szCs w:val="20"/>
            <w:lang w:eastAsia="zh-CN"/>
          </w:rPr>
          <w:delText xml:space="preserve"> </w:delText>
        </w:r>
        <w:r w:rsidRPr="008D2D6F">
          <w:rPr>
            <w:rFonts w:ascii="Times New Roman" w:eastAsiaTheme="minorEastAsia" w:hAnsi="Times New Roman" w:cs="Times New Roman"/>
            <w:sz w:val="20"/>
            <w:szCs w:val="20"/>
            <w:lang w:eastAsia="zh-CN"/>
          </w:rPr>
          <w:delText>scop</w:delText>
        </w:r>
        <w:r w:rsidRPr="00794629">
          <w:rPr>
            <w:rFonts w:ascii="Times New Roman" w:eastAsiaTheme="minorEastAsia" w:hAnsi="Times New Roman" w:cs="Times New Roman"/>
            <w:sz w:val="20"/>
            <w:lang w:eastAsia="zh-CN"/>
          </w:rPr>
          <w:delText>e related parameter</w:delText>
        </w:r>
        <w:r w:rsidRPr="00794629">
          <w:rPr>
            <w:rFonts w:ascii="Symbol" w:hAnsi="Symbol"/>
            <w:i/>
          </w:rPr>
          <w:delText></w:delText>
        </w:r>
        <w:r w:rsidRPr="00794629">
          <w:rPr>
            <w:rFonts w:ascii="Symbol" w:hAnsi="Symbol"/>
            <w:i/>
          </w:rPr>
          <w:delText></w:delText>
        </w:r>
        <w:r w:rsidRPr="00794629">
          <w:rPr>
            <w:rFonts w:ascii="Times New Roman" w:eastAsiaTheme="minorEastAsia" w:hAnsi="Times New Roman" w:cs="Times New Roman"/>
            <w:sz w:val="20"/>
            <w:lang w:eastAsia="zh-CN"/>
          </w:rPr>
          <w:delText xml:space="preserve">) from the analytical parameters via Equation </w:del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GOTOBUTTON ZEqnNum178343  \* MERGEFORMAT </w:delInstrText>
        </w:r>
        <w:r w:rsidRPr="006F2F64">
          <w:rPr>
            <w:rFonts w:ascii="Times New Roman" w:eastAsiaTheme="minorEastAsia" w:hAnsi="Times New Roman" w:cs="Times New Roman"/>
            <w:sz w:val="20"/>
            <w:lang w:eastAsia="zh-CN"/>
          </w:rPr>
          <w:fldChar w:fldCharType="begin"/>
        </w:r>
        <w:r w:rsidRPr="00794629">
          <w:rPr>
            <w:rFonts w:ascii="Times New Roman" w:eastAsiaTheme="minorEastAsia" w:hAnsi="Times New Roman" w:cs="Times New Roman"/>
            <w:sz w:val="20"/>
            <w:lang w:eastAsia="zh-CN"/>
          </w:rPr>
          <w:delInstrText xml:space="preserve"> REF ZEqnNum178343 \* Charformat \! \* MERGEFORMAT </w:delInstrText>
        </w:r>
        <w:r w:rsidRPr="006F2F64">
          <w:rPr>
            <w:rFonts w:ascii="Times New Roman" w:eastAsiaTheme="minorEastAsia" w:hAnsi="Times New Roman" w:cs="Times New Roman"/>
            <w:sz w:val="20"/>
            <w:lang w:eastAsia="zh-CN"/>
          </w:rPr>
          <w:fldChar w:fldCharType="separate"/>
        </w:r>
        <w:r w:rsidRPr="006F2F64">
          <w:rPr>
            <w:rFonts w:ascii="Times New Roman" w:eastAsiaTheme="minorEastAsia" w:hAnsi="Times New Roman" w:cs="Times New Roman"/>
            <w:sz w:val="20"/>
            <w:lang w:eastAsia="zh-CN"/>
          </w:rPr>
          <w:delInstrText>(4)</w:delInstrText>
        </w:r>
        <w:r w:rsidRPr="006F2F64">
          <w:rPr>
            <w:rFonts w:ascii="Times New Roman" w:eastAsiaTheme="minorEastAsia" w:hAnsi="Times New Roman" w:cs="Times New Roman"/>
            <w:sz w:val="20"/>
            <w:lang w:eastAsia="zh-CN"/>
          </w:rPr>
          <w:fldChar w:fldCharType="end"/>
        </w:r>
        <w:r w:rsidRPr="006F2F64">
          <w:rPr>
            <w:rFonts w:ascii="Times New Roman" w:eastAsiaTheme="minorEastAsia" w:hAnsi="Times New Roman" w:cs="Times New Roman"/>
            <w:sz w:val="20"/>
            <w:lang w:eastAsia="zh-CN"/>
          </w:rPr>
          <w:fldChar w:fldCharType="end"/>
        </w:r>
        <w:r w:rsidRPr="00794629">
          <w:rPr>
            <w:rFonts w:ascii="Times New Roman" w:eastAsiaTheme="minorEastAsia" w:hAnsi="Times New Roman" w:cs="Times New Roman"/>
            <w:sz w:val="20"/>
            <w:lang w:eastAsia="zh-CN"/>
          </w:rPr>
          <w:delText>.</w:delText>
        </w:r>
      </w:del>
    </w:p>
    <w:p w14:paraId="3902542C" w14:textId="77777777" w:rsidR="00AF1E30" w:rsidRPr="00794629" w:rsidRDefault="00794629" w:rsidP="00AF1E30">
      <w:pPr>
        <w:pStyle w:val="a5"/>
        <w:numPr>
          <w:ilvl w:val="0"/>
          <w:numId w:val="16"/>
        </w:numPr>
        <w:spacing w:line="271" w:lineRule="auto"/>
        <w:rPr>
          <w:del w:id="2965" w:author="秦蓓嘉" w:date="2026-04-12T19:27:00Z"/>
          <w:rFonts w:ascii="Times New Roman" w:eastAsiaTheme="minorEastAsia" w:hAnsi="Times New Roman" w:cs="Times New Roman"/>
          <w:sz w:val="20"/>
          <w:lang w:eastAsia="zh-CN"/>
        </w:rPr>
      </w:pPr>
      <w:del w:id="2966" w:author="秦蓓嘉" w:date="2026-04-12T19:27:00Z">
        <w:r w:rsidRPr="00794629">
          <w:rPr>
            <w:rFonts w:ascii="Times New Roman" w:eastAsiaTheme="minorEastAsia" w:hAnsi="Times New Roman" w:cs="Times New Roman"/>
            <w:sz w:val="20"/>
            <w:lang w:eastAsia="zh-CN"/>
          </w:rPr>
          <w:delText xml:space="preserve">To calculate the skin impression index </w:delText>
        </w:r>
        <w:r w:rsidRPr="00794629">
          <w:rPr>
            <w:rFonts w:ascii="Times New Roman" w:eastAsiaTheme="minorEastAsia" w:hAnsi="Times New Roman" w:cs="Times New Roman"/>
            <w:i/>
            <w:sz w:val="20"/>
            <w:lang w:eastAsia="zh-CN"/>
          </w:rPr>
          <w:delText>P</w:delText>
        </w:r>
        <w:r w:rsidRPr="00794629">
          <w:rPr>
            <w:rFonts w:ascii="Times New Roman" w:eastAsiaTheme="minorEastAsia" w:hAnsi="Times New Roman" w:cs="Times New Roman"/>
            <w:sz w:val="20"/>
            <w:vertAlign w:val="subscript"/>
            <w:lang w:eastAsia="zh-CN"/>
          </w:rPr>
          <w:delText>p</w:delText>
        </w:r>
        <w:r w:rsidRPr="00794629">
          <w:rPr>
            <w:rFonts w:ascii="Times New Roman" w:eastAsiaTheme="minorEastAsia" w:hAnsi="Times New Roman" w:cs="Times New Roman"/>
            <w:sz w:val="20"/>
            <w:lang w:eastAsia="zh-CN"/>
          </w:rPr>
          <w:delText xml:space="preserve"> via</w:delText>
        </w:r>
        <w:r w:rsidR="00E158AB" w:rsidRPr="00794629">
          <w:rPr>
            <w:rFonts w:ascii="Times New Roman" w:eastAsiaTheme="minorEastAsia" w:hAnsi="Times New Roman" w:cs="Times New Roman"/>
            <w:sz w:val="20"/>
            <w:lang w:eastAsia="zh-CN"/>
          </w:rPr>
          <w:delText xml:space="preserve"> </w:delText>
        </w:r>
        <w:r w:rsidR="003D6FC2" w:rsidRPr="00794629">
          <w:rPr>
            <w:rFonts w:ascii="Times New Roman" w:eastAsiaTheme="minorEastAsia" w:hAnsi="Times New Roman" w:cs="Times New Roman"/>
            <w:sz w:val="20"/>
            <w:lang w:eastAsia="zh-CN"/>
          </w:rPr>
          <w:delText>E</w:delText>
        </w:r>
        <w:r w:rsidR="00E158AB" w:rsidRPr="00794629">
          <w:rPr>
            <w:rFonts w:ascii="Times New Roman" w:eastAsiaTheme="minorEastAsia" w:hAnsi="Times New Roman" w:cs="Times New Roman"/>
            <w:sz w:val="20"/>
            <w:lang w:eastAsia="zh-CN"/>
          </w:rPr>
          <w:delText>quation</w:delText>
        </w:r>
        <w:r w:rsidR="003D6FC2" w:rsidRPr="00794629">
          <w:rPr>
            <w:rFonts w:ascii="Times New Roman" w:eastAsiaTheme="minorEastAsia" w:hAnsi="Times New Roman" w:cs="Times New Roman"/>
            <w:sz w:val="20"/>
            <w:lang w:eastAsia="zh-CN"/>
          </w:rPr>
          <w:delText xml:space="preserve"> </w:delText>
        </w:r>
        <w:r w:rsidR="003D6FC2" w:rsidRPr="006F2F64">
          <w:rPr>
            <w:rFonts w:ascii="Times New Roman" w:eastAsiaTheme="minorEastAsia" w:hAnsi="Times New Roman" w:cs="Times New Roman"/>
            <w:sz w:val="20"/>
            <w:lang w:eastAsia="zh-CN"/>
          </w:rPr>
          <w:fldChar w:fldCharType="begin"/>
        </w:r>
        <w:r w:rsidR="003D6FC2" w:rsidRPr="00794629">
          <w:rPr>
            <w:rFonts w:ascii="Times New Roman" w:eastAsiaTheme="minorEastAsia" w:hAnsi="Times New Roman" w:cs="Times New Roman"/>
            <w:sz w:val="20"/>
            <w:lang w:eastAsia="zh-CN"/>
          </w:rPr>
          <w:delInstrText xml:space="preserve"> GOTOBUTTON ZEqnNum621307  \* MERGEFORMAT </w:delInstrText>
        </w:r>
        <w:r w:rsidR="003D6FC2" w:rsidRPr="006F2F64">
          <w:rPr>
            <w:rFonts w:ascii="Times New Roman" w:eastAsiaTheme="minorEastAsia" w:hAnsi="Times New Roman" w:cs="Times New Roman"/>
            <w:sz w:val="20"/>
            <w:lang w:eastAsia="zh-CN"/>
          </w:rPr>
          <w:fldChar w:fldCharType="begin"/>
        </w:r>
        <w:r w:rsidR="003D6FC2" w:rsidRPr="00794629">
          <w:rPr>
            <w:rFonts w:ascii="Times New Roman" w:eastAsiaTheme="minorEastAsia" w:hAnsi="Times New Roman" w:cs="Times New Roman"/>
            <w:sz w:val="20"/>
            <w:lang w:eastAsia="zh-CN"/>
          </w:rPr>
          <w:delInstrText xml:space="preserve"> REF ZEqnNum621307 \* Charformat \! \* MERGEFORMAT </w:delInstrText>
        </w:r>
        <w:r w:rsidR="003D6FC2" w:rsidRPr="006F2F64">
          <w:rPr>
            <w:rFonts w:ascii="Times New Roman" w:eastAsiaTheme="minorEastAsia" w:hAnsi="Times New Roman" w:cs="Times New Roman"/>
            <w:sz w:val="20"/>
            <w:lang w:eastAsia="zh-CN"/>
          </w:rPr>
          <w:fldChar w:fldCharType="separate"/>
        </w:r>
        <w:r w:rsidRPr="006F2F64">
          <w:rPr>
            <w:rFonts w:ascii="Times New Roman" w:eastAsiaTheme="minorEastAsia" w:hAnsi="Times New Roman" w:cs="Times New Roman"/>
            <w:sz w:val="20"/>
            <w:lang w:eastAsia="zh-CN"/>
          </w:rPr>
          <w:delInstrText>(2)</w:delInstrText>
        </w:r>
        <w:r w:rsidR="003D6FC2" w:rsidRPr="006F2F64">
          <w:rPr>
            <w:rFonts w:ascii="Times New Roman" w:eastAsiaTheme="minorEastAsia" w:hAnsi="Times New Roman" w:cs="Times New Roman"/>
            <w:sz w:val="20"/>
            <w:lang w:eastAsia="zh-CN"/>
          </w:rPr>
          <w:fldChar w:fldCharType="end"/>
        </w:r>
        <w:r w:rsidR="003D6FC2" w:rsidRPr="006F2F64">
          <w:rPr>
            <w:rFonts w:ascii="Times New Roman" w:eastAsiaTheme="minorEastAsia" w:hAnsi="Times New Roman" w:cs="Times New Roman"/>
            <w:sz w:val="20"/>
            <w:lang w:eastAsia="zh-CN"/>
          </w:rPr>
          <w:fldChar w:fldCharType="end"/>
        </w:r>
        <w:r w:rsidR="006F2F64">
          <w:rPr>
            <w:rFonts w:ascii="Times New Roman" w:eastAsiaTheme="minorEastAsia" w:hAnsi="Times New Roman" w:cs="Times New Roman"/>
            <w:sz w:val="20"/>
            <w:lang w:eastAsia="zh-CN"/>
          </w:rPr>
          <w:delText>.</w:delText>
        </w:r>
      </w:del>
    </w:p>
    <w:p w14:paraId="2963DD06" w14:textId="77777777" w:rsidR="00223224" w:rsidRPr="00794629" w:rsidRDefault="00223224">
      <w:pPr>
        <w:pStyle w:val="a5"/>
        <w:spacing w:line="271" w:lineRule="auto"/>
        <w:rPr>
          <w:del w:id="2967" w:author="秦蓓嘉" w:date="2026-04-12T19:27:00Z"/>
          <w:rFonts w:ascii="Times New Roman" w:eastAsiaTheme="minorEastAsia" w:hAnsi="Times New Roman" w:cs="Times New Roman"/>
          <w:sz w:val="20"/>
          <w:lang w:eastAsia="zh-CN"/>
        </w:rPr>
      </w:pPr>
    </w:p>
    <w:p w14:paraId="7722FC21" w14:textId="77777777" w:rsidR="009110FA" w:rsidRPr="00794629" w:rsidRDefault="009110FA" w:rsidP="00B47A88">
      <w:pPr>
        <w:pStyle w:val="09BodyFirstParagraph"/>
        <w:rPr>
          <w:del w:id="2968" w:author="秦蓓嘉" w:date="2026-04-12T19:27:00Z"/>
          <w:color w:val="auto"/>
        </w:rPr>
      </w:pPr>
      <w:del w:id="2969" w:author="秦蓓嘉" w:date="2026-04-12T19:27:00Z">
        <w:r w:rsidRPr="00794629">
          <w:rPr>
            <w:color w:val="auto"/>
          </w:rPr>
          <w:delText xml:space="preserve">The </w:delText>
        </w:r>
        <w:r w:rsidR="00241C1B" w:rsidRPr="00794629">
          <w:rPr>
            <w:color w:val="auto"/>
          </w:rPr>
          <w:delText xml:space="preserve">mean, minimum and maximum </w:delText>
        </w:r>
        <w:bookmarkStart w:id="2970" w:name="_Hlk216252158"/>
        <w:r w:rsidR="0067588D" w:rsidRPr="00794629">
          <w:rPr>
            <w:color w:val="auto"/>
          </w:rPr>
          <w:delText xml:space="preserve">Pearson </w:delText>
        </w:r>
        <w:r w:rsidR="00241C1B" w:rsidRPr="00794629">
          <w:rPr>
            <w:color w:val="auto"/>
          </w:rPr>
          <w:delText>correlation coeff</w:delText>
        </w:r>
        <w:r w:rsidR="0067588D" w:rsidRPr="00794629">
          <w:rPr>
            <w:color w:val="auto"/>
          </w:rPr>
          <w:delText>ic</w:delText>
        </w:r>
        <w:r w:rsidR="00241C1B" w:rsidRPr="00794629">
          <w:rPr>
            <w:color w:val="auto"/>
          </w:rPr>
          <w:delText>ient</w:delText>
        </w:r>
        <w:r w:rsidR="0067588D" w:rsidRPr="00794629">
          <w:rPr>
            <w:color w:val="auto"/>
          </w:rPr>
          <w:delText xml:space="preserve"> (</w:delText>
        </w:r>
        <w:r w:rsidR="0067588D" w:rsidRPr="00794629">
          <w:rPr>
            <w:i/>
            <w:color w:val="auto"/>
          </w:rPr>
          <w:delText>r</w:delText>
        </w:r>
        <w:r w:rsidR="0067588D" w:rsidRPr="00794629">
          <w:rPr>
            <w:color w:val="auto"/>
          </w:rPr>
          <w:delText>)</w:delText>
        </w:r>
        <w:bookmarkEnd w:id="2970"/>
        <w:r w:rsidR="00241C1B" w:rsidRPr="00794629">
          <w:rPr>
            <w:color w:val="auto"/>
          </w:rPr>
          <w:delText xml:space="preserve"> </w:delText>
        </w:r>
        <w:r w:rsidR="0067588D" w:rsidRPr="00794629">
          <w:rPr>
            <w:color w:val="auto"/>
          </w:rPr>
          <w:delText xml:space="preserve">between </w:delText>
        </w:r>
        <w:r w:rsidRPr="00794629">
          <w:rPr>
            <w:color w:val="auto"/>
          </w:rPr>
          <w:delText>model predic</w:delText>
        </w:r>
        <w:r w:rsidR="00241C1B" w:rsidRPr="00794629">
          <w:rPr>
            <w:color w:val="auto"/>
          </w:rPr>
          <w:delText>ted</w:delText>
        </w:r>
        <w:r w:rsidR="0067588D" w:rsidRPr="00794629">
          <w:rPr>
            <w:color w:val="auto"/>
          </w:rPr>
          <w:delText xml:space="preserve"> </w:delText>
        </w:r>
        <w:r w:rsidRPr="00794629">
          <w:rPr>
            <w:color w:val="auto"/>
          </w:rPr>
          <w:delText xml:space="preserve">and visual results </w:delText>
        </w:r>
        <w:r w:rsidR="00F31A04">
          <w:rPr>
            <w:color w:val="auto"/>
          </w:rPr>
          <w:delText>(averaged across all impression scales)</w:delText>
        </w:r>
        <w:r w:rsidR="00241C1B" w:rsidRPr="00794629">
          <w:rPr>
            <w:color w:val="auto"/>
          </w:rPr>
          <w:delText xml:space="preserve"> </w:delText>
        </w:r>
        <w:r w:rsidRPr="00794629">
          <w:rPr>
            <w:color w:val="auto"/>
          </w:rPr>
          <w:delText xml:space="preserve">for each ethnic group is summarized in </w:delText>
        </w:r>
        <w:r w:rsidR="000A6822" w:rsidRPr="006F2F64">
          <w:rPr>
            <w:color w:val="auto"/>
          </w:rPr>
          <w:fldChar w:fldCharType="begin"/>
        </w:r>
        <w:r w:rsidR="000A6822" w:rsidRPr="00794629">
          <w:rPr>
            <w:color w:val="auto"/>
          </w:rPr>
          <w:delInstrText xml:space="preserve"> REF _Ref216970190 \h </w:delInstrText>
        </w:r>
        <w:r w:rsidR="00794629">
          <w:rPr>
            <w:color w:val="auto"/>
          </w:rPr>
          <w:delInstrText xml:space="preserve"> \* MERGEFORMAT </w:delInstrText>
        </w:r>
        <w:r w:rsidR="000A6822" w:rsidRPr="006F2F64">
          <w:rPr>
            <w:color w:val="auto"/>
          </w:rPr>
        </w:r>
        <w:r w:rsidR="000A6822" w:rsidRPr="006F2F64">
          <w:rPr>
            <w:color w:val="auto"/>
          </w:rPr>
          <w:fldChar w:fldCharType="separate"/>
        </w:r>
        <w:r w:rsidR="00794629" w:rsidRPr="006F2F64">
          <w:rPr>
            <w:rFonts w:ascii="Tahoma" w:eastAsia="Tahoma" w:hAnsi="Tahoma" w:cs="Tahoma"/>
            <w:b/>
            <w:w w:val="105"/>
            <w:sz w:val="16"/>
            <w:szCs w:val="16"/>
          </w:rPr>
          <w:delText xml:space="preserve">Table </w:delText>
        </w:r>
        <w:r w:rsidR="00794629" w:rsidRPr="00794629">
          <w:rPr>
            <w:rFonts w:ascii="Tahoma" w:eastAsia="Tahoma" w:hAnsi="Tahoma" w:cs="Tahoma"/>
            <w:b/>
            <w:noProof/>
            <w:w w:val="105"/>
            <w:sz w:val="16"/>
            <w:szCs w:val="16"/>
          </w:rPr>
          <w:delText>9</w:delText>
        </w:r>
        <w:r w:rsidR="000A6822" w:rsidRPr="006F2F64">
          <w:rPr>
            <w:color w:val="auto"/>
          </w:rPr>
          <w:fldChar w:fldCharType="end"/>
        </w:r>
        <w:r w:rsidRPr="00794629">
          <w:rPr>
            <w:color w:val="auto"/>
          </w:rPr>
          <w:delText>.</w:delText>
        </w:r>
      </w:del>
    </w:p>
    <w:p w14:paraId="142F6CBC" w14:textId="77777777" w:rsidR="00241C1B" w:rsidRPr="006F2F64" w:rsidRDefault="000A6822" w:rsidP="006F2F64">
      <w:pPr>
        <w:pStyle w:val="af7"/>
        <w:keepNext/>
        <w:rPr>
          <w:del w:id="2971" w:author="秦蓓嘉" w:date="2026-04-12T19:27:00Z"/>
        </w:rPr>
      </w:pPr>
      <w:bookmarkStart w:id="2972" w:name="_Ref216970190"/>
      <w:del w:id="2973" w:author="秦蓓嘉" w:date="2026-04-12T19:27:00Z">
        <w:r w:rsidRPr="006F2F64">
          <w:rPr>
            <w:rFonts w:ascii="Tahoma" w:eastAsia="Tahoma" w:hAnsi="Tahoma" w:cs="Tahoma"/>
            <w:b/>
            <w:w w:val="105"/>
            <w:sz w:val="16"/>
            <w:szCs w:val="16"/>
          </w:rPr>
          <w:delText xml:space="preserve">Table </w:delText>
        </w:r>
        <w:r w:rsidRPr="006F2F64">
          <w:rPr>
            <w:rFonts w:ascii="Tahoma" w:eastAsia="Tahoma" w:hAnsi="Tahoma" w:cs="Tahoma"/>
            <w:b/>
            <w:w w:val="105"/>
            <w:sz w:val="16"/>
            <w:szCs w:val="16"/>
          </w:rPr>
          <w:fldChar w:fldCharType="begin"/>
        </w:r>
        <w:r w:rsidRPr="006F2F64">
          <w:rPr>
            <w:rFonts w:ascii="Tahoma" w:eastAsia="Tahoma" w:hAnsi="Tahoma" w:cs="Tahoma"/>
            <w:b/>
            <w:w w:val="105"/>
            <w:sz w:val="16"/>
            <w:szCs w:val="16"/>
          </w:rPr>
          <w:delInstrText xml:space="preserve"> SEQ Table \* ARABIC </w:delInstrText>
        </w:r>
        <w:r w:rsidRPr="006F2F64">
          <w:rPr>
            <w:rFonts w:ascii="Tahoma" w:eastAsia="Tahoma" w:hAnsi="Tahoma" w:cs="Tahoma"/>
            <w:b/>
            <w:w w:val="105"/>
            <w:sz w:val="16"/>
            <w:szCs w:val="16"/>
          </w:rPr>
          <w:fldChar w:fldCharType="separate"/>
        </w:r>
        <w:r w:rsidR="00794629" w:rsidRPr="00794629">
          <w:rPr>
            <w:rFonts w:ascii="Tahoma" w:eastAsia="Tahoma" w:hAnsi="Tahoma" w:cs="Tahoma"/>
            <w:b/>
            <w:noProof/>
            <w:w w:val="105"/>
            <w:sz w:val="16"/>
            <w:szCs w:val="16"/>
          </w:rPr>
          <w:delText>9</w:delText>
        </w:r>
        <w:r w:rsidRPr="006F2F64">
          <w:rPr>
            <w:rFonts w:ascii="Tahoma" w:eastAsia="Tahoma" w:hAnsi="Tahoma" w:cs="Tahoma"/>
            <w:b/>
            <w:w w:val="105"/>
            <w:sz w:val="16"/>
            <w:szCs w:val="16"/>
          </w:rPr>
          <w:fldChar w:fldCharType="end"/>
        </w:r>
        <w:bookmarkEnd w:id="2972"/>
        <w:r w:rsidR="00241C1B" w:rsidRPr="006F2F64">
          <w:rPr>
            <w:b/>
            <w:spacing w:val="80"/>
            <w:w w:val="105"/>
          </w:rPr>
          <w:delText xml:space="preserve"> </w:delText>
        </w:r>
        <w:r w:rsidR="0067588D" w:rsidRPr="006F2F64">
          <w:rPr>
            <w:w w:val="105"/>
          </w:rPr>
          <w:delText xml:space="preserve">Performance of the </w:delText>
        </w:r>
        <w:r w:rsidR="006F2F64">
          <w:rPr>
            <w:w w:val="105"/>
          </w:rPr>
          <w:delText xml:space="preserve">skin </w:delText>
        </w:r>
        <w:r w:rsidR="00F31A04">
          <w:rPr>
            <w:w w:val="105"/>
          </w:rPr>
          <w:delText xml:space="preserve">impression </w:delText>
        </w:r>
        <w:r w:rsidR="0067588D" w:rsidRPr="006F2F64">
          <w:rPr>
            <w:w w:val="105"/>
          </w:rPr>
          <w:delText>model in Pearson correlation coefficient</w:delText>
        </w:r>
        <w:r w:rsidR="00F31A04">
          <w:rPr>
            <w:w w:val="105"/>
          </w:rPr>
          <w:delText xml:space="preserve"> (mean value of all impression scales)</w:delText>
        </w:r>
        <w:r w:rsidR="0067588D" w:rsidRPr="006F2F64">
          <w:rPr>
            <w:w w:val="105"/>
          </w:rPr>
          <w:delText>.</w:delText>
        </w:r>
      </w:del>
    </w:p>
    <w:tbl>
      <w:tblPr>
        <w:tblStyle w:val="af"/>
        <w:tblW w:w="0" w:type="auto"/>
        <w:tblLook w:val="04A0" w:firstRow="1" w:lastRow="0" w:firstColumn="1" w:lastColumn="0" w:noHBand="0" w:noVBand="1"/>
      </w:tblPr>
      <w:tblGrid>
        <w:gridCol w:w="1893"/>
        <w:gridCol w:w="1893"/>
        <w:gridCol w:w="1893"/>
        <w:gridCol w:w="1893"/>
      </w:tblGrid>
      <w:tr w:rsidR="0067588D" w:rsidRPr="00794629" w14:paraId="7CC72D8F" w14:textId="77777777" w:rsidTr="00C60FBF">
        <w:trPr>
          <w:del w:id="2974" w:author="秦蓓嘉" w:date="2026-04-12T19:27:00Z"/>
        </w:trPr>
        <w:tc>
          <w:tcPr>
            <w:tcW w:w="7572" w:type="dxa"/>
            <w:gridSpan w:val="4"/>
          </w:tcPr>
          <w:p w14:paraId="7A6B2DC1" w14:textId="77777777" w:rsidR="0067588D" w:rsidRPr="00794629" w:rsidRDefault="0067588D" w:rsidP="00C60FBF">
            <w:pPr>
              <w:pStyle w:val="10BodySubsequentParagraph"/>
              <w:ind w:firstLine="0"/>
              <w:jc w:val="center"/>
              <w:rPr>
                <w:del w:id="2975" w:author="秦蓓嘉" w:date="2026-04-12T19:27:00Z"/>
                <w:lang w:eastAsia="zh-CN"/>
              </w:rPr>
            </w:pPr>
            <w:del w:id="2976" w:author="秦蓓嘉" w:date="2026-04-12T19:27:00Z">
              <w:r w:rsidRPr="00794629">
                <w:rPr>
                  <w:lang w:eastAsia="zh-CN"/>
                </w:rPr>
                <w:delText>In-lab</w:delText>
              </w:r>
            </w:del>
          </w:p>
        </w:tc>
      </w:tr>
      <w:tr w:rsidR="00241C1B" w:rsidRPr="00794629" w14:paraId="52E1A9C3" w14:textId="77777777" w:rsidTr="00241C1B">
        <w:trPr>
          <w:del w:id="2977" w:author="秦蓓嘉" w:date="2026-04-12T19:27:00Z"/>
        </w:trPr>
        <w:tc>
          <w:tcPr>
            <w:tcW w:w="1893" w:type="dxa"/>
          </w:tcPr>
          <w:p w14:paraId="002BCF3F" w14:textId="77777777" w:rsidR="00241C1B" w:rsidRPr="00794629" w:rsidRDefault="00241C1B" w:rsidP="00241C1B">
            <w:pPr>
              <w:pStyle w:val="10BodySubsequentParagraph"/>
              <w:ind w:firstLine="0"/>
              <w:rPr>
                <w:del w:id="2978" w:author="秦蓓嘉" w:date="2026-04-12T19:27:00Z"/>
                <w:lang w:eastAsia="zh-CN"/>
              </w:rPr>
            </w:pPr>
          </w:p>
        </w:tc>
        <w:tc>
          <w:tcPr>
            <w:tcW w:w="1893" w:type="dxa"/>
          </w:tcPr>
          <w:p w14:paraId="2BBA66F3" w14:textId="77777777" w:rsidR="00241C1B" w:rsidRPr="00794629" w:rsidRDefault="00241C1B" w:rsidP="00241C1B">
            <w:pPr>
              <w:pStyle w:val="10BodySubsequentParagraph"/>
              <w:ind w:firstLine="0"/>
              <w:rPr>
                <w:del w:id="2979" w:author="秦蓓嘉" w:date="2026-04-12T19:27:00Z"/>
                <w:lang w:eastAsia="zh-CN"/>
              </w:rPr>
            </w:pPr>
            <w:del w:id="2980" w:author="秦蓓嘉" w:date="2026-04-12T19:27:00Z">
              <w:r w:rsidRPr="00794629">
                <w:rPr>
                  <w:lang w:eastAsia="zh-CN"/>
                </w:rPr>
                <w:delText>Mean</w:delText>
              </w:r>
            </w:del>
          </w:p>
        </w:tc>
        <w:tc>
          <w:tcPr>
            <w:tcW w:w="1893" w:type="dxa"/>
          </w:tcPr>
          <w:p w14:paraId="290C418F" w14:textId="77777777" w:rsidR="00241C1B" w:rsidRPr="00794629" w:rsidRDefault="00241C1B" w:rsidP="00241C1B">
            <w:pPr>
              <w:pStyle w:val="10BodySubsequentParagraph"/>
              <w:ind w:firstLine="0"/>
              <w:rPr>
                <w:del w:id="2981" w:author="秦蓓嘉" w:date="2026-04-12T19:27:00Z"/>
                <w:lang w:eastAsia="zh-CN"/>
              </w:rPr>
            </w:pPr>
            <w:del w:id="2982" w:author="秦蓓嘉" w:date="2026-04-12T19:27:00Z">
              <w:r w:rsidRPr="00794629">
                <w:rPr>
                  <w:lang w:eastAsia="zh-CN"/>
                </w:rPr>
                <w:delText>Min</w:delText>
              </w:r>
            </w:del>
          </w:p>
        </w:tc>
        <w:tc>
          <w:tcPr>
            <w:tcW w:w="1893" w:type="dxa"/>
          </w:tcPr>
          <w:p w14:paraId="563BE589" w14:textId="77777777" w:rsidR="00241C1B" w:rsidRPr="00794629" w:rsidRDefault="00241C1B" w:rsidP="00241C1B">
            <w:pPr>
              <w:pStyle w:val="10BodySubsequentParagraph"/>
              <w:ind w:firstLine="0"/>
              <w:rPr>
                <w:del w:id="2983" w:author="秦蓓嘉" w:date="2026-04-12T19:27:00Z"/>
                <w:lang w:eastAsia="zh-CN"/>
              </w:rPr>
            </w:pPr>
            <w:del w:id="2984" w:author="秦蓓嘉" w:date="2026-04-12T19:27:00Z">
              <w:r w:rsidRPr="00794629">
                <w:rPr>
                  <w:lang w:eastAsia="zh-CN"/>
                </w:rPr>
                <w:delText>Max</w:delText>
              </w:r>
            </w:del>
          </w:p>
        </w:tc>
      </w:tr>
      <w:tr w:rsidR="00241C1B" w:rsidRPr="00794629" w14:paraId="6554E163" w14:textId="77777777" w:rsidTr="00241C1B">
        <w:trPr>
          <w:del w:id="2985" w:author="秦蓓嘉" w:date="2026-04-12T19:27:00Z"/>
        </w:trPr>
        <w:tc>
          <w:tcPr>
            <w:tcW w:w="1893" w:type="dxa"/>
          </w:tcPr>
          <w:p w14:paraId="363A7462" w14:textId="77777777" w:rsidR="00241C1B" w:rsidRPr="00794629" w:rsidRDefault="00241C1B" w:rsidP="00241C1B">
            <w:pPr>
              <w:pStyle w:val="10BodySubsequentParagraph"/>
              <w:ind w:firstLine="0"/>
              <w:rPr>
                <w:del w:id="2986" w:author="秦蓓嘉" w:date="2026-04-12T19:27:00Z"/>
              </w:rPr>
            </w:pPr>
            <w:del w:id="2987" w:author="秦蓓嘉" w:date="2026-04-12T19:27:00Z">
              <w:r w:rsidRPr="00794629">
                <w:delText>Asian</w:delText>
              </w:r>
            </w:del>
          </w:p>
        </w:tc>
        <w:tc>
          <w:tcPr>
            <w:tcW w:w="1893" w:type="dxa"/>
          </w:tcPr>
          <w:p w14:paraId="7B8FA592" w14:textId="77777777" w:rsidR="00241C1B" w:rsidRPr="00794629" w:rsidRDefault="00241C1B" w:rsidP="00241C1B">
            <w:pPr>
              <w:pStyle w:val="10BodySubsequentParagraph"/>
              <w:ind w:firstLine="0"/>
              <w:rPr>
                <w:del w:id="2988" w:author="秦蓓嘉" w:date="2026-04-12T19:27:00Z"/>
              </w:rPr>
            </w:pPr>
            <w:del w:id="2989" w:author="秦蓓嘉" w:date="2026-04-12T19:27:00Z">
              <w:r w:rsidRPr="00794629">
                <w:delText>0.8</w:delText>
              </w:r>
              <w:r w:rsidR="00F31A04">
                <w:delText>4</w:delText>
              </w:r>
            </w:del>
          </w:p>
        </w:tc>
        <w:tc>
          <w:tcPr>
            <w:tcW w:w="1893" w:type="dxa"/>
          </w:tcPr>
          <w:p w14:paraId="50CFC74D" w14:textId="77777777" w:rsidR="00241C1B" w:rsidRPr="00794629" w:rsidRDefault="00241C1B" w:rsidP="00241C1B">
            <w:pPr>
              <w:pStyle w:val="10BodySubsequentParagraph"/>
              <w:ind w:firstLine="0"/>
              <w:rPr>
                <w:del w:id="2990" w:author="秦蓓嘉" w:date="2026-04-12T19:27:00Z"/>
              </w:rPr>
            </w:pPr>
            <w:del w:id="2991" w:author="秦蓓嘉" w:date="2026-04-12T19:27:00Z">
              <w:r w:rsidRPr="00794629">
                <w:delText>0.</w:delText>
              </w:r>
              <w:r w:rsidR="00F31A04">
                <w:delText>59</w:delText>
              </w:r>
            </w:del>
          </w:p>
        </w:tc>
        <w:tc>
          <w:tcPr>
            <w:tcW w:w="1893" w:type="dxa"/>
          </w:tcPr>
          <w:p w14:paraId="4E1DB927" w14:textId="77777777" w:rsidR="00241C1B" w:rsidRPr="00794629" w:rsidRDefault="00241C1B" w:rsidP="00241C1B">
            <w:pPr>
              <w:pStyle w:val="10BodySubsequentParagraph"/>
              <w:ind w:firstLine="0"/>
              <w:rPr>
                <w:del w:id="2992" w:author="秦蓓嘉" w:date="2026-04-12T19:27:00Z"/>
              </w:rPr>
            </w:pPr>
            <w:del w:id="2993" w:author="秦蓓嘉" w:date="2026-04-12T19:27:00Z">
              <w:r w:rsidRPr="00794629">
                <w:delText>0.9</w:delText>
              </w:r>
              <w:r w:rsidR="00F31A04">
                <w:delText>0</w:delText>
              </w:r>
            </w:del>
          </w:p>
        </w:tc>
      </w:tr>
      <w:tr w:rsidR="00241C1B" w:rsidRPr="00794629" w14:paraId="5601AFDF" w14:textId="77777777" w:rsidTr="00241C1B">
        <w:trPr>
          <w:del w:id="2994" w:author="秦蓓嘉" w:date="2026-04-12T19:27:00Z"/>
        </w:trPr>
        <w:tc>
          <w:tcPr>
            <w:tcW w:w="1893" w:type="dxa"/>
          </w:tcPr>
          <w:p w14:paraId="0457731A" w14:textId="77777777" w:rsidR="00241C1B" w:rsidRPr="00794629" w:rsidRDefault="00241C1B" w:rsidP="00241C1B">
            <w:pPr>
              <w:pStyle w:val="10BodySubsequentParagraph"/>
              <w:ind w:firstLine="0"/>
              <w:rPr>
                <w:del w:id="2995" w:author="秦蓓嘉" w:date="2026-04-12T19:27:00Z"/>
              </w:rPr>
            </w:pPr>
            <w:del w:id="2996" w:author="秦蓓嘉" w:date="2026-04-12T19:27:00Z">
              <w:r w:rsidRPr="00794629">
                <w:delText>Caucasian</w:delText>
              </w:r>
            </w:del>
          </w:p>
        </w:tc>
        <w:tc>
          <w:tcPr>
            <w:tcW w:w="1893" w:type="dxa"/>
          </w:tcPr>
          <w:p w14:paraId="29E761A5" w14:textId="77777777" w:rsidR="00241C1B" w:rsidRPr="00794629" w:rsidRDefault="00241C1B" w:rsidP="00241C1B">
            <w:pPr>
              <w:pStyle w:val="10BodySubsequentParagraph"/>
              <w:ind w:firstLine="0"/>
              <w:rPr>
                <w:del w:id="2997" w:author="秦蓓嘉" w:date="2026-04-12T19:27:00Z"/>
              </w:rPr>
            </w:pPr>
            <w:del w:id="2998" w:author="秦蓓嘉" w:date="2026-04-12T19:27:00Z">
              <w:r w:rsidRPr="00794629">
                <w:delText>0.</w:delText>
              </w:r>
              <w:r w:rsidR="00F31A04">
                <w:delText>87</w:delText>
              </w:r>
            </w:del>
          </w:p>
        </w:tc>
        <w:tc>
          <w:tcPr>
            <w:tcW w:w="1893" w:type="dxa"/>
          </w:tcPr>
          <w:p w14:paraId="2C99CF6F" w14:textId="77777777" w:rsidR="00241C1B" w:rsidRPr="00794629" w:rsidRDefault="00241C1B" w:rsidP="00241C1B">
            <w:pPr>
              <w:pStyle w:val="10BodySubsequentParagraph"/>
              <w:ind w:firstLine="0"/>
              <w:rPr>
                <w:del w:id="2999" w:author="秦蓓嘉" w:date="2026-04-12T19:27:00Z"/>
              </w:rPr>
            </w:pPr>
            <w:del w:id="3000" w:author="秦蓓嘉" w:date="2026-04-12T19:27:00Z">
              <w:r w:rsidRPr="00794629">
                <w:delText>0.</w:delText>
              </w:r>
              <w:r w:rsidR="00F31A04">
                <w:delText>69</w:delText>
              </w:r>
            </w:del>
          </w:p>
        </w:tc>
        <w:tc>
          <w:tcPr>
            <w:tcW w:w="1893" w:type="dxa"/>
          </w:tcPr>
          <w:p w14:paraId="23B79CA8" w14:textId="77777777" w:rsidR="00241C1B" w:rsidRPr="00794629" w:rsidRDefault="00241C1B" w:rsidP="00241C1B">
            <w:pPr>
              <w:pStyle w:val="10BodySubsequentParagraph"/>
              <w:ind w:firstLine="0"/>
              <w:rPr>
                <w:del w:id="3001" w:author="秦蓓嘉" w:date="2026-04-12T19:27:00Z"/>
              </w:rPr>
            </w:pPr>
            <w:del w:id="3002" w:author="秦蓓嘉" w:date="2026-04-12T19:27:00Z">
              <w:r w:rsidRPr="00794629">
                <w:delText>0.9</w:delText>
              </w:r>
              <w:r w:rsidR="00F31A04">
                <w:delText>2</w:delText>
              </w:r>
            </w:del>
          </w:p>
        </w:tc>
      </w:tr>
      <w:tr w:rsidR="00241C1B" w:rsidRPr="00794629" w14:paraId="1EE1DD33" w14:textId="77777777" w:rsidTr="00241C1B">
        <w:trPr>
          <w:del w:id="3003" w:author="秦蓓嘉" w:date="2026-04-12T19:27:00Z"/>
        </w:trPr>
        <w:tc>
          <w:tcPr>
            <w:tcW w:w="1893" w:type="dxa"/>
          </w:tcPr>
          <w:p w14:paraId="19C4EBDC" w14:textId="77777777" w:rsidR="00241C1B" w:rsidRPr="00794629" w:rsidRDefault="00241C1B" w:rsidP="00241C1B">
            <w:pPr>
              <w:pStyle w:val="10BodySubsequentParagraph"/>
              <w:ind w:firstLine="0"/>
              <w:rPr>
                <w:del w:id="3004" w:author="秦蓓嘉" w:date="2026-04-12T19:27:00Z"/>
              </w:rPr>
            </w:pPr>
            <w:del w:id="3005" w:author="秦蓓嘉" w:date="2026-04-12T19:27:00Z">
              <w:r w:rsidRPr="00794629">
                <w:delText>South Asian</w:delText>
              </w:r>
            </w:del>
          </w:p>
        </w:tc>
        <w:tc>
          <w:tcPr>
            <w:tcW w:w="1893" w:type="dxa"/>
          </w:tcPr>
          <w:p w14:paraId="32991557" w14:textId="77777777" w:rsidR="00241C1B" w:rsidRPr="00794629" w:rsidRDefault="00241C1B" w:rsidP="00241C1B">
            <w:pPr>
              <w:pStyle w:val="10BodySubsequentParagraph"/>
              <w:ind w:firstLine="0"/>
              <w:rPr>
                <w:del w:id="3006" w:author="秦蓓嘉" w:date="2026-04-12T19:27:00Z"/>
              </w:rPr>
            </w:pPr>
            <w:del w:id="3007" w:author="秦蓓嘉" w:date="2026-04-12T19:27:00Z">
              <w:r w:rsidRPr="00794629">
                <w:delText>0.</w:delText>
              </w:r>
              <w:r w:rsidR="00F31A04">
                <w:delText>80</w:delText>
              </w:r>
            </w:del>
          </w:p>
        </w:tc>
        <w:tc>
          <w:tcPr>
            <w:tcW w:w="1893" w:type="dxa"/>
          </w:tcPr>
          <w:p w14:paraId="35D469D9" w14:textId="77777777" w:rsidR="00241C1B" w:rsidRPr="00794629" w:rsidRDefault="00241C1B" w:rsidP="00241C1B">
            <w:pPr>
              <w:pStyle w:val="10BodySubsequentParagraph"/>
              <w:ind w:firstLine="0"/>
              <w:rPr>
                <w:del w:id="3008" w:author="秦蓓嘉" w:date="2026-04-12T19:27:00Z"/>
              </w:rPr>
            </w:pPr>
            <w:del w:id="3009" w:author="秦蓓嘉" w:date="2026-04-12T19:27:00Z">
              <w:r w:rsidRPr="00794629">
                <w:delText>0.</w:delText>
              </w:r>
              <w:r w:rsidR="00F31A04">
                <w:delText>44</w:delText>
              </w:r>
            </w:del>
          </w:p>
        </w:tc>
        <w:tc>
          <w:tcPr>
            <w:tcW w:w="1893" w:type="dxa"/>
          </w:tcPr>
          <w:p w14:paraId="30ED68FF" w14:textId="77777777" w:rsidR="00241C1B" w:rsidRPr="00794629" w:rsidRDefault="00241C1B" w:rsidP="00241C1B">
            <w:pPr>
              <w:pStyle w:val="10BodySubsequentParagraph"/>
              <w:ind w:firstLine="0"/>
              <w:rPr>
                <w:del w:id="3010" w:author="秦蓓嘉" w:date="2026-04-12T19:27:00Z"/>
              </w:rPr>
            </w:pPr>
            <w:del w:id="3011" w:author="秦蓓嘉" w:date="2026-04-12T19:27:00Z">
              <w:r w:rsidRPr="00794629">
                <w:delText>0.9</w:delText>
              </w:r>
              <w:r w:rsidR="00F31A04">
                <w:delText>1</w:delText>
              </w:r>
            </w:del>
          </w:p>
        </w:tc>
      </w:tr>
      <w:tr w:rsidR="00241C1B" w:rsidRPr="00794629" w14:paraId="3D816D0E" w14:textId="77777777" w:rsidTr="00241C1B">
        <w:trPr>
          <w:del w:id="3012" w:author="秦蓓嘉" w:date="2026-04-12T19:27:00Z"/>
        </w:trPr>
        <w:tc>
          <w:tcPr>
            <w:tcW w:w="1893" w:type="dxa"/>
          </w:tcPr>
          <w:p w14:paraId="59EFA9D8" w14:textId="77777777" w:rsidR="00241C1B" w:rsidRPr="00794629" w:rsidRDefault="00241C1B" w:rsidP="00241C1B">
            <w:pPr>
              <w:pStyle w:val="10BodySubsequentParagraph"/>
              <w:ind w:firstLine="0"/>
              <w:rPr>
                <w:del w:id="3013" w:author="秦蓓嘉" w:date="2026-04-12T19:27:00Z"/>
              </w:rPr>
            </w:pPr>
            <w:del w:id="3014" w:author="秦蓓嘉" w:date="2026-04-12T19:27:00Z">
              <w:r w:rsidRPr="00794629">
                <w:delText>African</w:delText>
              </w:r>
            </w:del>
          </w:p>
        </w:tc>
        <w:tc>
          <w:tcPr>
            <w:tcW w:w="1893" w:type="dxa"/>
          </w:tcPr>
          <w:p w14:paraId="5A53A5C6" w14:textId="77777777" w:rsidR="00241C1B" w:rsidRPr="00794629" w:rsidRDefault="00241C1B" w:rsidP="00241C1B">
            <w:pPr>
              <w:pStyle w:val="10BodySubsequentParagraph"/>
              <w:ind w:firstLine="0"/>
              <w:rPr>
                <w:del w:id="3015" w:author="秦蓓嘉" w:date="2026-04-12T19:27:00Z"/>
              </w:rPr>
            </w:pPr>
            <w:del w:id="3016" w:author="秦蓓嘉" w:date="2026-04-12T19:27:00Z">
              <w:r w:rsidRPr="00794629">
                <w:delText>0.</w:delText>
              </w:r>
              <w:r w:rsidR="00F31A04">
                <w:delText>66</w:delText>
              </w:r>
            </w:del>
          </w:p>
        </w:tc>
        <w:tc>
          <w:tcPr>
            <w:tcW w:w="1893" w:type="dxa"/>
          </w:tcPr>
          <w:p w14:paraId="560B82C2" w14:textId="77777777" w:rsidR="00241C1B" w:rsidRPr="00794629" w:rsidRDefault="00241C1B" w:rsidP="00241C1B">
            <w:pPr>
              <w:pStyle w:val="10BodySubsequentParagraph"/>
              <w:ind w:firstLine="0"/>
              <w:rPr>
                <w:del w:id="3017" w:author="秦蓓嘉" w:date="2026-04-12T19:27:00Z"/>
              </w:rPr>
            </w:pPr>
            <w:del w:id="3018" w:author="秦蓓嘉" w:date="2026-04-12T19:27:00Z">
              <w:r w:rsidRPr="00794629">
                <w:delText>0.</w:delText>
              </w:r>
              <w:r w:rsidR="00F31A04">
                <w:delText>26</w:delText>
              </w:r>
            </w:del>
          </w:p>
        </w:tc>
        <w:tc>
          <w:tcPr>
            <w:tcW w:w="1893" w:type="dxa"/>
          </w:tcPr>
          <w:p w14:paraId="12A4208D" w14:textId="77777777" w:rsidR="00241C1B" w:rsidRPr="00794629" w:rsidRDefault="00241C1B" w:rsidP="00241C1B">
            <w:pPr>
              <w:pStyle w:val="10BodySubsequentParagraph"/>
              <w:ind w:firstLine="0"/>
              <w:rPr>
                <w:del w:id="3019" w:author="秦蓓嘉" w:date="2026-04-12T19:27:00Z"/>
              </w:rPr>
            </w:pPr>
            <w:del w:id="3020" w:author="秦蓓嘉" w:date="2026-04-12T19:27:00Z">
              <w:r w:rsidRPr="00794629">
                <w:delText>0.8</w:delText>
              </w:r>
              <w:r w:rsidR="00F31A04">
                <w:delText>3</w:delText>
              </w:r>
            </w:del>
          </w:p>
        </w:tc>
      </w:tr>
      <w:tr w:rsidR="0067588D" w:rsidRPr="00794629" w14:paraId="54202391" w14:textId="77777777" w:rsidTr="00C60FBF">
        <w:trPr>
          <w:del w:id="3021" w:author="秦蓓嘉" w:date="2026-04-12T19:27:00Z"/>
        </w:trPr>
        <w:tc>
          <w:tcPr>
            <w:tcW w:w="7572" w:type="dxa"/>
            <w:gridSpan w:val="4"/>
          </w:tcPr>
          <w:p w14:paraId="294195E4" w14:textId="77777777" w:rsidR="0067588D" w:rsidRPr="00794629" w:rsidRDefault="0067588D" w:rsidP="00C60FBF">
            <w:pPr>
              <w:pStyle w:val="10BodySubsequentParagraph"/>
              <w:ind w:firstLine="0"/>
              <w:jc w:val="center"/>
              <w:rPr>
                <w:del w:id="3022" w:author="秦蓓嘉" w:date="2026-04-12T19:27:00Z"/>
              </w:rPr>
            </w:pPr>
            <w:del w:id="3023" w:author="秦蓓嘉" w:date="2026-04-12T19:27:00Z">
              <w:r w:rsidRPr="00794629">
                <w:delText>Real-scene</w:delText>
              </w:r>
            </w:del>
          </w:p>
        </w:tc>
      </w:tr>
      <w:tr w:rsidR="00241C1B" w:rsidRPr="00794629" w14:paraId="63198C49" w14:textId="77777777" w:rsidTr="00241C1B">
        <w:trPr>
          <w:del w:id="3024" w:author="秦蓓嘉" w:date="2026-04-12T19:27:00Z"/>
        </w:trPr>
        <w:tc>
          <w:tcPr>
            <w:tcW w:w="1893" w:type="dxa"/>
          </w:tcPr>
          <w:p w14:paraId="70016669" w14:textId="77777777" w:rsidR="00241C1B" w:rsidRPr="00794629" w:rsidRDefault="00241C1B" w:rsidP="00241C1B">
            <w:pPr>
              <w:pStyle w:val="10BodySubsequentParagraph"/>
              <w:ind w:firstLine="0"/>
              <w:rPr>
                <w:del w:id="3025" w:author="秦蓓嘉" w:date="2026-04-12T19:27:00Z"/>
                <w:lang w:eastAsia="zh-CN"/>
              </w:rPr>
            </w:pPr>
          </w:p>
        </w:tc>
        <w:tc>
          <w:tcPr>
            <w:tcW w:w="1893" w:type="dxa"/>
          </w:tcPr>
          <w:p w14:paraId="00C2CA33" w14:textId="77777777" w:rsidR="00241C1B" w:rsidRPr="00794629" w:rsidRDefault="00241C1B" w:rsidP="00241C1B">
            <w:pPr>
              <w:pStyle w:val="10BodySubsequentParagraph"/>
              <w:ind w:firstLine="0"/>
              <w:rPr>
                <w:del w:id="3026" w:author="秦蓓嘉" w:date="2026-04-12T19:27:00Z"/>
              </w:rPr>
            </w:pPr>
            <w:del w:id="3027" w:author="秦蓓嘉" w:date="2026-04-12T19:27:00Z">
              <w:r w:rsidRPr="00794629">
                <w:delText>Mean</w:delText>
              </w:r>
            </w:del>
          </w:p>
        </w:tc>
        <w:tc>
          <w:tcPr>
            <w:tcW w:w="1893" w:type="dxa"/>
          </w:tcPr>
          <w:p w14:paraId="4BD3CA56" w14:textId="77777777" w:rsidR="00241C1B" w:rsidRPr="00794629" w:rsidRDefault="00241C1B" w:rsidP="00241C1B">
            <w:pPr>
              <w:pStyle w:val="10BodySubsequentParagraph"/>
              <w:ind w:firstLine="0"/>
              <w:rPr>
                <w:del w:id="3028" w:author="秦蓓嘉" w:date="2026-04-12T19:27:00Z"/>
              </w:rPr>
            </w:pPr>
            <w:del w:id="3029" w:author="秦蓓嘉" w:date="2026-04-12T19:27:00Z">
              <w:r w:rsidRPr="00794629">
                <w:delText>Min</w:delText>
              </w:r>
            </w:del>
          </w:p>
        </w:tc>
        <w:tc>
          <w:tcPr>
            <w:tcW w:w="1893" w:type="dxa"/>
          </w:tcPr>
          <w:p w14:paraId="17062DD9" w14:textId="77777777" w:rsidR="00241C1B" w:rsidRPr="00794629" w:rsidRDefault="00241C1B" w:rsidP="00241C1B">
            <w:pPr>
              <w:pStyle w:val="10BodySubsequentParagraph"/>
              <w:ind w:firstLine="0"/>
              <w:rPr>
                <w:del w:id="3030" w:author="秦蓓嘉" w:date="2026-04-12T19:27:00Z"/>
              </w:rPr>
            </w:pPr>
            <w:del w:id="3031" w:author="秦蓓嘉" w:date="2026-04-12T19:27:00Z">
              <w:r w:rsidRPr="00794629">
                <w:delText>Max</w:delText>
              </w:r>
            </w:del>
          </w:p>
        </w:tc>
      </w:tr>
      <w:tr w:rsidR="00241C1B" w:rsidRPr="00794629" w14:paraId="42ABFC69" w14:textId="77777777" w:rsidTr="00241C1B">
        <w:trPr>
          <w:del w:id="3032" w:author="秦蓓嘉" w:date="2026-04-12T19:27:00Z"/>
        </w:trPr>
        <w:tc>
          <w:tcPr>
            <w:tcW w:w="1893" w:type="dxa"/>
          </w:tcPr>
          <w:p w14:paraId="6627BE09" w14:textId="77777777" w:rsidR="00241C1B" w:rsidRPr="00794629" w:rsidRDefault="00241C1B" w:rsidP="00241C1B">
            <w:pPr>
              <w:pStyle w:val="10BodySubsequentParagraph"/>
              <w:ind w:firstLine="0"/>
              <w:rPr>
                <w:del w:id="3033" w:author="秦蓓嘉" w:date="2026-04-12T19:27:00Z"/>
                <w:lang w:eastAsia="zh-CN"/>
              </w:rPr>
            </w:pPr>
            <w:del w:id="3034" w:author="秦蓓嘉" w:date="2026-04-12T19:27:00Z">
              <w:r w:rsidRPr="00794629">
                <w:rPr>
                  <w:lang w:eastAsia="zh-CN"/>
                </w:rPr>
                <w:delText>Asian</w:delText>
              </w:r>
            </w:del>
          </w:p>
        </w:tc>
        <w:tc>
          <w:tcPr>
            <w:tcW w:w="1893" w:type="dxa"/>
          </w:tcPr>
          <w:p w14:paraId="1DB2403B" w14:textId="77777777" w:rsidR="00241C1B" w:rsidRPr="00794629" w:rsidRDefault="00241C1B" w:rsidP="00241C1B">
            <w:pPr>
              <w:pStyle w:val="10BodySubsequentParagraph"/>
              <w:ind w:firstLine="0"/>
              <w:rPr>
                <w:del w:id="3035" w:author="秦蓓嘉" w:date="2026-04-12T19:27:00Z"/>
              </w:rPr>
            </w:pPr>
            <w:del w:id="3036" w:author="秦蓓嘉" w:date="2026-04-12T19:27:00Z">
              <w:r w:rsidRPr="00794629">
                <w:delText>0.7</w:delText>
              </w:r>
              <w:r w:rsidR="00F31A04">
                <w:delText>5</w:delText>
              </w:r>
            </w:del>
          </w:p>
        </w:tc>
        <w:tc>
          <w:tcPr>
            <w:tcW w:w="1893" w:type="dxa"/>
          </w:tcPr>
          <w:p w14:paraId="5A56CC8E" w14:textId="77777777" w:rsidR="00241C1B" w:rsidRPr="00794629" w:rsidRDefault="00241C1B" w:rsidP="00241C1B">
            <w:pPr>
              <w:pStyle w:val="10BodySubsequentParagraph"/>
              <w:ind w:firstLine="0"/>
              <w:rPr>
                <w:del w:id="3037" w:author="秦蓓嘉" w:date="2026-04-12T19:27:00Z"/>
              </w:rPr>
            </w:pPr>
            <w:del w:id="3038" w:author="秦蓓嘉" w:date="2026-04-12T19:27:00Z">
              <w:r w:rsidRPr="00794629">
                <w:delText>0.5</w:delText>
              </w:r>
              <w:r w:rsidR="00F31A04">
                <w:delText>3</w:delText>
              </w:r>
            </w:del>
          </w:p>
        </w:tc>
        <w:tc>
          <w:tcPr>
            <w:tcW w:w="1893" w:type="dxa"/>
          </w:tcPr>
          <w:p w14:paraId="4EF25B78" w14:textId="77777777" w:rsidR="00241C1B" w:rsidRPr="00794629" w:rsidRDefault="00241C1B" w:rsidP="00241C1B">
            <w:pPr>
              <w:pStyle w:val="10BodySubsequentParagraph"/>
              <w:ind w:firstLine="0"/>
              <w:rPr>
                <w:del w:id="3039" w:author="秦蓓嘉" w:date="2026-04-12T19:27:00Z"/>
              </w:rPr>
            </w:pPr>
            <w:del w:id="3040" w:author="秦蓓嘉" w:date="2026-04-12T19:27:00Z">
              <w:r w:rsidRPr="00794629">
                <w:delText>0.</w:delText>
              </w:r>
              <w:r w:rsidR="00F31A04">
                <w:delText>89</w:delText>
              </w:r>
            </w:del>
          </w:p>
        </w:tc>
      </w:tr>
      <w:tr w:rsidR="00241C1B" w:rsidRPr="00794629" w14:paraId="448595D4" w14:textId="77777777" w:rsidTr="00241C1B">
        <w:trPr>
          <w:del w:id="3041" w:author="秦蓓嘉" w:date="2026-04-12T19:27:00Z"/>
        </w:trPr>
        <w:tc>
          <w:tcPr>
            <w:tcW w:w="1893" w:type="dxa"/>
          </w:tcPr>
          <w:p w14:paraId="5AFF1E9C" w14:textId="77777777" w:rsidR="00241C1B" w:rsidRPr="00794629" w:rsidRDefault="00241C1B" w:rsidP="00241C1B">
            <w:pPr>
              <w:pStyle w:val="10BodySubsequentParagraph"/>
              <w:ind w:firstLine="0"/>
              <w:rPr>
                <w:del w:id="3042" w:author="秦蓓嘉" w:date="2026-04-12T19:27:00Z"/>
                <w:lang w:eastAsia="zh-CN"/>
              </w:rPr>
            </w:pPr>
            <w:del w:id="3043" w:author="秦蓓嘉" w:date="2026-04-12T19:27:00Z">
              <w:r w:rsidRPr="00794629">
                <w:rPr>
                  <w:lang w:eastAsia="zh-CN"/>
                </w:rPr>
                <w:delText>Caucasian</w:delText>
              </w:r>
            </w:del>
          </w:p>
        </w:tc>
        <w:tc>
          <w:tcPr>
            <w:tcW w:w="1893" w:type="dxa"/>
          </w:tcPr>
          <w:p w14:paraId="0846380B" w14:textId="77777777" w:rsidR="00241C1B" w:rsidRPr="00794629" w:rsidRDefault="00241C1B" w:rsidP="00241C1B">
            <w:pPr>
              <w:pStyle w:val="10BodySubsequentParagraph"/>
              <w:ind w:firstLine="0"/>
              <w:rPr>
                <w:del w:id="3044" w:author="秦蓓嘉" w:date="2026-04-12T19:27:00Z"/>
              </w:rPr>
            </w:pPr>
            <w:del w:id="3045" w:author="秦蓓嘉" w:date="2026-04-12T19:27:00Z">
              <w:r w:rsidRPr="00794629">
                <w:delText>0.7</w:delText>
              </w:r>
              <w:r w:rsidR="00F31A04">
                <w:delText>7</w:delText>
              </w:r>
            </w:del>
          </w:p>
        </w:tc>
        <w:tc>
          <w:tcPr>
            <w:tcW w:w="1893" w:type="dxa"/>
          </w:tcPr>
          <w:p w14:paraId="08E0AAA8" w14:textId="77777777" w:rsidR="00241C1B" w:rsidRPr="00794629" w:rsidRDefault="00241C1B" w:rsidP="00241C1B">
            <w:pPr>
              <w:pStyle w:val="10BodySubsequentParagraph"/>
              <w:ind w:firstLine="0"/>
              <w:rPr>
                <w:del w:id="3046" w:author="秦蓓嘉" w:date="2026-04-12T19:27:00Z"/>
              </w:rPr>
            </w:pPr>
            <w:del w:id="3047" w:author="秦蓓嘉" w:date="2026-04-12T19:27:00Z">
              <w:r w:rsidRPr="00794629">
                <w:delText>0.</w:delText>
              </w:r>
              <w:r w:rsidR="00F31A04">
                <w:delText>54</w:delText>
              </w:r>
            </w:del>
          </w:p>
        </w:tc>
        <w:tc>
          <w:tcPr>
            <w:tcW w:w="1893" w:type="dxa"/>
          </w:tcPr>
          <w:p w14:paraId="2DFFAC66" w14:textId="77777777" w:rsidR="00241C1B" w:rsidRPr="00794629" w:rsidRDefault="00241C1B" w:rsidP="00241C1B">
            <w:pPr>
              <w:pStyle w:val="10BodySubsequentParagraph"/>
              <w:ind w:firstLine="0"/>
              <w:rPr>
                <w:del w:id="3048" w:author="秦蓓嘉" w:date="2026-04-12T19:27:00Z"/>
              </w:rPr>
            </w:pPr>
            <w:del w:id="3049" w:author="秦蓓嘉" w:date="2026-04-12T19:27:00Z">
              <w:r w:rsidRPr="00794629">
                <w:delText>0.9</w:delText>
              </w:r>
              <w:r w:rsidR="00F31A04">
                <w:delText>0</w:delText>
              </w:r>
            </w:del>
          </w:p>
        </w:tc>
      </w:tr>
      <w:tr w:rsidR="00241C1B" w:rsidRPr="00794629" w14:paraId="5A109B54" w14:textId="77777777" w:rsidTr="00241C1B">
        <w:trPr>
          <w:del w:id="3050" w:author="秦蓓嘉" w:date="2026-04-12T19:27:00Z"/>
        </w:trPr>
        <w:tc>
          <w:tcPr>
            <w:tcW w:w="1893" w:type="dxa"/>
          </w:tcPr>
          <w:p w14:paraId="53D1B883" w14:textId="77777777" w:rsidR="00241C1B" w:rsidRPr="00794629" w:rsidRDefault="00241C1B" w:rsidP="00241C1B">
            <w:pPr>
              <w:pStyle w:val="10BodySubsequentParagraph"/>
              <w:ind w:firstLine="0"/>
              <w:rPr>
                <w:del w:id="3051" w:author="秦蓓嘉" w:date="2026-04-12T19:27:00Z"/>
              </w:rPr>
            </w:pPr>
            <w:del w:id="3052" w:author="秦蓓嘉" w:date="2026-04-12T19:27:00Z">
              <w:r w:rsidRPr="00794629">
                <w:rPr>
                  <w:lang w:eastAsia="zh-CN"/>
                </w:rPr>
                <w:delText>S</w:delText>
              </w:r>
              <w:r w:rsidRPr="00794629">
                <w:delText>outh Asian</w:delText>
              </w:r>
            </w:del>
          </w:p>
        </w:tc>
        <w:tc>
          <w:tcPr>
            <w:tcW w:w="1893" w:type="dxa"/>
          </w:tcPr>
          <w:p w14:paraId="2FA052E8" w14:textId="77777777" w:rsidR="00241C1B" w:rsidRPr="00794629" w:rsidRDefault="00241C1B" w:rsidP="00241C1B">
            <w:pPr>
              <w:pStyle w:val="10BodySubsequentParagraph"/>
              <w:ind w:firstLine="0"/>
              <w:rPr>
                <w:del w:id="3053" w:author="秦蓓嘉" w:date="2026-04-12T19:27:00Z"/>
              </w:rPr>
            </w:pPr>
            <w:del w:id="3054" w:author="秦蓓嘉" w:date="2026-04-12T19:27:00Z">
              <w:r w:rsidRPr="00794629">
                <w:delText>0.7</w:delText>
              </w:r>
              <w:r w:rsidR="00F31A04">
                <w:delText>6</w:delText>
              </w:r>
            </w:del>
          </w:p>
        </w:tc>
        <w:tc>
          <w:tcPr>
            <w:tcW w:w="1893" w:type="dxa"/>
          </w:tcPr>
          <w:p w14:paraId="3499558A" w14:textId="77777777" w:rsidR="00241C1B" w:rsidRPr="00794629" w:rsidRDefault="00241C1B" w:rsidP="00241C1B">
            <w:pPr>
              <w:pStyle w:val="10BodySubsequentParagraph"/>
              <w:ind w:firstLine="0"/>
              <w:rPr>
                <w:del w:id="3055" w:author="秦蓓嘉" w:date="2026-04-12T19:27:00Z"/>
              </w:rPr>
            </w:pPr>
            <w:del w:id="3056" w:author="秦蓓嘉" w:date="2026-04-12T19:27:00Z">
              <w:r w:rsidRPr="00794629">
                <w:delText>0.</w:delText>
              </w:r>
              <w:r w:rsidR="00F31A04">
                <w:delText>44</w:delText>
              </w:r>
            </w:del>
          </w:p>
        </w:tc>
        <w:tc>
          <w:tcPr>
            <w:tcW w:w="1893" w:type="dxa"/>
          </w:tcPr>
          <w:p w14:paraId="79735F01" w14:textId="77777777" w:rsidR="00241C1B" w:rsidRPr="00794629" w:rsidRDefault="00241C1B" w:rsidP="00241C1B">
            <w:pPr>
              <w:pStyle w:val="10BodySubsequentParagraph"/>
              <w:ind w:firstLine="0"/>
              <w:rPr>
                <w:del w:id="3057" w:author="秦蓓嘉" w:date="2026-04-12T19:27:00Z"/>
              </w:rPr>
            </w:pPr>
            <w:del w:id="3058" w:author="秦蓓嘉" w:date="2026-04-12T19:27:00Z">
              <w:r w:rsidRPr="00794629">
                <w:delText>0.</w:delText>
              </w:r>
              <w:r w:rsidR="00F31A04">
                <w:delText>89</w:delText>
              </w:r>
            </w:del>
          </w:p>
        </w:tc>
      </w:tr>
      <w:tr w:rsidR="00241C1B" w:rsidRPr="00794629" w14:paraId="57989B63" w14:textId="77777777" w:rsidTr="00241C1B">
        <w:trPr>
          <w:del w:id="3059" w:author="秦蓓嘉" w:date="2026-04-12T19:27:00Z"/>
        </w:trPr>
        <w:tc>
          <w:tcPr>
            <w:tcW w:w="1893" w:type="dxa"/>
          </w:tcPr>
          <w:p w14:paraId="4A23C9FF" w14:textId="77777777" w:rsidR="00241C1B" w:rsidRPr="00794629" w:rsidRDefault="00241C1B" w:rsidP="00241C1B">
            <w:pPr>
              <w:pStyle w:val="10BodySubsequentParagraph"/>
              <w:ind w:firstLine="0"/>
              <w:rPr>
                <w:del w:id="3060" w:author="秦蓓嘉" w:date="2026-04-12T19:27:00Z"/>
                <w:lang w:eastAsia="zh-CN"/>
              </w:rPr>
            </w:pPr>
            <w:del w:id="3061" w:author="秦蓓嘉" w:date="2026-04-12T19:27:00Z">
              <w:r w:rsidRPr="00794629">
                <w:rPr>
                  <w:lang w:eastAsia="zh-CN"/>
                </w:rPr>
                <w:delText>African</w:delText>
              </w:r>
            </w:del>
          </w:p>
        </w:tc>
        <w:tc>
          <w:tcPr>
            <w:tcW w:w="1893" w:type="dxa"/>
          </w:tcPr>
          <w:p w14:paraId="5A09055D" w14:textId="77777777" w:rsidR="00241C1B" w:rsidRPr="00794629" w:rsidRDefault="00241C1B" w:rsidP="00241C1B">
            <w:pPr>
              <w:pStyle w:val="10BodySubsequentParagraph"/>
              <w:ind w:firstLine="0"/>
              <w:rPr>
                <w:del w:id="3062" w:author="秦蓓嘉" w:date="2026-04-12T19:27:00Z"/>
              </w:rPr>
            </w:pPr>
            <w:del w:id="3063" w:author="秦蓓嘉" w:date="2026-04-12T19:27:00Z">
              <w:r w:rsidRPr="00794629">
                <w:delText>0.6</w:delText>
              </w:r>
              <w:r w:rsidR="00F31A04">
                <w:delText>0</w:delText>
              </w:r>
            </w:del>
          </w:p>
        </w:tc>
        <w:tc>
          <w:tcPr>
            <w:tcW w:w="1893" w:type="dxa"/>
          </w:tcPr>
          <w:p w14:paraId="271FB6CD" w14:textId="77777777" w:rsidR="00241C1B" w:rsidRPr="00794629" w:rsidRDefault="00241C1B" w:rsidP="00241C1B">
            <w:pPr>
              <w:pStyle w:val="10BodySubsequentParagraph"/>
              <w:ind w:firstLine="0"/>
              <w:rPr>
                <w:del w:id="3064" w:author="秦蓓嘉" w:date="2026-04-12T19:27:00Z"/>
              </w:rPr>
            </w:pPr>
            <w:del w:id="3065" w:author="秦蓓嘉" w:date="2026-04-12T19:27:00Z">
              <w:r w:rsidRPr="00794629">
                <w:delText>0.</w:delText>
              </w:r>
              <w:r w:rsidR="00F31A04">
                <w:delText>30</w:delText>
              </w:r>
            </w:del>
          </w:p>
        </w:tc>
        <w:tc>
          <w:tcPr>
            <w:tcW w:w="1893" w:type="dxa"/>
          </w:tcPr>
          <w:p w14:paraId="06B48D2D" w14:textId="77777777" w:rsidR="00241C1B" w:rsidRPr="00794629" w:rsidRDefault="00241C1B" w:rsidP="00241C1B">
            <w:pPr>
              <w:pStyle w:val="10BodySubsequentParagraph"/>
              <w:ind w:firstLine="0"/>
              <w:rPr>
                <w:del w:id="3066" w:author="秦蓓嘉" w:date="2026-04-12T19:27:00Z"/>
              </w:rPr>
            </w:pPr>
            <w:del w:id="3067" w:author="秦蓓嘉" w:date="2026-04-12T19:27:00Z">
              <w:r w:rsidRPr="00794629">
                <w:delText>0.</w:delText>
              </w:r>
              <w:r w:rsidR="00F31A04">
                <w:delText>77</w:delText>
              </w:r>
            </w:del>
          </w:p>
        </w:tc>
      </w:tr>
    </w:tbl>
    <w:p w14:paraId="148E0CF8" w14:textId="77777777" w:rsidR="00241C1B" w:rsidRPr="00794629" w:rsidRDefault="00241C1B" w:rsidP="00C60FBF">
      <w:pPr>
        <w:pStyle w:val="10BodySubsequentParagraph"/>
        <w:rPr>
          <w:del w:id="3068" w:author="秦蓓嘉" w:date="2026-04-12T19:27:00Z"/>
        </w:rPr>
      </w:pPr>
    </w:p>
    <w:p w14:paraId="28943E11" w14:textId="77777777" w:rsidR="00241C1B" w:rsidRPr="00794629" w:rsidRDefault="00241C1B" w:rsidP="00C60FBF">
      <w:pPr>
        <w:pStyle w:val="10BodySubsequentParagraph"/>
        <w:rPr>
          <w:del w:id="3069" w:author="秦蓓嘉" w:date="2026-04-12T19:27:00Z"/>
        </w:rPr>
      </w:pPr>
    </w:p>
    <w:p w14:paraId="5A1DDFF3" w14:textId="77777777" w:rsidR="00954025" w:rsidRPr="00794629" w:rsidRDefault="00954025">
      <w:pPr>
        <w:pStyle w:val="09BodyFirstParagraph"/>
        <w:rPr>
          <w:del w:id="3070" w:author="秦蓓嘉" w:date="2026-04-12T19:27:00Z"/>
          <w:lang w:eastAsia="zh-CN"/>
        </w:rPr>
      </w:pPr>
    </w:p>
    <w:p w14:paraId="47255BF2" w14:textId="77777777" w:rsidR="00954025" w:rsidRPr="00794629" w:rsidRDefault="00617501">
      <w:pPr>
        <w:pStyle w:val="08SectionHeader10"/>
        <w:numPr>
          <w:ilvl w:val="0"/>
          <w:numId w:val="1"/>
        </w:numPr>
        <w:ind w:left="357" w:hanging="357"/>
        <w:outlineLvl w:val="0"/>
        <w:rPr>
          <w:del w:id="3071" w:author="秦蓓嘉" w:date="2026-04-12T19:27:00Z"/>
        </w:rPr>
      </w:pPr>
      <w:del w:id="3072" w:author="秦蓓嘉" w:date="2026-04-12T19:27:00Z">
        <w:r w:rsidRPr="00794629">
          <w:delText>Conclusions</w:delText>
        </w:r>
      </w:del>
    </w:p>
    <w:p w14:paraId="7F45379D" w14:textId="77777777" w:rsidR="00D07D27" w:rsidRPr="00794629" w:rsidRDefault="00D07D27" w:rsidP="00F237F0">
      <w:pPr>
        <w:pStyle w:val="08SectionHeader1"/>
        <w:numPr>
          <w:ilvl w:val="0"/>
          <w:numId w:val="0"/>
        </w:numPr>
        <w:jc w:val="both"/>
        <w:rPr>
          <w:del w:id="3073" w:author="秦蓓嘉" w:date="2026-04-12T19:27:00Z"/>
          <w:rFonts w:ascii="Times New Roman" w:hAnsi="Times New Roman" w:cs="Times New Roman"/>
          <w:b w:val="0"/>
        </w:rPr>
      </w:pPr>
      <w:del w:id="3074" w:author="秦蓓嘉" w:date="2026-04-12T19:27:00Z">
        <w:r w:rsidRPr="00794629">
          <w:rPr>
            <w:rFonts w:ascii="Times New Roman" w:hAnsi="Times New Roman" w:cs="Times New Roman"/>
            <w:b w:val="0"/>
          </w:rPr>
          <w:delText xml:space="preserve">A comprehensive skin color impression database was created, consisting of 700 original images, capturing 20 models in 35 scenes, which include 21 in-lab and 14 real-scene </w:delText>
        </w:r>
        <w:r w:rsidR="00614F77">
          <w:rPr>
            <w:rFonts w:ascii="Times New Roman" w:hAnsi="Times New Roman" w:cs="Times New Roman"/>
            <w:b w:val="0"/>
          </w:rPr>
          <w:delText>conditions</w:delText>
        </w:r>
        <w:r w:rsidRPr="00794629">
          <w:rPr>
            <w:rFonts w:ascii="Times New Roman" w:hAnsi="Times New Roman" w:cs="Times New Roman"/>
            <w:b w:val="0"/>
          </w:rPr>
          <w:delText xml:space="preserve">. The models were categorized into 4 ethnic groups, representing 10 skin lightness categories and 2 gender groups. A psychophysical experiment was conducted to </w:delText>
        </w:r>
        <w:r w:rsidR="00614F77">
          <w:rPr>
            <w:rFonts w:ascii="Times New Roman" w:hAnsi="Times New Roman" w:cs="Times New Roman"/>
            <w:b w:val="0"/>
          </w:rPr>
          <w:delText>investigate</w:delText>
        </w:r>
        <w:r w:rsidR="00614F77" w:rsidRPr="00794629">
          <w:rPr>
            <w:rFonts w:ascii="Times New Roman" w:hAnsi="Times New Roman" w:cs="Times New Roman"/>
            <w:b w:val="0"/>
          </w:rPr>
          <w:delText xml:space="preserve"> </w:delText>
        </w:r>
        <w:r w:rsidRPr="00794629">
          <w:rPr>
            <w:rFonts w:ascii="Times New Roman" w:hAnsi="Times New Roman" w:cs="Times New Roman"/>
            <w:b w:val="0"/>
          </w:rPr>
          <w:delText>the perception of various impressions (such as Preference, Attractiveness, Feminine, Cooperative, Youthful, Healthy, Fidelity, Harmony, Fair, and Ruddy)</w:delText>
        </w:r>
        <w:r w:rsidR="00614F77">
          <w:rPr>
            <w:rFonts w:ascii="Times New Roman" w:hAnsi="Times New Roman" w:cs="Times New Roman"/>
            <w:b w:val="0"/>
          </w:rPr>
          <w:delText>,</w:delText>
        </w:r>
        <w:r w:rsidRPr="00794629">
          <w:rPr>
            <w:rFonts w:ascii="Times New Roman" w:hAnsi="Times New Roman" w:cs="Times New Roman"/>
            <w:b w:val="0"/>
          </w:rPr>
          <w:delText xml:space="preserve"> </w:delText>
        </w:r>
        <w:r w:rsidR="00614F77">
          <w:rPr>
            <w:rFonts w:ascii="Times New Roman" w:hAnsi="Times New Roman" w:cs="Times New Roman"/>
            <w:b w:val="0"/>
          </w:rPr>
          <w:delText>with</w:delText>
        </w:r>
        <w:r w:rsidR="00614F77" w:rsidRPr="00794629">
          <w:rPr>
            <w:rFonts w:ascii="Times New Roman" w:hAnsi="Times New Roman" w:cs="Times New Roman"/>
            <w:b w:val="0"/>
          </w:rPr>
          <w:delText xml:space="preserve"> </w:delText>
        </w:r>
        <w:r w:rsidRPr="00794629">
          <w:rPr>
            <w:rFonts w:ascii="Times New Roman" w:hAnsi="Times New Roman" w:cs="Times New Roman"/>
            <w:b w:val="0"/>
          </w:rPr>
          <w:delText>each model</w:delText>
        </w:r>
        <w:r w:rsidR="001451FB" w:rsidRPr="00794629">
          <w:rPr>
            <w:rFonts w:ascii="Times New Roman" w:hAnsi="Times New Roman" w:cs="Times New Roman"/>
            <w:b w:val="0"/>
          </w:rPr>
          <w:delText>’</w:delText>
        </w:r>
        <w:r w:rsidRPr="00794629">
          <w:rPr>
            <w:rFonts w:ascii="Times New Roman" w:hAnsi="Times New Roman" w:cs="Times New Roman"/>
            <w:b w:val="0"/>
          </w:rPr>
          <w:delText xml:space="preserve">s images evaluated by a group of </w:delText>
        </w:r>
        <w:r w:rsidR="00614F77">
          <w:rPr>
            <w:rFonts w:ascii="Times New Roman" w:hAnsi="Times New Roman" w:cs="Times New Roman"/>
            <w:b w:val="0"/>
          </w:rPr>
          <w:delText xml:space="preserve">up to </w:delText>
        </w:r>
        <w:r w:rsidRPr="00794629">
          <w:rPr>
            <w:rFonts w:ascii="Times New Roman" w:hAnsi="Times New Roman" w:cs="Times New Roman"/>
            <w:b w:val="0"/>
          </w:rPr>
          <w:delText xml:space="preserve">20 Chinese observers </w:delText>
        </w:r>
        <w:r w:rsidR="00614F77">
          <w:rPr>
            <w:rFonts w:ascii="Times New Roman" w:hAnsi="Times New Roman" w:cs="Times New Roman"/>
            <w:b w:val="0"/>
          </w:rPr>
          <w:delText>including 15 strangers and 5 acquaintances</w:delText>
        </w:r>
        <w:r w:rsidRPr="00794629">
          <w:rPr>
            <w:rFonts w:ascii="Times New Roman" w:hAnsi="Times New Roman" w:cs="Times New Roman"/>
            <w:b w:val="0"/>
          </w:rPr>
          <w:delText>. The results were used to establish 50% acceptability ellipses for each impression scale.</w:delText>
        </w:r>
      </w:del>
    </w:p>
    <w:p w14:paraId="1D738709" w14:textId="77777777" w:rsidR="0079144D" w:rsidRPr="00794629" w:rsidRDefault="0079144D" w:rsidP="00D07D27">
      <w:pPr>
        <w:pStyle w:val="08SectionHeader1"/>
        <w:numPr>
          <w:ilvl w:val="0"/>
          <w:numId w:val="0"/>
        </w:numPr>
        <w:jc w:val="both"/>
        <w:rPr>
          <w:del w:id="3075" w:author="秦蓓嘉" w:date="2026-04-12T19:27:00Z"/>
          <w:rFonts w:ascii="Times New Roman" w:hAnsi="Times New Roman" w:cs="Times New Roman"/>
          <w:b w:val="0"/>
        </w:rPr>
      </w:pPr>
      <w:del w:id="3076" w:author="秦蓓嘉" w:date="2026-04-12T19:27:00Z">
        <w:r w:rsidRPr="00794629">
          <w:rPr>
            <w:rFonts w:ascii="Times New Roman" w:hAnsi="Times New Roman" w:cs="Times New Roman"/>
            <w:b w:val="0"/>
          </w:rPr>
          <w:delText xml:space="preserve">The </w:delText>
        </w:r>
        <w:r w:rsidR="00C9444B">
          <w:rPr>
            <w:rFonts w:ascii="Times New Roman" w:hAnsi="Times New Roman" w:cs="Times New Roman"/>
            <w:b w:val="0"/>
          </w:rPr>
          <w:delText>factors affecting the impression centers</w:delText>
        </w:r>
        <w:r w:rsidRPr="00794629">
          <w:rPr>
            <w:rFonts w:ascii="Times New Roman" w:hAnsi="Times New Roman" w:cs="Times New Roman"/>
            <w:b w:val="0"/>
          </w:rPr>
          <w:delText xml:space="preserve"> across different model ethnicities, impression scales, and scenes are reported. The Caucasian and Asian groups show the smallest and largest hue angles, respectively, while the African group exhibits relatively lower chroma values and narrower ellipse </w:delText>
        </w:r>
        <w:r w:rsidR="00C9444B">
          <w:rPr>
            <w:rFonts w:ascii="Times New Roman" w:hAnsi="Times New Roman" w:cs="Times New Roman"/>
            <w:b w:val="0"/>
          </w:rPr>
          <w:delText xml:space="preserve">scopes </w:delText>
        </w:r>
        <w:r w:rsidRPr="00794629">
          <w:rPr>
            <w:rFonts w:ascii="Times New Roman" w:hAnsi="Times New Roman" w:cs="Times New Roman"/>
            <w:b w:val="0"/>
          </w:rPr>
          <w:delText xml:space="preserve">compared to the other ethnic groups. Certain pairs of impression scales, such as Preference and Attractiveness, as well as Cooperative and Healthy, can be grouped based on their similar coordinates. The Fair and </w:delText>
        </w:r>
        <w:r w:rsidR="00614F77">
          <w:rPr>
            <w:rFonts w:ascii="Times New Roman" w:hAnsi="Times New Roman" w:cs="Times New Roman"/>
            <w:b w:val="0"/>
          </w:rPr>
          <w:delText>Healthy</w:delText>
        </w:r>
        <w:r w:rsidR="00614F77" w:rsidRPr="00794629">
          <w:rPr>
            <w:rFonts w:ascii="Times New Roman" w:hAnsi="Times New Roman" w:cs="Times New Roman"/>
            <w:b w:val="0"/>
          </w:rPr>
          <w:delText xml:space="preserve"> </w:delText>
        </w:r>
        <w:r w:rsidRPr="00794629">
          <w:rPr>
            <w:rFonts w:ascii="Times New Roman" w:hAnsi="Times New Roman" w:cs="Times New Roman"/>
            <w:b w:val="0"/>
          </w:rPr>
          <w:delText>scales appear more yellowish than others, with Fair also exhibiting lower chroma than the rest. The hue angles for night scenes are the highest, followed by indoor and outdoor scenes, with back</w:delText>
        </w:r>
        <w:r w:rsidR="00614F77">
          <w:rPr>
            <w:rFonts w:ascii="Times New Roman" w:hAnsi="Times New Roman" w:cs="Times New Roman"/>
            <w:b w:val="0"/>
          </w:rPr>
          <w:delText>-lit</w:delText>
        </w:r>
        <w:r w:rsidRPr="00794629">
          <w:rPr>
            <w:rFonts w:ascii="Times New Roman" w:hAnsi="Times New Roman" w:cs="Times New Roman"/>
            <w:b w:val="0"/>
          </w:rPr>
          <w:delText xml:space="preserve"> scenes showing significantly lower chroma compared to side</w:delText>
        </w:r>
        <w:r w:rsidR="00614F77">
          <w:rPr>
            <w:rFonts w:ascii="Times New Roman" w:hAnsi="Times New Roman" w:cs="Times New Roman"/>
            <w:b w:val="0"/>
          </w:rPr>
          <w:delText>-lit</w:delText>
        </w:r>
        <w:r w:rsidRPr="00794629">
          <w:rPr>
            <w:rFonts w:ascii="Times New Roman" w:hAnsi="Times New Roman" w:cs="Times New Roman"/>
            <w:b w:val="0"/>
          </w:rPr>
          <w:delText xml:space="preserve"> and front</w:delText>
        </w:r>
        <w:r w:rsidR="00614F77">
          <w:rPr>
            <w:rFonts w:ascii="Times New Roman" w:hAnsi="Times New Roman" w:cs="Times New Roman"/>
            <w:b w:val="0"/>
          </w:rPr>
          <w:delText>-lit</w:delText>
        </w:r>
        <w:r w:rsidRPr="00794629">
          <w:rPr>
            <w:rFonts w:ascii="Times New Roman" w:hAnsi="Times New Roman" w:cs="Times New Roman"/>
            <w:b w:val="0"/>
          </w:rPr>
          <w:delText xml:space="preserve"> scenes.</w:delText>
        </w:r>
        <w:r w:rsidR="00053B6F" w:rsidRPr="00053B6F">
          <w:rPr>
            <w:rFonts w:ascii="Times New Roman" w:hAnsi="Times New Roman" w:cs="Times New Roman"/>
            <w:b w:val="0"/>
          </w:rPr>
          <w:delText xml:space="preserve"> </w:delText>
        </w:r>
        <w:r w:rsidR="00053B6F">
          <w:rPr>
            <w:rFonts w:ascii="Times New Roman" w:hAnsi="Times New Roman" w:cs="Times New Roman"/>
            <w:b w:val="0"/>
          </w:rPr>
          <w:delText>S</w:delText>
        </w:r>
        <w:r w:rsidR="00053B6F" w:rsidRPr="0011078E">
          <w:rPr>
            <w:rFonts w:ascii="Times New Roman" w:hAnsi="Times New Roman" w:cs="Times New Roman"/>
            <w:b w:val="0"/>
          </w:rPr>
          <w:delText>kin chroma increases with skin lightness.</w:delText>
        </w:r>
        <w:r w:rsidRPr="00794629">
          <w:rPr>
            <w:rFonts w:ascii="Times New Roman" w:hAnsi="Times New Roman" w:cs="Times New Roman"/>
            <w:b w:val="0"/>
          </w:rPr>
          <w:delText xml:space="preserve"> </w:delText>
        </w:r>
        <w:r w:rsidR="00053B6F" w:rsidRPr="00BC0A54">
          <w:rPr>
            <w:rFonts w:ascii="Times New Roman" w:hAnsi="Times New Roman" w:cs="Times New Roman"/>
            <w:b w:val="0"/>
          </w:rPr>
          <w:delText xml:space="preserve">Additionally, </w:delText>
        </w:r>
        <w:r w:rsidR="00053B6F">
          <w:rPr>
            <w:rFonts w:ascii="Times New Roman" w:hAnsi="Times New Roman" w:cs="Times New Roman"/>
            <w:b w:val="0"/>
          </w:rPr>
          <w:delText>o</w:delText>
        </w:r>
        <w:r w:rsidRPr="00794629">
          <w:rPr>
            <w:rFonts w:ascii="Times New Roman" w:hAnsi="Times New Roman" w:cs="Times New Roman"/>
            <w:b w:val="0"/>
          </w:rPr>
          <w:delText>bservers in the acquaintance group tend to prefer slightly more yellowish skin tones</w:delText>
        </w:r>
        <w:r w:rsidR="00C9444B">
          <w:rPr>
            <w:rFonts w:ascii="Times New Roman" w:hAnsi="Times New Roman" w:cs="Times New Roman"/>
            <w:b w:val="0"/>
          </w:rPr>
          <w:delText xml:space="preserve"> than the strangers</w:delText>
        </w:r>
        <w:r w:rsidRPr="00794629">
          <w:rPr>
            <w:rFonts w:ascii="Times New Roman" w:hAnsi="Times New Roman" w:cs="Times New Roman"/>
            <w:b w:val="0"/>
          </w:rPr>
          <w:delText xml:space="preserve">. </w:delText>
        </w:r>
      </w:del>
    </w:p>
    <w:p w14:paraId="75655899" w14:textId="741027A1" w:rsidR="006F7AA9" w:rsidRPr="00805397" w:rsidRDefault="00D07D27" w:rsidP="006F7AA9">
      <w:pPr>
        <w:rPr>
          <w:ins w:id="3077" w:author="秦蓓嘉" w:date="2026-04-12T19:27:00Z"/>
          <w:rFonts w:ascii="Times New Roman" w:hAnsi="Times New Roman" w:cs="Times New Roman"/>
          <w:sz w:val="20"/>
        </w:rPr>
      </w:pPr>
      <w:del w:id="3078" w:author="秦蓓嘉" w:date="2026-04-12T19:27:00Z">
        <w:r w:rsidRPr="00794629">
          <w:rPr>
            <w:rFonts w:ascii="Times New Roman" w:hAnsi="Times New Roman" w:cs="Times New Roman"/>
          </w:rPr>
          <w:delText xml:space="preserve">Additionally, a model was developed to predict skin impression </w:delText>
        </w:r>
        <w:r w:rsidR="00053B6F">
          <w:rPr>
            <w:rFonts w:ascii="Times New Roman" w:hAnsi="Times New Roman" w:cs="Times New Roman"/>
          </w:rPr>
          <w:delText>indexes</w:delText>
        </w:r>
        <w:r w:rsidRPr="00794629">
          <w:rPr>
            <w:rFonts w:ascii="Times New Roman" w:hAnsi="Times New Roman" w:cs="Times New Roman"/>
          </w:rPr>
          <w:delText>. The model shows a reasonable fit to the</w:delText>
        </w:r>
      </w:del>
      <w:ins w:id="3079" w:author="秦蓓嘉" w:date="2026-04-12T19:27:00Z">
        <w:r w:rsidR="006F7AA9" w:rsidRPr="00805397">
          <w:rPr>
            <w:rFonts w:ascii="Times New Roman" w:hAnsi="Times New Roman" w:cs="Times New Roman"/>
            <w:sz w:val="20"/>
          </w:rPr>
          <w:t>The results are summarized below:</w:t>
        </w:r>
      </w:ins>
    </w:p>
    <w:p w14:paraId="36070ADE" w14:textId="0AF275C3" w:rsidR="0053249A" w:rsidRPr="00805397" w:rsidRDefault="0053249A" w:rsidP="000E37A9">
      <w:pPr>
        <w:pStyle w:val="af7"/>
        <w:numPr>
          <w:ilvl w:val="0"/>
          <w:numId w:val="32"/>
        </w:numPr>
        <w:rPr>
          <w:ins w:id="3080" w:author="秦蓓嘉" w:date="2026-04-12T19:27:00Z"/>
          <w:rFonts w:ascii="Times New Roman" w:hAnsi="Times New Roman" w:cs="Times New Roman"/>
          <w:lang w:eastAsia="zh-CN"/>
        </w:rPr>
      </w:pPr>
      <w:ins w:id="3081" w:author="秦蓓嘉" w:date="2026-04-12T19:27:00Z">
        <w:r w:rsidRPr="00805397">
          <w:rPr>
            <w:rFonts w:ascii="Times New Roman" w:hAnsi="Times New Roman" w:cs="Times New Roman"/>
          </w:rPr>
          <w:t xml:space="preserve">In general, all the results agreed well, i.e. they are all within the 50% acceptance ellipses except the present African color. </w:t>
        </w:r>
      </w:ins>
    </w:p>
    <w:p w14:paraId="597F7389" w14:textId="04FA696E" w:rsidR="00EF4783" w:rsidRPr="00805397" w:rsidRDefault="006F7AA9" w:rsidP="000E37A9">
      <w:pPr>
        <w:pStyle w:val="af7"/>
        <w:numPr>
          <w:ilvl w:val="0"/>
          <w:numId w:val="32"/>
        </w:numPr>
        <w:rPr>
          <w:ins w:id="3082" w:author="秦蓓嘉" w:date="2026-04-12T19:27:00Z"/>
          <w:rFonts w:ascii="Times New Roman" w:hAnsi="Times New Roman" w:cs="Times New Roman"/>
          <w:lang w:eastAsia="zh-CN"/>
        </w:rPr>
      </w:pPr>
      <w:ins w:id="3083" w:author="秦蓓嘉" w:date="2026-04-12T19:27:00Z">
        <w:r w:rsidRPr="00805397">
          <w:rPr>
            <w:rFonts w:ascii="Times New Roman" w:hAnsi="Times New Roman" w:cs="Times New Roman"/>
          </w:rPr>
          <w:t xml:space="preserve">The results from </w:t>
        </w:r>
        <w:r w:rsidR="00BE69BB" w:rsidRPr="00805397">
          <w:rPr>
            <w:rFonts w:ascii="Times New Roman" w:hAnsi="Times New Roman" w:cs="Times New Roman"/>
          </w:rPr>
          <w:t>Japanese stud</w:t>
        </w:r>
        <w:r w:rsidRPr="00805397">
          <w:rPr>
            <w:rFonts w:ascii="Times New Roman" w:hAnsi="Times New Roman" w:cs="Times New Roman"/>
          </w:rPr>
          <w:t>ies</w:t>
        </w:r>
        <w:r w:rsidR="00BE69BB" w:rsidRPr="00805397">
          <w:rPr>
            <w:rFonts w:ascii="Times New Roman" w:hAnsi="Times New Roman" w:cs="Times New Roman"/>
          </w:rPr>
          <w:t xml:space="preserve"> </w:t>
        </w:r>
        <w:r w:rsidR="0053249A" w:rsidRPr="00805397">
          <w:rPr>
            <w:rFonts w:ascii="Times New Roman" w:hAnsi="Times New Roman" w:cs="Times New Roman"/>
          </w:rPr>
          <w:t xml:space="preserve">[5,6,9] </w:t>
        </w:r>
        <w:r w:rsidR="00BE69BB" w:rsidRPr="00805397">
          <w:rPr>
            <w:rFonts w:ascii="Times New Roman" w:hAnsi="Times New Roman" w:cs="Times New Roman"/>
          </w:rPr>
          <w:t>showed the reddish hues</w:t>
        </w:r>
        <w:r w:rsidR="0053249A" w:rsidRPr="00805397">
          <w:rPr>
            <w:rFonts w:ascii="Times New Roman" w:hAnsi="Times New Roman" w:cs="Times New Roman"/>
          </w:rPr>
          <w:t>, they believe that to make it brighter [19</w:t>
        </w:r>
        <w:r w:rsidR="00E473A8" w:rsidRPr="00805397">
          <w:rPr>
            <w:rFonts w:ascii="Times New Roman" w:hAnsi="Times New Roman" w:cs="Times New Roman"/>
            <w:lang w:eastAsia="zh-CN"/>
          </w:rPr>
          <w:t>]</w:t>
        </w:r>
        <w:r w:rsidR="0053249A" w:rsidRPr="00805397">
          <w:rPr>
            <w:rFonts w:ascii="Times New Roman" w:hAnsi="Times New Roman" w:cs="Times New Roman"/>
            <w:lang w:eastAsia="zh-CN"/>
          </w:rPr>
          <w:t>.</w:t>
        </w:r>
      </w:ins>
    </w:p>
    <w:p w14:paraId="7F497A13" w14:textId="166FBCD8" w:rsidR="000E37A9" w:rsidRPr="00805397" w:rsidRDefault="000E37A9" w:rsidP="000E37A9">
      <w:pPr>
        <w:pStyle w:val="af4"/>
        <w:numPr>
          <w:ilvl w:val="0"/>
          <w:numId w:val="32"/>
        </w:numPr>
        <w:rPr>
          <w:ins w:id="3084" w:author="秦蓓嘉" w:date="2026-04-12T19:27:00Z"/>
          <w:rFonts w:ascii="Times New Roman" w:hAnsi="Times New Roman" w:cs="Times New Roman"/>
          <w:sz w:val="20"/>
          <w:lang w:eastAsia="zh-CN"/>
        </w:rPr>
      </w:pPr>
      <w:ins w:id="3085" w:author="秦蓓嘉" w:date="2026-04-12T19:27:00Z">
        <w:r w:rsidRPr="00805397">
          <w:rPr>
            <w:rFonts w:ascii="Times New Roman" w:hAnsi="Times New Roman" w:cs="Times New Roman"/>
            <w:sz w:val="20"/>
            <w:lang w:eastAsia="zh-CN"/>
          </w:rPr>
          <w:t xml:space="preserve">Park results </w:t>
        </w:r>
        <w:r w:rsidR="0053249A" w:rsidRPr="00805397">
          <w:rPr>
            <w:rFonts w:ascii="Times New Roman" w:hAnsi="Times New Roman" w:cs="Times New Roman"/>
            <w:sz w:val="20"/>
            <w:lang w:eastAsia="zh-CN"/>
          </w:rPr>
          <w:t xml:space="preserve">[10] </w:t>
        </w:r>
        <w:r w:rsidRPr="00805397">
          <w:rPr>
            <w:rFonts w:ascii="Times New Roman" w:hAnsi="Times New Roman" w:cs="Times New Roman"/>
            <w:sz w:val="20"/>
            <w:lang w:eastAsia="zh-CN"/>
          </w:rPr>
          <w:t>shows the more yellowish hues.</w:t>
        </w:r>
      </w:ins>
    </w:p>
    <w:p w14:paraId="7319A477" w14:textId="40E5462E" w:rsidR="000E37A9" w:rsidRPr="00805397" w:rsidRDefault="000E37A9" w:rsidP="006F7AA9">
      <w:pPr>
        <w:pStyle w:val="af4"/>
        <w:numPr>
          <w:ilvl w:val="0"/>
          <w:numId w:val="32"/>
        </w:numPr>
        <w:rPr>
          <w:ins w:id="3086" w:author="秦蓓嘉" w:date="2026-04-12T19:27:00Z"/>
          <w:rFonts w:ascii="Times New Roman" w:hAnsi="Times New Roman" w:cs="Times New Roman"/>
          <w:sz w:val="20"/>
          <w:lang w:eastAsia="zh-CN"/>
        </w:rPr>
      </w:pPr>
      <w:ins w:id="3087" w:author="秦蓓嘉" w:date="2026-04-12T19:27:00Z">
        <w:r w:rsidRPr="00805397">
          <w:rPr>
            <w:rFonts w:ascii="Times New Roman" w:hAnsi="Times New Roman" w:cs="Times New Roman"/>
            <w:sz w:val="20"/>
            <w:lang w:eastAsia="zh-CN"/>
          </w:rPr>
          <w:t>Luo group’s studies [</w:t>
        </w:r>
        <w:r w:rsidR="0053249A" w:rsidRPr="00805397">
          <w:rPr>
            <w:rFonts w:ascii="Times New Roman" w:hAnsi="Times New Roman" w:cs="Times New Roman"/>
            <w:sz w:val="20"/>
            <w:lang w:eastAsia="zh-CN"/>
          </w:rPr>
          <w:t>11,12,15</w:t>
        </w:r>
        <w:r w:rsidR="00E473A8" w:rsidRPr="00805397">
          <w:rPr>
            <w:rFonts w:ascii="Times New Roman" w:hAnsi="Times New Roman" w:cs="Times New Roman"/>
            <w:sz w:val="20"/>
            <w:lang w:eastAsia="zh-CN"/>
          </w:rPr>
          <w:t xml:space="preserve">] had hue angles </w:t>
        </w:r>
        <w:r w:rsidRPr="00805397">
          <w:rPr>
            <w:rFonts w:ascii="Times New Roman" w:hAnsi="Times New Roman" w:cs="Times New Roman"/>
            <w:sz w:val="20"/>
            <w:lang w:eastAsia="zh-CN"/>
          </w:rPr>
          <w:t xml:space="preserve"> between 45-48</w:t>
        </w:r>
        <w:r w:rsidRPr="00805397">
          <w:rPr>
            <w:rFonts w:ascii="Times New Roman" w:hAnsi="Times New Roman" w:cs="Times New Roman"/>
            <w:sz w:val="20"/>
            <w:vertAlign w:val="superscript"/>
            <w:lang w:eastAsia="zh-CN"/>
          </w:rPr>
          <w:t>o</w:t>
        </w:r>
        <w:r w:rsidRPr="00805397">
          <w:rPr>
            <w:rFonts w:ascii="Times New Roman" w:hAnsi="Times New Roman" w:cs="Times New Roman"/>
            <w:sz w:val="20"/>
            <w:lang w:eastAsia="zh-CN"/>
          </w:rPr>
          <w:t xml:space="preserve"> hue angle</w:t>
        </w:r>
        <w:r w:rsidR="003E6C8B" w:rsidRPr="00805397">
          <w:rPr>
            <w:rFonts w:ascii="Times New Roman" w:hAnsi="Times New Roman" w:cs="Times New Roman"/>
            <w:sz w:val="20"/>
            <w:lang w:eastAsia="zh-CN"/>
          </w:rPr>
          <w:t>s</w:t>
        </w:r>
        <w:r w:rsidR="006F7AA9" w:rsidRPr="00805397">
          <w:rPr>
            <w:rFonts w:ascii="Times New Roman" w:hAnsi="Times New Roman" w:cs="Times New Roman"/>
            <w:sz w:val="20"/>
            <w:lang w:eastAsia="zh-CN"/>
          </w:rPr>
          <w:t>, except that the present African skin color to be much lower chroma than the other studies. (see Figure 1</w:t>
        </w:r>
        <w:r w:rsidR="00DC36FD" w:rsidRPr="00805397">
          <w:rPr>
            <w:rFonts w:ascii="Times New Roman" w:hAnsi="Times New Roman" w:cs="Times New Roman"/>
            <w:sz w:val="20"/>
            <w:lang w:eastAsia="zh-CN"/>
          </w:rPr>
          <w:t>7</w:t>
        </w:r>
        <w:r w:rsidR="006F7AA9" w:rsidRPr="00805397">
          <w:rPr>
            <w:rFonts w:ascii="Times New Roman" w:hAnsi="Times New Roman" w:cs="Times New Roman"/>
            <w:sz w:val="20"/>
            <w:lang w:eastAsia="zh-CN"/>
          </w:rPr>
          <w:t>(d)).</w:t>
        </w:r>
      </w:ins>
    </w:p>
    <w:p w14:paraId="79D45AF2" w14:textId="0A821A48" w:rsidR="000E37A9" w:rsidRPr="00805397" w:rsidRDefault="000E37A9" w:rsidP="000E37A9">
      <w:pPr>
        <w:pStyle w:val="af4"/>
        <w:numPr>
          <w:ilvl w:val="0"/>
          <w:numId w:val="32"/>
        </w:numPr>
        <w:rPr>
          <w:ins w:id="3088" w:author="秦蓓嘉" w:date="2026-04-12T19:27:00Z"/>
          <w:rFonts w:ascii="Times New Roman" w:hAnsi="Times New Roman" w:cs="Times New Roman"/>
          <w:sz w:val="20"/>
          <w:lang w:eastAsia="zh-CN"/>
        </w:rPr>
      </w:pPr>
      <w:ins w:id="3089" w:author="秦蓓嘉" w:date="2026-04-12T19:27:00Z">
        <w:r w:rsidRPr="00805397">
          <w:rPr>
            <w:rFonts w:ascii="Times New Roman" w:hAnsi="Times New Roman" w:cs="Times New Roman"/>
            <w:sz w:val="20"/>
            <w:lang w:eastAsia="zh-CN"/>
          </w:rPr>
          <w:t>PMC chart skin colors</w:t>
        </w:r>
        <w:r w:rsidR="0053249A" w:rsidRPr="00805397">
          <w:rPr>
            <w:rFonts w:ascii="Times New Roman" w:hAnsi="Times New Roman" w:cs="Times New Roman"/>
            <w:sz w:val="20"/>
            <w:lang w:eastAsia="zh-CN"/>
          </w:rPr>
          <w:t xml:space="preserve"> [14]</w:t>
        </w:r>
        <w:r w:rsidRPr="00805397">
          <w:rPr>
            <w:rFonts w:ascii="Times New Roman" w:hAnsi="Times New Roman" w:cs="Times New Roman"/>
            <w:sz w:val="20"/>
            <w:lang w:eastAsia="zh-CN"/>
          </w:rPr>
          <w:t xml:space="preserve"> give reasonable agreement with the </w:t>
        </w:r>
      </w:ins>
      <w:r w:rsidRPr="00805397">
        <w:rPr>
          <w:rFonts w:ascii="Times New Roman" w:hAnsi="Times New Roman"/>
          <w:sz w:val="20"/>
          <w:rPrChange w:id="3090" w:author="秦蓓嘉" w:date="2026-04-12T19:27:00Z">
            <w:rPr>
              <w:rFonts w:ascii="Times New Roman" w:hAnsi="Times New Roman"/>
            </w:rPr>
          </w:rPrChange>
        </w:rPr>
        <w:t xml:space="preserve"> experimental </w:t>
      </w:r>
      <w:ins w:id="3091" w:author="秦蓓嘉" w:date="2026-04-12T19:27:00Z">
        <w:r w:rsidRPr="00805397">
          <w:rPr>
            <w:rFonts w:ascii="Times New Roman" w:hAnsi="Times New Roman" w:cs="Times New Roman"/>
            <w:sz w:val="20"/>
            <w:lang w:eastAsia="zh-CN"/>
          </w:rPr>
          <w:t xml:space="preserve">results. </w:t>
        </w:r>
      </w:ins>
    </w:p>
    <w:p w14:paraId="4B308F5B" w14:textId="20F880C2" w:rsidR="009310C8" w:rsidRPr="00805397" w:rsidRDefault="009310C8" w:rsidP="00E473A8">
      <w:pPr>
        <w:pStyle w:val="10BodySubsequentParagraph"/>
        <w:ind w:firstLine="0"/>
        <w:rPr>
          <w:ins w:id="3092" w:author="秦蓓嘉" w:date="2026-04-12T19:27:00Z"/>
        </w:rPr>
      </w:pPr>
    </w:p>
    <w:p w14:paraId="3A678A3C" w14:textId="6ECE6972" w:rsidR="00232C6E" w:rsidRDefault="000766D9" w:rsidP="0092682B">
      <w:pPr>
        <w:pStyle w:val="08SectionHeader10"/>
        <w:numPr>
          <w:ilvl w:val="0"/>
          <w:numId w:val="29"/>
        </w:numPr>
        <w:ind w:left="357" w:hanging="357"/>
        <w:outlineLvl w:val="0"/>
        <w:rPr>
          <w:ins w:id="3093" w:author="秦蓓嘉" w:date="2026-04-12T19:27:00Z"/>
          <w:lang w:eastAsia="zh-CN"/>
        </w:rPr>
      </w:pPr>
      <w:bookmarkStart w:id="3094" w:name="_bookmark28"/>
      <w:bookmarkStart w:id="3095" w:name="_bookmark29"/>
      <w:bookmarkEnd w:id="3094"/>
      <w:bookmarkEnd w:id="3095"/>
      <w:ins w:id="3096" w:author="秦蓓嘉" w:date="2026-04-12T19:27:00Z">
        <w:r w:rsidRPr="0092682B">
          <w:rPr>
            <w:spacing w:val="12"/>
            <w:w w:val="95"/>
            <w:lang w:eastAsia="zh-CN"/>
          </w:rPr>
          <w:t>Discussion</w:t>
        </w:r>
        <w:r w:rsidR="00DB3A61">
          <w:rPr>
            <w:spacing w:val="12"/>
            <w:w w:val="95"/>
            <w:lang w:eastAsia="zh-CN"/>
          </w:rPr>
          <w:t xml:space="preserve"> and </w:t>
        </w:r>
        <w:r w:rsidR="00DB3A61" w:rsidRPr="00DB3A61">
          <w:rPr>
            <w:spacing w:val="12"/>
            <w:w w:val="95"/>
            <w:lang w:eastAsia="zh-CN"/>
          </w:rPr>
          <w:t>Significance</w:t>
        </w:r>
      </w:ins>
    </w:p>
    <w:p w14:paraId="15DF0300" w14:textId="77777777" w:rsidR="007033CA" w:rsidRDefault="007033CA" w:rsidP="007033CA">
      <w:pPr>
        <w:pStyle w:val="10BodySubsequentParagraph"/>
        <w:ind w:left="710" w:firstLine="0"/>
        <w:rPr>
          <w:ins w:id="3097" w:author="秦蓓嘉" w:date="2026-04-12T19:27:00Z"/>
          <w:b/>
          <w:lang w:eastAsia="zh-CN"/>
        </w:rPr>
      </w:pPr>
    </w:p>
    <w:p w14:paraId="6BBE3600" w14:textId="1B88B949" w:rsidR="007033CA" w:rsidRDefault="00C06C66" w:rsidP="0092682B">
      <w:pPr>
        <w:pStyle w:val="08SectionHeader2"/>
        <w:outlineLvl w:val="1"/>
        <w:rPr>
          <w:ins w:id="3098" w:author="秦蓓嘉" w:date="2026-04-12T19:27:00Z"/>
          <w:b/>
        </w:rPr>
      </w:pPr>
      <w:ins w:id="3099" w:author="秦蓓嘉" w:date="2026-04-12T19:27:00Z">
        <w:r>
          <w:rPr>
            <w:b/>
          </w:rPr>
          <w:t xml:space="preserve">Unique </w:t>
        </w:r>
        <w:r w:rsidR="007033CA">
          <w:rPr>
            <w:b/>
          </w:rPr>
          <w:t>Dataset</w:t>
        </w:r>
      </w:ins>
    </w:p>
    <w:p w14:paraId="197CA1DC" w14:textId="6EB0150E" w:rsidR="007033CA" w:rsidRDefault="000766D9" w:rsidP="000766D9">
      <w:pPr>
        <w:pStyle w:val="08SectionHeader1"/>
        <w:numPr>
          <w:ilvl w:val="0"/>
          <w:numId w:val="0"/>
        </w:numPr>
        <w:jc w:val="both"/>
        <w:rPr>
          <w:ins w:id="3100" w:author="秦蓓嘉" w:date="2026-04-12T19:27:00Z"/>
          <w:rFonts w:ascii="Times New Roman" w:hAnsi="Times New Roman" w:cs="Times New Roman"/>
          <w:b w:val="0"/>
        </w:rPr>
      </w:pPr>
      <w:ins w:id="3101" w:author="秦蓓嘉" w:date="2026-04-12T19:27:00Z">
        <w:r>
          <w:rPr>
            <w:rFonts w:ascii="Times New Roman" w:hAnsi="Times New Roman" w:cs="Times New Roman"/>
            <w:b w:val="0"/>
          </w:rPr>
          <w:t xml:space="preserve">The dataset is unique in a way to </w:t>
        </w:r>
        <w:r w:rsidR="007033CA">
          <w:rPr>
            <w:rFonts w:ascii="Times New Roman" w:hAnsi="Times New Roman" w:cs="Times New Roman"/>
            <w:b w:val="0"/>
          </w:rPr>
          <w:t>accumulate</w:t>
        </w:r>
        <w:r>
          <w:rPr>
            <w:rFonts w:ascii="Times New Roman" w:hAnsi="Times New Roman" w:cs="Times New Roman"/>
            <w:b w:val="0"/>
          </w:rPr>
          <w:t xml:space="preserve"> </w:t>
        </w:r>
        <w:r w:rsidR="007033CA">
          <w:rPr>
            <w:rFonts w:ascii="Times New Roman" w:hAnsi="Times New Roman" w:cs="Times New Roman"/>
            <w:b w:val="0"/>
          </w:rPr>
          <w:t xml:space="preserve">a comprehensive dataset.  It can be divided into </w:t>
        </w:r>
        <w:r>
          <w:rPr>
            <w:rFonts w:ascii="Times New Roman" w:hAnsi="Times New Roman" w:cs="Times New Roman"/>
            <w:b w:val="0"/>
          </w:rPr>
          <w:t xml:space="preserve"> </w:t>
        </w:r>
        <w:r w:rsidRPr="00805397">
          <w:rPr>
            <w:rFonts w:ascii="Times New Roman" w:hAnsi="Times New Roman" w:cs="Times New Roman"/>
            <w:b w:val="0"/>
          </w:rPr>
          <w:t>two parts:</w:t>
        </w:r>
        <w:r w:rsidR="00DB3A61">
          <w:rPr>
            <w:rFonts w:ascii="Times New Roman" w:hAnsi="Times New Roman" w:cs="Times New Roman"/>
            <w:b w:val="0"/>
          </w:rPr>
          <w:t xml:space="preserve"> part 1:</w:t>
        </w:r>
        <w:r w:rsidRPr="00805397">
          <w:rPr>
            <w:rFonts w:ascii="Times New Roman" w:hAnsi="Times New Roman" w:cs="Times New Roman"/>
            <w:b w:val="0"/>
          </w:rPr>
          <w:t xml:space="preserve"> experimental images (</w:t>
        </w:r>
        <w:r w:rsidR="00DB3A61">
          <w:rPr>
            <w:rFonts w:ascii="Times New Roman" w:hAnsi="Times New Roman" w:cs="Times New Roman"/>
            <w:b w:val="0"/>
          </w:rPr>
          <w:t xml:space="preserve">including </w:t>
        </w:r>
        <w:r w:rsidRPr="00805397">
          <w:rPr>
            <w:rFonts w:ascii="Times New Roman" w:hAnsi="Times New Roman" w:cs="Times New Roman"/>
            <w:b w:val="0"/>
          </w:rPr>
          <w:t>20 models</w:t>
        </w:r>
        <w:r w:rsidR="00B11F57" w:rsidRPr="00B11F57">
          <w:rPr>
            <w:rFonts w:ascii="Times New Roman" w:hAnsi="Times New Roman" w:cs="Times New Roman"/>
            <w:b w:val="0"/>
          </w:rPr>
          <w:t xml:space="preserve"> × </w:t>
        </w:r>
        <w:r w:rsidRPr="00805397">
          <w:rPr>
            <w:rFonts w:ascii="Times New Roman" w:hAnsi="Times New Roman" w:cs="Times New Roman"/>
            <w:b w:val="0"/>
          </w:rPr>
          <w:t>35 scene conditions</w:t>
        </w:r>
        <w:r w:rsidR="00B11F57" w:rsidRPr="00B11F57">
          <w:rPr>
            <w:rFonts w:ascii="Times New Roman" w:hAnsi="Times New Roman" w:cs="Times New Roman"/>
            <w:b w:val="0"/>
          </w:rPr>
          <w:t xml:space="preserve"> × </w:t>
        </w:r>
        <w:r w:rsidRPr="00805397">
          <w:rPr>
            <w:rFonts w:ascii="Times New Roman" w:hAnsi="Times New Roman" w:cs="Times New Roman"/>
            <w:b w:val="0"/>
          </w:rPr>
          <w:t>3</w:t>
        </w:r>
        <w:r w:rsidR="00DB3A61">
          <w:rPr>
            <w:rFonts w:ascii="Times New Roman" w:hAnsi="Times New Roman" w:cs="Times New Roman"/>
            <w:b w:val="0"/>
          </w:rPr>
          <w:t>3</w:t>
        </w:r>
        <w:r w:rsidRPr="00805397">
          <w:rPr>
            <w:rFonts w:ascii="Times New Roman" w:hAnsi="Times New Roman" w:cs="Times New Roman"/>
            <w:b w:val="0"/>
          </w:rPr>
          <w:t xml:space="preserve"> renditions) and</w:t>
        </w:r>
        <w:r w:rsidR="007033CA">
          <w:rPr>
            <w:rFonts w:ascii="Times New Roman" w:hAnsi="Times New Roman" w:cs="Times New Roman"/>
            <w:b w:val="0"/>
          </w:rPr>
          <w:t xml:space="preserve"> </w:t>
        </w:r>
        <w:r w:rsidR="00DB3A61">
          <w:rPr>
            <w:rFonts w:ascii="Times New Roman" w:hAnsi="Times New Roman" w:cs="Times New Roman"/>
            <w:b w:val="0"/>
          </w:rPr>
          <w:t xml:space="preserve">part 2: </w:t>
        </w:r>
        <w:r w:rsidR="007033CA">
          <w:rPr>
            <w:rFonts w:ascii="Times New Roman" w:hAnsi="Times New Roman" w:cs="Times New Roman"/>
            <w:b w:val="0"/>
          </w:rPr>
          <w:t>v</w:t>
        </w:r>
        <w:r w:rsidRPr="00805397">
          <w:rPr>
            <w:rFonts w:ascii="Times New Roman" w:hAnsi="Times New Roman" w:cs="Times New Roman"/>
            <w:b w:val="0"/>
          </w:rPr>
          <w:t xml:space="preserve">isual results </w:t>
        </w:r>
        <w:r w:rsidR="00DB3A61">
          <w:rPr>
            <w:rFonts w:ascii="Times New Roman" w:hAnsi="Times New Roman" w:cs="Times New Roman"/>
            <w:b w:val="0"/>
          </w:rPr>
          <w:t xml:space="preserve">(including </w:t>
        </w:r>
        <w:r w:rsidRPr="00805397">
          <w:rPr>
            <w:rFonts w:ascii="Times New Roman" w:hAnsi="Times New Roman" w:cs="Times New Roman"/>
            <w:b w:val="0"/>
          </w:rPr>
          <w:t xml:space="preserve">6-10 impressions by 20 Chinese observers. </w:t>
        </w:r>
        <w:r w:rsidR="00DB3A61">
          <w:rPr>
            <w:rFonts w:ascii="Times New Roman" w:hAnsi="Times New Roman" w:cs="Times New Roman"/>
            <w:b w:val="0"/>
          </w:rPr>
          <w:t>T</w:t>
        </w:r>
        <w:r w:rsidR="004754FB">
          <w:rPr>
            <w:rFonts w:ascii="Times New Roman" w:hAnsi="Times New Roman" w:cs="Times New Roman"/>
            <w:b w:val="0"/>
          </w:rPr>
          <w:t>he 20</w:t>
        </w:r>
        <w:r w:rsidRPr="00805397">
          <w:rPr>
            <w:rFonts w:ascii="Times New Roman" w:hAnsi="Times New Roman" w:cs="Times New Roman"/>
            <w:b w:val="0"/>
          </w:rPr>
          <w:t xml:space="preserve"> models </w:t>
        </w:r>
        <w:r w:rsidR="00DB3A61">
          <w:rPr>
            <w:rFonts w:ascii="Times New Roman" w:hAnsi="Times New Roman" w:cs="Times New Roman"/>
            <w:b w:val="0"/>
          </w:rPr>
          <w:t xml:space="preserve">included </w:t>
        </w:r>
        <w:r w:rsidRPr="00805397">
          <w:rPr>
            <w:rFonts w:ascii="Times New Roman" w:hAnsi="Times New Roman" w:cs="Times New Roman"/>
            <w:b w:val="0"/>
          </w:rPr>
          <w:t xml:space="preserve">cover a full range of lightness scale with equal number of genders. Their subgroups travel together to </w:t>
        </w:r>
        <w:r w:rsidR="004754FB">
          <w:rPr>
            <w:rFonts w:ascii="Times New Roman" w:hAnsi="Times New Roman" w:cs="Times New Roman"/>
            <w:b w:val="0"/>
          </w:rPr>
          <w:t>take images in</w:t>
        </w:r>
        <w:r w:rsidRPr="00805397">
          <w:rPr>
            <w:rFonts w:ascii="Times New Roman" w:hAnsi="Times New Roman" w:cs="Times New Roman"/>
            <w:b w:val="0"/>
          </w:rPr>
          <w:t xml:space="preserve"> 35 scenes, divided in to 3 types, 21 </w:t>
        </w:r>
        <w:r w:rsidR="00054325" w:rsidRPr="00054325">
          <w:rPr>
            <w:rFonts w:ascii="Times New Roman" w:hAnsi="Times New Roman" w:cs="Times New Roman"/>
            <w:b w:val="0"/>
          </w:rPr>
          <w:t>n-lab conditions</w:t>
        </w:r>
        <w:r w:rsidRPr="00805397">
          <w:rPr>
            <w:rFonts w:ascii="Times New Roman" w:hAnsi="Times New Roman" w:cs="Times New Roman"/>
            <w:b w:val="0"/>
          </w:rPr>
          <w:t xml:space="preserve">, and 5 indoor and 9 outdoor real scenes. </w:t>
        </w:r>
        <w:r w:rsidR="004754FB">
          <w:rPr>
            <w:rFonts w:ascii="Times New Roman" w:hAnsi="Times New Roman" w:cs="Times New Roman"/>
            <w:b w:val="0"/>
          </w:rPr>
          <w:t xml:space="preserve">In total, </w:t>
        </w:r>
        <w:r w:rsidR="007033CA" w:rsidRPr="00805397">
          <w:rPr>
            <w:rFonts w:ascii="Times New Roman" w:hAnsi="Times New Roman" w:cs="Times New Roman"/>
            <w:b w:val="0"/>
          </w:rPr>
          <w:t>3.5 million assessments</w:t>
        </w:r>
        <w:r w:rsidR="004754FB">
          <w:rPr>
            <w:rFonts w:ascii="Times New Roman" w:hAnsi="Times New Roman" w:cs="Times New Roman"/>
            <w:b w:val="0"/>
          </w:rPr>
          <w:t xml:space="preserve"> were made</w:t>
        </w:r>
        <w:r w:rsidR="00DB3A61">
          <w:rPr>
            <w:rFonts w:ascii="Times New Roman" w:hAnsi="Times New Roman" w:cs="Times New Roman"/>
            <w:b w:val="0"/>
          </w:rPr>
          <w:t>)</w:t>
        </w:r>
        <w:r w:rsidR="004754FB">
          <w:rPr>
            <w:rFonts w:ascii="Times New Roman" w:hAnsi="Times New Roman" w:cs="Times New Roman"/>
            <w:b w:val="0"/>
          </w:rPr>
          <w:t xml:space="preserve">. Part 1 image data can be reused to assess impressions from observers from other ethnicity groups. Part 2 </w:t>
        </w:r>
      </w:ins>
      <w:r w:rsidR="004754FB">
        <w:rPr>
          <w:rFonts w:ascii="Times New Roman" w:hAnsi="Times New Roman" w:cs="Times New Roman"/>
          <w:b w:val="0"/>
        </w:rPr>
        <w:t>visual results</w:t>
      </w:r>
      <w:del w:id="3102" w:author="秦蓓嘉" w:date="2026-04-12T19:27:00Z">
        <w:r w:rsidR="00D07D27" w:rsidRPr="00794629">
          <w:rPr>
            <w:rFonts w:ascii="Times New Roman" w:hAnsi="Times New Roman" w:cs="Times New Roman"/>
            <w:b w:val="0"/>
          </w:rPr>
          <w:delText>.</w:delText>
        </w:r>
      </w:del>
      <w:ins w:id="3103" w:author="秦蓓嘉" w:date="2026-04-12T19:27:00Z">
        <w:r w:rsidR="004754FB">
          <w:rPr>
            <w:rFonts w:ascii="Times New Roman" w:hAnsi="Times New Roman" w:cs="Times New Roman"/>
            <w:b w:val="0"/>
          </w:rPr>
          <w:t xml:space="preserve"> of different impressions can be used to derive impression models.</w:t>
        </w:r>
      </w:ins>
    </w:p>
    <w:p w14:paraId="07792734" w14:textId="6F434401" w:rsidR="004754FB" w:rsidRPr="0092682B" w:rsidRDefault="000D3A0D" w:rsidP="0092682B">
      <w:pPr>
        <w:pStyle w:val="08SectionHeader2"/>
        <w:outlineLvl w:val="1"/>
        <w:rPr>
          <w:ins w:id="3104" w:author="秦蓓嘉" w:date="2026-04-12T19:27:00Z"/>
          <w:b/>
        </w:rPr>
      </w:pPr>
      <w:ins w:id="3105" w:author="秦蓓嘉" w:date="2026-04-12T19:27:00Z">
        <w:r w:rsidRPr="0092682B">
          <w:rPr>
            <w:b/>
          </w:rPr>
          <w:t>C</w:t>
        </w:r>
        <w:r w:rsidR="004754FB" w:rsidRPr="0092682B">
          <w:rPr>
            <w:b/>
          </w:rPr>
          <w:t>omparing between the measured and preferred skin colors</w:t>
        </w:r>
      </w:ins>
    </w:p>
    <w:p w14:paraId="2B4AB9E0" w14:textId="01F79005" w:rsidR="000D3A0D" w:rsidRDefault="000D3A0D" w:rsidP="000D3A0D">
      <w:pPr>
        <w:shd w:val="clear" w:color="auto" w:fill="FFFFFF"/>
        <w:spacing w:before="240" w:after="240"/>
        <w:jc w:val="both"/>
        <w:rPr>
          <w:ins w:id="3106" w:author="秦蓓嘉" w:date="2026-04-12T19:27:00Z"/>
          <w:rFonts w:ascii="Times New Roman" w:hAnsi="Times New Roman" w:cs="Times New Roman"/>
          <w:sz w:val="20"/>
          <w:szCs w:val="20"/>
        </w:rPr>
      </w:pPr>
      <w:ins w:id="3107" w:author="秦蓓嘉" w:date="2026-04-12T19:27:00Z">
        <w:r>
          <w:rPr>
            <w:rFonts w:ascii="Times New Roman" w:hAnsi="Times New Roman" w:cs="Times New Roman"/>
            <w:sz w:val="20"/>
            <w:szCs w:val="20"/>
          </w:rPr>
          <w:t xml:space="preserve">The present results </w:t>
        </w:r>
        <w:r w:rsidR="00C776E8">
          <w:rPr>
            <w:rFonts w:ascii="Times New Roman" w:hAnsi="Times New Roman" w:cs="Times New Roman"/>
            <w:sz w:val="20"/>
            <w:szCs w:val="20"/>
          </w:rPr>
          <w:t xml:space="preserve">plotting data in </w:t>
        </w:r>
        <w:r w:rsidR="00C776E8" w:rsidRPr="0092682B">
          <w:rPr>
            <w:rFonts w:ascii="Times New Roman" w:hAnsi="Times New Roman" w:cs="Times New Roman"/>
            <w:i/>
            <w:sz w:val="20"/>
            <w:szCs w:val="20"/>
          </w:rPr>
          <w:t>a</w:t>
        </w:r>
        <w:r w:rsidR="00C776E8" w:rsidRPr="0092682B">
          <w:rPr>
            <w:rFonts w:ascii="Times New Roman" w:hAnsi="Times New Roman" w:cs="Times New Roman"/>
            <w:sz w:val="20"/>
            <w:szCs w:val="20"/>
            <w:vertAlign w:val="superscript"/>
          </w:rPr>
          <w:t>*</w:t>
        </w:r>
        <w:r w:rsidR="00C776E8" w:rsidRPr="0092682B">
          <w:rPr>
            <w:rFonts w:ascii="Times New Roman" w:hAnsi="Times New Roman" w:cs="Times New Roman"/>
            <w:i/>
            <w:sz w:val="20"/>
            <w:szCs w:val="20"/>
          </w:rPr>
          <w:t>b</w:t>
        </w:r>
        <w:r w:rsidR="00C776E8" w:rsidRPr="0092682B">
          <w:rPr>
            <w:rFonts w:ascii="Times New Roman" w:hAnsi="Times New Roman" w:cs="Times New Roman"/>
            <w:sz w:val="20"/>
            <w:szCs w:val="20"/>
            <w:vertAlign w:val="superscript"/>
          </w:rPr>
          <w:t>*</w:t>
        </w:r>
        <w:r w:rsidR="00C776E8">
          <w:rPr>
            <w:rFonts w:ascii="Times New Roman" w:hAnsi="Times New Roman" w:cs="Times New Roman"/>
            <w:sz w:val="20"/>
            <w:szCs w:val="20"/>
          </w:rPr>
          <w:t xml:space="preserve"> and </w:t>
        </w:r>
        <w:r w:rsidR="00C776E8" w:rsidRPr="0092682B">
          <w:rPr>
            <w:rFonts w:ascii="Times New Roman" w:hAnsi="Times New Roman" w:cs="Times New Roman"/>
            <w:i/>
            <w:sz w:val="20"/>
            <w:szCs w:val="20"/>
          </w:rPr>
          <w:t>L</w:t>
        </w:r>
        <w:r w:rsidR="00C776E8" w:rsidRPr="0092682B">
          <w:rPr>
            <w:rFonts w:ascii="Times New Roman" w:hAnsi="Times New Roman" w:cs="Times New Roman"/>
            <w:sz w:val="20"/>
            <w:szCs w:val="20"/>
            <w:vertAlign w:val="superscript"/>
          </w:rPr>
          <w:t>*</w:t>
        </w:r>
        <w:r w:rsidR="00C776E8" w:rsidRPr="0092682B">
          <w:rPr>
            <w:rFonts w:ascii="Times New Roman" w:hAnsi="Times New Roman" w:cs="Times New Roman"/>
            <w:i/>
            <w:sz w:val="20"/>
            <w:szCs w:val="20"/>
          </w:rPr>
          <w:t>C</w:t>
        </w:r>
        <w:r w:rsidR="00C776E8" w:rsidRPr="00701D00">
          <w:rPr>
            <w:rFonts w:ascii="Times New Roman" w:hAnsi="Times New Roman" w:cs="Times New Roman"/>
            <w:sz w:val="20"/>
            <w:szCs w:val="20"/>
            <w:vertAlign w:val="subscript"/>
          </w:rPr>
          <w:t>ab</w:t>
        </w:r>
        <w:r w:rsidR="00C776E8" w:rsidRPr="0092682B">
          <w:rPr>
            <w:rFonts w:ascii="Times New Roman" w:hAnsi="Times New Roman" w:cs="Times New Roman"/>
            <w:sz w:val="20"/>
            <w:szCs w:val="20"/>
            <w:vertAlign w:val="superscript"/>
          </w:rPr>
          <w:t>*</w:t>
        </w:r>
        <w:r w:rsidR="00C776E8">
          <w:rPr>
            <w:rFonts w:ascii="Times New Roman" w:hAnsi="Times New Roman" w:cs="Times New Roman"/>
            <w:sz w:val="20"/>
            <w:szCs w:val="20"/>
          </w:rPr>
          <w:t xml:space="preserve"> planes</w:t>
        </w:r>
        <w:r w:rsidR="00701D00">
          <w:rPr>
            <w:rFonts w:ascii="Times New Roman" w:hAnsi="Times New Roman" w:cs="Times New Roman"/>
            <w:sz w:val="20"/>
            <w:szCs w:val="20"/>
          </w:rPr>
          <w:t xml:space="preserve"> (Figures 1 and 10</w:t>
        </w:r>
        <w:r w:rsidR="00D1784F">
          <w:rPr>
            <w:rFonts w:ascii="Times New Roman" w:hAnsi="Times New Roman" w:cs="Times New Roman"/>
            <w:sz w:val="20"/>
            <w:szCs w:val="20"/>
          </w:rPr>
          <w:t>)</w:t>
        </w:r>
        <w:r w:rsidR="00C776E8">
          <w:rPr>
            <w:rFonts w:ascii="Times New Roman" w:hAnsi="Times New Roman" w:cs="Times New Roman"/>
            <w:sz w:val="20"/>
            <w:szCs w:val="20"/>
          </w:rPr>
          <w:t xml:space="preserve"> is a good way to </w:t>
        </w:r>
        <w:r w:rsidR="00B13360">
          <w:rPr>
            <w:rFonts w:ascii="Times New Roman" w:hAnsi="Times New Roman" w:cs="Times New Roman"/>
            <w:sz w:val="20"/>
            <w:szCs w:val="20"/>
          </w:rPr>
          <w:t xml:space="preserve">show the coverage of the lightness levels of models, to compare male and female skin colors, and to </w:t>
        </w:r>
        <w:r w:rsidR="00C776E8">
          <w:rPr>
            <w:rFonts w:ascii="Times New Roman" w:hAnsi="Times New Roman" w:cs="Times New Roman"/>
            <w:sz w:val="20"/>
            <w:szCs w:val="20"/>
          </w:rPr>
          <w:t xml:space="preserve">reveal the trend of color shift </w:t>
        </w:r>
        <w:r w:rsidR="0082375B" w:rsidRPr="00B13360">
          <w:rPr>
            <w:rFonts w:ascii="Times New Roman" w:hAnsi="Times New Roman" w:cs="Times New Roman"/>
            <w:sz w:val="20"/>
            <w:szCs w:val="20"/>
          </w:rPr>
          <w:t>between the measured and preferred skin colors.</w:t>
        </w:r>
        <w:r w:rsidR="0082375B">
          <w:rPr>
            <w:rFonts w:ascii="Times New Roman" w:hAnsi="Times New Roman" w:cs="Times New Roman"/>
            <w:sz w:val="20"/>
            <w:szCs w:val="20"/>
          </w:rPr>
          <w:t xml:space="preserve"> </w:t>
        </w:r>
        <w:r w:rsidR="00B13360">
          <w:rPr>
            <w:rFonts w:ascii="Times New Roman" w:hAnsi="Times New Roman" w:cs="Times New Roman"/>
            <w:sz w:val="20"/>
            <w:szCs w:val="20"/>
          </w:rPr>
          <w:t>For the latter, the</w:t>
        </w:r>
        <w:r w:rsidR="004754FB">
          <w:rPr>
            <w:rFonts w:ascii="Times New Roman" w:hAnsi="Times New Roman" w:cs="Times New Roman"/>
            <w:sz w:val="20"/>
            <w:szCs w:val="20"/>
          </w:rPr>
          <w:t xml:space="preserve"> present results </w:t>
        </w:r>
        <w:r w:rsidR="0082375B">
          <w:rPr>
            <w:rFonts w:ascii="Times New Roman" w:hAnsi="Times New Roman" w:cs="Times New Roman"/>
            <w:sz w:val="20"/>
            <w:szCs w:val="20"/>
          </w:rPr>
          <w:t xml:space="preserve">agreed well with earlier finding from Chinese and Japanese observers </w:t>
        </w:r>
        <w:r w:rsidR="005F2260">
          <w:rPr>
            <w:rFonts w:ascii="Times New Roman" w:hAnsi="Times New Roman" w:cs="Times New Roman"/>
            <w:sz w:val="20"/>
            <w:szCs w:val="20"/>
          </w:rPr>
          <w:fldChar w:fldCharType="begin"/>
        </w:r>
        <w:r w:rsidR="00215BA5">
          <w:rPr>
            <w:rFonts w:ascii="Times New Roman" w:hAnsi="Times New Roman" w:cs="Times New Roman"/>
            <w:sz w:val="20"/>
            <w:szCs w:val="20"/>
          </w:rPr>
          <w:instrText xml:space="preserve"> ADDIN EN.CITE &lt;EndNote&gt;&lt;Cite&gt;&lt;Author&gt;He&lt;/Author&gt;&lt;Year&gt;2024&lt;/Year&gt;&lt;RecNum&gt;6&lt;/RecNum&gt;&lt;DisplayText&gt;[18]&lt;/DisplayText&gt;&lt;record&gt;&lt;rec-number&gt;6&lt;/rec-number&gt;&lt;foreign-keys&gt;&lt;key app="EN" db-id="59p9xtxpk0tdf1eazsbvrzzxdefprsfptpsv" timestamp="1764817962"&gt;6&lt;/key&gt;&lt;/foreign-keys&gt;&lt;ref-type name="Journal Article"&gt;17&lt;/ref-type&gt;&lt;contributors&gt;&lt;authors&gt;&lt;author&gt;He, Y.&lt;/author&gt;&lt;author&gt;Sato, H.&lt;/author&gt;&lt;author&gt;Mizokami, Y.&lt;/author&gt;&lt;/authors&gt;&lt;/contributors&gt;&lt;auth-address&gt;Graduate School of Science and Engineering, Chiba University, Chiba, Japan. RINGGOLD: 12737&amp;#xD;Faculty of Informatics, Graduate School of Informatics, Chiba University, Chiba, Japan.&lt;/auth-address&gt;&lt;titles&gt;&lt;title&gt;Cross-cultural comparison of the influence of skin-color change on facial impressions&lt;/title&gt;&lt;secondary-title&gt;Iperception&lt;/secondary-title&gt;&lt;/titles&gt;&lt;periodical&gt;&lt;full-title&gt;Iperception&lt;/full-title&gt;&lt;/periodical&gt;&lt;pages&gt;e20416695241288032&lt;/pages&gt;&lt;volume&gt;15&lt;/volume&gt;&lt;number&gt;5&lt;/number&gt;&lt;edition&gt;20241024&lt;/edition&gt;&lt;keywords&gt;&lt;keyword&gt;cultural differences&lt;/keyword&gt;&lt;keyword&gt;face perception&lt;/keyword&gt;&lt;keyword&gt;facial impression&lt;/keyword&gt;&lt;keyword&gt;skin color&lt;/keyword&gt;&lt;/keywords&gt;&lt;dates&gt;&lt;year&gt;2024&lt;/year&gt;&lt;pub-dates&gt;&lt;date&gt;Sep-Oct&lt;/date&gt;&lt;/pub-dates&gt;&lt;/dates&gt;&lt;isbn&gt;2041-6695&lt;/isbn&gt;&lt;accession-num&gt;39483502&lt;/accession-num&gt;&lt;urls&gt;&lt;/urls&gt;&lt;custom1&gt;The author(s) declared no potential conflicts of interest with respect to the research, authorship, and/or publication of this article.&lt;/custom1&gt;&lt;custom2&gt;PMC11526185&lt;/custom2&gt;&lt;electronic-resource-num&gt;10.1177/20416695241288032&lt;/electronic-resource-num&gt;&lt;remote-database-provider&gt;NLM&lt;/remote-database-provider&gt;&lt;language&gt;eng&lt;/language&gt;&lt;/record&gt;&lt;/Cite&gt;&lt;/EndNote&gt;</w:instrText>
        </w:r>
        <w:r w:rsidR="005F2260">
          <w:rPr>
            <w:rFonts w:ascii="Times New Roman" w:hAnsi="Times New Roman" w:cs="Times New Roman"/>
            <w:sz w:val="20"/>
            <w:szCs w:val="20"/>
          </w:rPr>
          <w:fldChar w:fldCharType="separate"/>
        </w:r>
        <w:r w:rsidR="00215BA5">
          <w:rPr>
            <w:rFonts w:ascii="Times New Roman" w:hAnsi="Times New Roman" w:cs="Times New Roman"/>
            <w:noProof/>
            <w:sz w:val="20"/>
            <w:szCs w:val="20"/>
          </w:rPr>
          <w:t>[18]</w:t>
        </w:r>
        <w:r w:rsidR="005F2260">
          <w:rPr>
            <w:rFonts w:ascii="Times New Roman" w:hAnsi="Times New Roman" w:cs="Times New Roman"/>
            <w:sz w:val="20"/>
            <w:szCs w:val="20"/>
          </w:rPr>
          <w:fldChar w:fldCharType="end"/>
        </w:r>
        <w:r w:rsidR="00D97B71">
          <w:rPr>
            <w:rFonts w:ascii="Times New Roman" w:hAnsi="Times New Roman" w:cs="Times New Roman"/>
            <w:sz w:val="20"/>
            <w:szCs w:val="20"/>
          </w:rPr>
          <w:t xml:space="preserve">, i.e. </w:t>
        </w:r>
        <w:r w:rsidR="000766D9" w:rsidRPr="00805397">
          <w:rPr>
            <w:rFonts w:ascii="Times New Roman" w:hAnsi="Times New Roman" w:cs="Times New Roman"/>
            <w:sz w:val="20"/>
            <w:szCs w:val="20"/>
          </w:rPr>
          <w:t xml:space="preserve">Chinese observers preferred skin colors to be reddish hue for all ethnicities, more vivid (brighter and more colorful) for the Caucasian and Asian ethnicities. </w:t>
        </w:r>
      </w:ins>
    </w:p>
    <w:p w14:paraId="6F29FAD7" w14:textId="3BD817E7" w:rsidR="006F7225" w:rsidRPr="00F7590B" w:rsidRDefault="00F7590B" w:rsidP="0092682B">
      <w:pPr>
        <w:pStyle w:val="08SectionHeader2"/>
        <w:outlineLvl w:val="1"/>
        <w:rPr>
          <w:ins w:id="3108" w:author="秦蓓嘉" w:date="2026-04-12T19:27:00Z"/>
          <w:b/>
        </w:rPr>
      </w:pPr>
      <w:ins w:id="3109" w:author="秦蓓嘉" w:date="2026-04-12T19:27:00Z">
        <w:r>
          <w:rPr>
            <w:b/>
          </w:rPr>
          <w:t xml:space="preserve">Preferred skin colors between </w:t>
        </w:r>
        <w:r w:rsidR="006F7225" w:rsidRPr="00F7590B">
          <w:rPr>
            <w:b/>
          </w:rPr>
          <w:t xml:space="preserve">6-10 impressions </w:t>
        </w:r>
      </w:ins>
    </w:p>
    <w:p w14:paraId="5E9B6191" w14:textId="22F8C6B6" w:rsidR="000766D9" w:rsidRPr="00805397" w:rsidRDefault="005F2260" w:rsidP="000766D9">
      <w:pPr>
        <w:pStyle w:val="10BodySubsequentParagraph"/>
        <w:ind w:firstLine="0"/>
        <w:rPr>
          <w:ins w:id="3110" w:author="秦蓓嘉" w:date="2026-04-12T19:27:00Z"/>
        </w:rPr>
      </w:pPr>
      <w:ins w:id="3111" w:author="秦蓓嘉" w:date="2026-04-12T19:27:00Z">
        <w:r>
          <w:t>I</w:t>
        </w:r>
        <w:r w:rsidR="000766D9" w:rsidRPr="00805397">
          <w:t xml:space="preserve">t can be found the trends of impression skin colors are quite consistent between all 4 ethnicities. They can be divided into three groups, </w:t>
        </w:r>
        <w:r w:rsidR="00134E36">
          <w:rPr>
            <w:lang w:eastAsia="zh-CN"/>
          </w:rPr>
          <w:t xml:space="preserve">(a) </w:t>
        </w:r>
        <w:r w:rsidR="000766D9" w:rsidRPr="00805397">
          <w:t xml:space="preserve">Preference and attractive, </w:t>
        </w:r>
        <w:r w:rsidR="00134E36">
          <w:t xml:space="preserve">(b) </w:t>
        </w:r>
        <w:r w:rsidR="000766D9" w:rsidRPr="00805397">
          <w:t xml:space="preserve">Healthy and cooperative, </w:t>
        </w:r>
        <w:r w:rsidR="00134E36">
          <w:t xml:space="preserve">(c) </w:t>
        </w:r>
        <w:r w:rsidR="000766D9" w:rsidRPr="00805397">
          <w:t xml:space="preserve">Young and feminine are in the same group. Each group has very similar skin centers. </w:t>
        </w:r>
        <w:r w:rsidR="00D22852">
          <w:t>Th</w:t>
        </w:r>
        <w:r w:rsidR="00820074">
          <w:t>e</w:t>
        </w:r>
        <w:r w:rsidR="00D22852">
          <w:t>se results are similar to those found by Liu et al</w:t>
        </w:r>
        <w:r w:rsidR="00A603C5">
          <w:t>.</w:t>
        </w:r>
        <w:r w:rsidR="00D22852">
          <w:t xml:space="preserve"> </w:t>
        </w:r>
        <w:r w:rsidR="00A603C5">
          <w:t xml:space="preserve">[18] </w:t>
        </w:r>
        <w:r w:rsidR="00D22852">
          <w:t>and Wang et al</w:t>
        </w:r>
        <w:r w:rsidR="00A603C5">
          <w:t>. [17].</w:t>
        </w:r>
        <w:r w:rsidR="000766D9" w:rsidRPr="00805397">
          <w:t xml:space="preserve"> </w:t>
        </w:r>
      </w:ins>
    </w:p>
    <w:p w14:paraId="09FAEA79" w14:textId="77777777" w:rsidR="000766D9" w:rsidRPr="00F7590B" w:rsidRDefault="000766D9" w:rsidP="000766D9">
      <w:pPr>
        <w:pStyle w:val="10BodySubsequentParagraph"/>
        <w:rPr>
          <w:ins w:id="3112" w:author="秦蓓嘉" w:date="2026-04-12T19:27:00Z"/>
          <w:b/>
        </w:rPr>
      </w:pPr>
    </w:p>
    <w:p w14:paraId="3FB2998C" w14:textId="62110D81" w:rsidR="00F7590B" w:rsidRPr="00F7590B" w:rsidRDefault="00F7590B" w:rsidP="0092682B">
      <w:pPr>
        <w:pStyle w:val="08SectionHeader2"/>
        <w:outlineLvl w:val="1"/>
        <w:rPr>
          <w:ins w:id="3113" w:author="秦蓓嘉" w:date="2026-04-12T19:27:00Z"/>
          <w:b/>
        </w:rPr>
      </w:pPr>
      <w:ins w:id="3114" w:author="秦蓓嘉" w:date="2026-04-12T19:27:00Z">
        <w:r w:rsidRPr="00F7590B">
          <w:rPr>
            <w:b/>
          </w:rPr>
          <w:t xml:space="preserve">Preferred </w:t>
        </w:r>
        <w:r w:rsidR="00C06C66">
          <w:rPr>
            <w:b/>
          </w:rPr>
          <w:t xml:space="preserve">skin </w:t>
        </w:r>
        <w:r w:rsidRPr="00F7590B">
          <w:rPr>
            <w:b/>
          </w:rPr>
          <w:t xml:space="preserve">colors under 35 scenes </w:t>
        </w:r>
      </w:ins>
    </w:p>
    <w:p w14:paraId="7A01C705" w14:textId="2D4E619E" w:rsidR="000766D9" w:rsidRDefault="00455488" w:rsidP="000766D9">
      <w:pPr>
        <w:pStyle w:val="10BodySubsequentParagraph"/>
        <w:ind w:firstLine="0"/>
        <w:rPr>
          <w:ins w:id="3115" w:author="秦蓓嘉" w:date="2026-04-12T19:27:00Z"/>
        </w:rPr>
      </w:pPr>
      <w:ins w:id="3116" w:author="秦蓓嘉" w:date="2026-04-12T19:27:00Z">
        <w:r>
          <w:t>The</w:t>
        </w:r>
        <w:r w:rsidR="000766D9" w:rsidRPr="00805397">
          <w:t xml:space="preserve"> preferred skin colors </w:t>
        </w:r>
        <w:r>
          <w:t xml:space="preserve">were analyzed </w:t>
        </w:r>
        <w:r w:rsidR="000766D9" w:rsidRPr="00805397">
          <w:t xml:space="preserve">under all 35 scenes. Three </w:t>
        </w:r>
        <w:r w:rsidR="001C2C06">
          <w:t xml:space="preserve">distinct </w:t>
        </w:r>
        <w:r w:rsidR="000766D9" w:rsidRPr="00805397">
          <w:t xml:space="preserve">trends </w:t>
        </w:r>
        <w:r>
          <w:t xml:space="preserve">of color shifts </w:t>
        </w:r>
        <w:r w:rsidR="000766D9" w:rsidRPr="00805397">
          <w:t xml:space="preserve">were </w:t>
        </w:r>
        <w:r>
          <w:t>identified. The first</w:t>
        </w:r>
        <w:r w:rsidR="000766D9" w:rsidRPr="00805397">
          <w:t xml:space="preserve"> is</w:t>
        </w:r>
        <w:r>
          <w:t xml:space="preserve"> for</w:t>
        </w:r>
        <w:r w:rsidR="000766D9" w:rsidRPr="00805397">
          <w:t xml:space="preserve"> outdoor </w:t>
        </w:r>
        <w:r>
          <w:t>scenes</w:t>
        </w:r>
        <w:r w:rsidR="000766D9" w:rsidRPr="00805397">
          <w:t>, all the color</w:t>
        </w:r>
        <w:r w:rsidR="00820074">
          <w:t xml:space="preserve"> center</w:t>
        </w:r>
        <w:r w:rsidR="000766D9" w:rsidRPr="00805397">
          <w:t xml:space="preserve">s having </w:t>
        </w:r>
        <w:r w:rsidR="00435969">
          <w:t>more or less same redder hue angle than the other scenes</w:t>
        </w:r>
        <w:r w:rsidR="000766D9" w:rsidRPr="00805397">
          <w:t xml:space="preserve">.  They varied according to the </w:t>
        </w:r>
        <w:r w:rsidR="00435969">
          <w:t>light</w:t>
        </w:r>
        <w:r w:rsidR="001C2C06">
          <w:t xml:space="preserve"> illuminating</w:t>
        </w:r>
        <w:r w:rsidR="00435969">
          <w:t xml:space="preserve"> to the face, i.e., from front-lit</w:t>
        </w:r>
        <w:r w:rsidR="00820074">
          <w:t>,</w:t>
        </w:r>
        <w:r w:rsidR="00820074" w:rsidRPr="00820074">
          <w:t xml:space="preserve"> </w:t>
        </w:r>
        <w:r w:rsidR="00820074">
          <w:t>side-lit</w:t>
        </w:r>
        <w:r w:rsidR="00435969">
          <w:t xml:space="preserve"> to back-lit</w:t>
        </w:r>
        <w:r w:rsidR="000766D9" w:rsidRPr="00805397">
          <w:t xml:space="preserve"> </w:t>
        </w:r>
        <w:r w:rsidR="00820074">
          <w:t>scenes</w:t>
        </w:r>
        <w:r w:rsidR="000766D9" w:rsidRPr="00805397">
          <w:t xml:space="preserve">. </w:t>
        </w:r>
        <w:r w:rsidR="00820074">
          <w:t>The second</w:t>
        </w:r>
        <w:r w:rsidR="000766D9" w:rsidRPr="00805397">
          <w:t xml:space="preserve"> trend is for the indoor scenes vary largely from reddish higher chroma to yellowish lower chroma colors </w:t>
        </w:r>
        <w:r w:rsidR="00435969">
          <w:t xml:space="preserve">from </w:t>
        </w:r>
        <w:r w:rsidR="00435969" w:rsidRPr="00805397">
          <w:t xml:space="preserve">3000K to 6000K </w:t>
        </w:r>
        <w:r w:rsidR="000766D9" w:rsidRPr="00805397">
          <w:t>respectively</w:t>
        </w:r>
        <w:r w:rsidR="00435969">
          <w:t xml:space="preserve">, while </w:t>
        </w:r>
        <w:r w:rsidR="000766D9" w:rsidRPr="00805397">
          <w:t>the prefer</w:t>
        </w:r>
        <w:r w:rsidR="00820074">
          <w:t>red</w:t>
        </w:r>
        <w:r w:rsidR="000766D9" w:rsidRPr="00805397">
          <w:t xml:space="preserve"> colors are less colorful in high CCT. </w:t>
        </w:r>
        <w:r w:rsidR="00820074">
          <w:t>The l</w:t>
        </w:r>
        <w:r w:rsidR="000766D9" w:rsidRPr="00805397">
          <w:t>ast</w:t>
        </w:r>
        <w:r w:rsidR="00435969">
          <w:t xml:space="preserve"> trend </w:t>
        </w:r>
        <w:r w:rsidR="000766D9" w:rsidRPr="00805397">
          <w:t xml:space="preserve">is </w:t>
        </w:r>
        <w:r w:rsidR="00820074">
          <w:t xml:space="preserve">that regarding </w:t>
        </w:r>
        <w:r w:rsidR="000766D9" w:rsidRPr="00805397">
          <w:t>the 21 studio lightings</w:t>
        </w:r>
        <w:r w:rsidR="00820074">
          <w:t>,</w:t>
        </w:r>
        <w:r w:rsidR="000766D9" w:rsidRPr="00805397">
          <w:t xml:space="preserve"> </w:t>
        </w:r>
        <w:r w:rsidR="00820074">
          <w:t>t</w:t>
        </w:r>
        <w:r w:rsidR="000766D9" w:rsidRPr="00805397">
          <w:t xml:space="preserve">he results are converged to </w:t>
        </w:r>
        <w:r w:rsidR="00435969">
          <w:t>a small cluster</w:t>
        </w:r>
        <w:r w:rsidR="000766D9" w:rsidRPr="00805397">
          <w:t xml:space="preserve"> from CCTs of 4000 to 8000K regions except for few 3</w:t>
        </w:r>
        <w:r w:rsidR="001C2C06">
          <w:t>000</w:t>
        </w:r>
        <w:r w:rsidR="000766D9" w:rsidRPr="00805397">
          <w:t xml:space="preserve">K CCT and low </w:t>
        </w:r>
        <w:r w:rsidR="00820074">
          <w:t>illuminance</w:t>
        </w:r>
        <w:r w:rsidR="000766D9" w:rsidRPr="00805397">
          <w:t xml:space="preserve"> level.</w:t>
        </w:r>
      </w:ins>
    </w:p>
    <w:p w14:paraId="341D4BA6" w14:textId="77777777" w:rsidR="00C06C66" w:rsidRPr="00805397" w:rsidRDefault="00C06C66" w:rsidP="000766D9">
      <w:pPr>
        <w:pStyle w:val="10BodySubsequentParagraph"/>
        <w:ind w:firstLine="0"/>
        <w:rPr>
          <w:ins w:id="3117" w:author="秦蓓嘉" w:date="2026-04-12T19:27:00Z"/>
        </w:rPr>
      </w:pPr>
    </w:p>
    <w:p w14:paraId="619AD783" w14:textId="0F7A4C5F" w:rsidR="00C06C66" w:rsidRPr="0092682B" w:rsidRDefault="00F7590B" w:rsidP="0092682B">
      <w:pPr>
        <w:pStyle w:val="08SectionHeader2"/>
        <w:outlineLvl w:val="1"/>
        <w:rPr>
          <w:ins w:id="3118" w:author="秦蓓嘉" w:date="2026-04-12T19:27:00Z"/>
          <w:b/>
        </w:rPr>
      </w:pPr>
      <w:ins w:id="3119" w:author="秦蓓嘉" w:date="2026-04-12T19:27:00Z">
        <w:r w:rsidRPr="0092682B">
          <w:rPr>
            <w:b/>
          </w:rPr>
          <w:t>Preferred colors between stranger and acquaintance observer groups</w:t>
        </w:r>
      </w:ins>
    </w:p>
    <w:p w14:paraId="313D0B52" w14:textId="501D26B1" w:rsidR="000766D9" w:rsidRPr="00C06C66" w:rsidRDefault="000766D9" w:rsidP="00C06C66">
      <w:pPr>
        <w:shd w:val="clear" w:color="auto" w:fill="FFFFFF"/>
        <w:jc w:val="both"/>
        <w:rPr>
          <w:ins w:id="3120" w:author="秦蓓嘉" w:date="2026-04-12T19:27:00Z"/>
          <w:rFonts w:ascii="Times New Roman" w:eastAsia="Times New Roman" w:hAnsi="Times New Roman" w:cs="Times New Roman"/>
          <w:b/>
          <w:color w:val="0F1115"/>
          <w:sz w:val="20"/>
          <w:szCs w:val="20"/>
          <w:lang w:eastAsia="zh-CN"/>
        </w:rPr>
      </w:pPr>
      <w:ins w:id="3121" w:author="秦蓓嘉" w:date="2026-04-12T19:27:00Z">
        <w:r w:rsidRPr="00805397">
          <w:rPr>
            <w:rFonts w:ascii="Times New Roman" w:eastAsia="Times New Roman" w:hAnsi="Times New Roman" w:cs="Times New Roman"/>
            <w:color w:val="0F1115"/>
            <w:sz w:val="20"/>
            <w:szCs w:val="20"/>
            <w:lang w:eastAsia="zh-CN"/>
          </w:rPr>
          <w:t xml:space="preserve">The present results also revealed a difference between the stranger and acquaintance observer groups. </w:t>
        </w:r>
        <w:r w:rsidR="0015711F">
          <w:rPr>
            <w:rFonts w:ascii="Times New Roman" w:eastAsia="Times New Roman" w:hAnsi="Times New Roman" w:cs="Times New Roman"/>
            <w:color w:val="0F1115"/>
            <w:sz w:val="20"/>
            <w:szCs w:val="20"/>
            <w:lang w:eastAsia="zh-CN"/>
          </w:rPr>
          <w:t xml:space="preserve">This is </w:t>
        </w:r>
        <w:r w:rsidR="00820074">
          <w:rPr>
            <w:rFonts w:ascii="Times New Roman" w:eastAsia="Times New Roman" w:hAnsi="Times New Roman" w:cs="Times New Roman"/>
            <w:color w:val="0F1115"/>
            <w:sz w:val="20"/>
            <w:szCs w:val="20"/>
            <w:lang w:eastAsia="zh-CN"/>
          </w:rPr>
          <w:t xml:space="preserve">in </w:t>
        </w:r>
        <w:r w:rsidR="0015711F">
          <w:rPr>
            <w:rFonts w:ascii="Times New Roman" w:eastAsia="Times New Roman" w:hAnsi="Times New Roman" w:cs="Times New Roman"/>
            <w:color w:val="0F1115"/>
            <w:sz w:val="20"/>
            <w:szCs w:val="20"/>
            <w:lang w:eastAsia="zh-CN"/>
          </w:rPr>
          <w:t xml:space="preserve">accordance with our hypothesis that </w:t>
        </w:r>
        <w:r w:rsidR="0015711F" w:rsidRPr="0015711F">
          <w:rPr>
            <w:rFonts w:ascii="Times New Roman" w:eastAsia="Times New Roman" w:hAnsi="Times New Roman" w:cs="Times New Roman"/>
            <w:color w:val="0F1115"/>
            <w:sz w:val="20"/>
            <w:szCs w:val="20"/>
            <w:lang w:eastAsia="zh-CN"/>
          </w:rPr>
          <w:t xml:space="preserve">the familiarity between the model and the observers </w:t>
        </w:r>
        <w:r w:rsidR="0015711F">
          <w:rPr>
            <w:rFonts w:ascii="Times New Roman" w:eastAsia="Times New Roman" w:hAnsi="Times New Roman" w:cs="Times New Roman"/>
            <w:color w:val="0F1115"/>
            <w:sz w:val="20"/>
            <w:szCs w:val="20"/>
            <w:lang w:eastAsia="zh-CN"/>
          </w:rPr>
          <w:t>can</w:t>
        </w:r>
        <w:r w:rsidR="0015711F" w:rsidRPr="0015711F">
          <w:rPr>
            <w:rFonts w:ascii="Times New Roman" w:eastAsia="Times New Roman" w:hAnsi="Times New Roman" w:cs="Times New Roman"/>
            <w:color w:val="0F1115"/>
            <w:sz w:val="20"/>
            <w:szCs w:val="20"/>
            <w:lang w:eastAsia="zh-CN"/>
          </w:rPr>
          <w:t xml:space="preserve"> influence the relationship between facial impressions and skin colors</w:t>
        </w:r>
        <w:r w:rsidR="0015711F">
          <w:rPr>
            <w:rFonts w:ascii="Times New Roman" w:eastAsia="Times New Roman" w:hAnsi="Times New Roman" w:cs="Times New Roman"/>
            <w:color w:val="0F1115"/>
            <w:sz w:val="20"/>
            <w:szCs w:val="20"/>
            <w:lang w:eastAsia="zh-CN"/>
          </w:rPr>
          <w:t xml:space="preserve">. </w:t>
        </w:r>
        <w:r w:rsidRPr="00805397">
          <w:rPr>
            <w:rFonts w:ascii="Times New Roman" w:eastAsia="Times New Roman" w:hAnsi="Times New Roman" w:cs="Times New Roman"/>
            <w:color w:val="0F1115"/>
            <w:sz w:val="20"/>
            <w:szCs w:val="20"/>
            <w:lang w:eastAsia="zh-CN"/>
          </w:rPr>
          <w:t>The former’s preferred skin colors are consistently redder than those of the latter.</w:t>
        </w:r>
        <w:r w:rsidR="00455488">
          <w:rPr>
            <w:rFonts w:ascii="Times New Roman" w:eastAsia="Times New Roman" w:hAnsi="Times New Roman" w:cs="Times New Roman"/>
            <w:color w:val="0F1115"/>
            <w:sz w:val="20"/>
            <w:szCs w:val="20"/>
            <w:lang w:eastAsia="zh-CN"/>
          </w:rPr>
          <w:t xml:space="preserve"> </w:t>
        </w:r>
        <w:r w:rsidR="0015711F">
          <w:rPr>
            <w:rFonts w:ascii="Times New Roman" w:eastAsia="Times New Roman" w:hAnsi="Times New Roman" w:cs="Times New Roman"/>
            <w:color w:val="0F1115"/>
            <w:sz w:val="20"/>
            <w:szCs w:val="20"/>
            <w:lang w:eastAsia="zh-CN"/>
          </w:rPr>
          <w:t xml:space="preserve">Which means, the </w:t>
        </w:r>
        <w:r w:rsidR="00D102CE">
          <w:rPr>
            <w:rFonts w:ascii="Times New Roman" w:eastAsia="Times New Roman" w:hAnsi="Times New Roman" w:cs="Times New Roman"/>
            <w:color w:val="0F1115"/>
            <w:sz w:val="20"/>
            <w:szCs w:val="20"/>
            <w:lang w:eastAsia="zh-CN"/>
          </w:rPr>
          <w:t xml:space="preserve">strangers’ preferred skin color is more close to the original skin colors of the models, as </w:t>
        </w:r>
        <w:r w:rsidR="00D102CE">
          <w:rPr>
            <w:rFonts w:ascii="Times New Roman" w:eastAsia="Times New Roman" w:hAnsi="Times New Roman" w:cs="Times New Roman"/>
            <w:color w:val="0F1115"/>
            <w:sz w:val="20"/>
            <w:szCs w:val="20"/>
            <w:lang w:eastAsia="zh-CN"/>
          </w:rPr>
          <w:fldChar w:fldCharType="begin"/>
        </w:r>
        <w:r w:rsidR="00D102CE">
          <w:rPr>
            <w:rFonts w:ascii="Times New Roman" w:eastAsia="Times New Roman" w:hAnsi="Times New Roman" w:cs="Times New Roman"/>
            <w:color w:val="0F1115"/>
            <w:sz w:val="20"/>
            <w:szCs w:val="20"/>
            <w:lang w:eastAsia="zh-CN"/>
          </w:rPr>
          <w:instrText xml:space="preserve"> REF _Ref224738931 \h  \* MERGEFORMAT </w:instrText>
        </w:r>
        <w:r w:rsidR="00D102CE">
          <w:rPr>
            <w:rFonts w:ascii="Times New Roman" w:eastAsia="Times New Roman" w:hAnsi="Times New Roman" w:cs="Times New Roman"/>
            <w:color w:val="0F1115"/>
            <w:sz w:val="20"/>
            <w:szCs w:val="20"/>
            <w:lang w:eastAsia="zh-CN"/>
          </w:rPr>
        </w:r>
        <w:r w:rsidR="00D102CE">
          <w:rPr>
            <w:rFonts w:ascii="Times New Roman" w:eastAsia="Times New Roman" w:hAnsi="Times New Roman" w:cs="Times New Roman"/>
            <w:color w:val="0F1115"/>
            <w:sz w:val="20"/>
            <w:szCs w:val="20"/>
            <w:lang w:eastAsia="zh-CN"/>
          </w:rPr>
          <w:fldChar w:fldCharType="separate"/>
        </w:r>
        <w:r w:rsidR="00D102CE" w:rsidRPr="0092682B">
          <w:rPr>
            <w:rFonts w:ascii="Times New Roman" w:eastAsia="Times New Roman" w:hAnsi="Times New Roman" w:cs="Times New Roman"/>
            <w:color w:val="0F1115"/>
            <w:sz w:val="20"/>
            <w:szCs w:val="20"/>
            <w:lang w:eastAsia="zh-CN"/>
          </w:rPr>
          <w:t>Figure 10</w:t>
        </w:r>
        <w:r w:rsidR="00D102CE">
          <w:rPr>
            <w:rFonts w:ascii="Times New Roman" w:eastAsia="Times New Roman" w:hAnsi="Times New Roman" w:cs="Times New Roman"/>
            <w:color w:val="0F1115"/>
            <w:sz w:val="20"/>
            <w:szCs w:val="20"/>
            <w:lang w:eastAsia="zh-CN"/>
          </w:rPr>
          <w:fldChar w:fldCharType="end"/>
        </w:r>
        <w:r w:rsidR="00D102CE">
          <w:rPr>
            <w:rFonts w:ascii="Times New Roman" w:eastAsia="Times New Roman" w:hAnsi="Times New Roman" w:cs="Times New Roman"/>
            <w:color w:val="0F1115"/>
            <w:sz w:val="20"/>
            <w:szCs w:val="20"/>
            <w:lang w:eastAsia="zh-CN"/>
          </w:rPr>
          <w:t xml:space="preserve"> have shown that the original skin colors of the models are more yellowish than the preferred ones. This mechanism beneath this phenomenon might be that according to the studies of </w:t>
        </w:r>
        <w:r w:rsidR="00054325" w:rsidRPr="00054325">
          <w:rPr>
            <w:rFonts w:ascii="Times New Roman" w:eastAsia="Times New Roman" w:hAnsi="Times New Roman" w:cs="Times New Roman"/>
            <w:color w:val="0F1115"/>
            <w:sz w:val="20"/>
            <w:szCs w:val="20"/>
            <w:lang w:eastAsia="zh-CN"/>
          </w:rPr>
          <w:t>Hasantash</w:t>
        </w:r>
        <w:r w:rsidR="00054325">
          <w:rPr>
            <w:rFonts w:ascii="Times New Roman" w:eastAsia="Times New Roman" w:hAnsi="Times New Roman" w:cs="Times New Roman"/>
            <w:color w:val="0F1115"/>
            <w:sz w:val="20"/>
            <w:szCs w:val="20"/>
            <w:lang w:eastAsia="zh-CN"/>
          </w:rPr>
          <w:t xml:space="preserve"> </w:t>
        </w:r>
        <w:r w:rsidR="00D102CE">
          <w:rPr>
            <w:rFonts w:ascii="Times New Roman" w:eastAsia="Times New Roman" w:hAnsi="Times New Roman" w:cs="Times New Roman"/>
            <w:color w:val="0F1115"/>
            <w:sz w:val="20"/>
            <w:szCs w:val="20"/>
            <w:lang w:eastAsia="zh-CN"/>
          </w:rPr>
          <w:fldChar w:fldCharType="begin"/>
        </w:r>
        <w:r w:rsidR="00215BA5">
          <w:rPr>
            <w:rFonts w:ascii="Times New Roman" w:eastAsia="Times New Roman" w:hAnsi="Times New Roman" w:cs="Times New Roman"/>
            <w:color w:val="0F1115"/>
            <w:sz w:val="20"/>
            <w:szCs w:val="20"/>
            <w:lang w:eastAsia="zh-CN"/>
          </w:rPr>
          <w:instrText xml:space="preserve"> ADDIN EN.CITE &lt;EndNote&gt;&lt;Cite&gt;&lt;Author&gt;Hasantash&lt;/Author&gt;&lt;Year&gt;2019&lt;/Year&gt;&lt;RecNum&gt;113&lt;/RecNum&gt;&lt;DisplayText&gt;[36]&lt;/DisplayText&gt;&lt;record&gt;&lt;rec-number&gt;113&lt;/rec-number&gt;&lt;foreign-keys&gt;&lt;key app="EN" db-id="59p9xtxpk0tdf1eazsbvrzzxdefprsfptpsv" timestamp="1775821811"&gt;113&lt;/key&gt;&lt;/foreign-keys&gt;&lt;ref-type name="Journal Article"&gt;17&lt;/ref-type&gt;&lt;contributors&gt;&lt;authors&gt;&lt;author&gt;Hasantash, Maryam&lt;/author&gt;&lt;author&gt;Lafer-Sousa, Rosa&lt;/author&gt;&lt;author&gt;Afraz, Arash&lt;/author&gt;&lt;author&gt;Conway, Bevil R.&lt;/author&gt;&lt;/authors&gt;&lt;/contributors&gt;&lt;titles&gt;&lt;title&gt;Paradoxical impact of memory on color appearance of faces&lt;/title&gt;&lt;secondary-title&gt;Nature Communications&lt;/secondary-title&gt;&lt;/titles&gt;&lt;periodical&gt;&lt;full-title&gt;Nature Communications&lt;/full-title&gt;&lt;/periodical&gt;&lt;pages&gt;3010&lt;/pages&gt;&lt;volume&gt;10&lt;/volume&gt;&lt;number&gt;1&lt;/number&gt;&lt;dates&gt;&lt;year&gt;2019&lt;/year&gt;&lt;pub-dates&gt;&lt;date&gt;2019/07/08&lt;/date&gt;&lt;/pub-dates&gt;&lt;/dates&gt;&lt;isbn&gt;2041-1723&lt;/isbn&gt;&lt;urls&gt;&lt;related-urls&gt;&lt;url&gt;https://doi.org/10.1038/s41467-019-10073-8&lt;/url&gt;&lt;/related-urls&gt;&lt;/urls&gt;&lt;electronic-resource-num&gt;10.1038/s41467-019-10073-8&lt;/electronic-resource-num&gt;&lt;/record&gt;&lt;/Cite&gt;&lt;/EndNote&gt;</w:instrText>
        </w:r>
        <w:r w:rsidR="00D102CE">
          <w:rPr>
            <w:rFonts w:ascii="Times New Roman" w:eastAsia="Times New Roman" w:hAnsi="Times New Roman" w:cs="Times New Roman"/>
            <w:color w:val="0F1115"/>
            <w:sz w:val="20"/>
            <w:szCs w:val="20"/>
            <w:lang w:eastAsia="zh-CN"/>
          </w:rPr>
          <w:fldChar w:fldCharType="separate"/>
        </w:r>
        <w:r w:rsidR="00215BA5">
          <w:rPr>
            <w:rFonts w:ascii="Times New Roman" w:eastAsia="Times New Roman" w:hAnsi="Times New Roman" w:cs="Times New Roman"/>
            <w:noProof/>
            <w:color w:val="0F1115"/>
            <w:sz w:val="20"/>
            <w:szCs w:val="20"/>
            <w:lang w:eastAsia="zh-CN"/>
          </w:rPr>
          <w:t>[36]</w:t>
        </w:r>
        <w:r w:rsidR="00D102CE">
          <w:rPr>
            <w:rFonts w:ascii="Times New Roman" w:eastAsia="Times New Roman" w:hAnsi="Times New Roman" w:cs="Times New Roman"/>
            <w:color w:val="0F1115"/>
            <w:sz w:val="20"/>
            <w:szCs w:val="20"/>
            <w:lang w:eastAsia="zh-CN"/>
          </w:rPr>
          <w:fldChar w:fldCharType="end"/>
        </w:r>
        <w:r w:rsidR="00054325">
          <w:rPr>
            <w:rFonts w:ascii="Times New Roman" w:eastAsia="Times New Roman" w:hAnsi="Times New Roman" w:cs="Times New Roman"/>
            <w:color w:val="0F1115"/>
            <w:sz w:val="20"/>
            <w:szCs w:val="20"/>
            <w:lang w:eastAsia="zh-CN"/>
          </w:rPr>
          <w:t>,</w:t>
        </w:r>
        <w:r w:rsidR="00D102CE">
          <w:rPr>
            <w:rFonts w:ascii="Times New Roman" w:eastAsia="Times New Roman" w:hAnsi="Times New Roman" w:cs="Times New Roman"/>
            <w:color w:val="0F1115"/>
            <w:sz w:val="20"/>
            <w:szCs w:val="20"/>
            <w:lang w:eastAsia="zh-CN"/>
          </w:rPr>
          <w:t xml:space="preserve"> </w:t>
        </w:r>
        <w:r w:rsidR="00054325">
          <w:rPr>
            <w:rFonts w:ascii="Times New Roman" w:eastAsia="Times New Roman" w:hAnsi="Times New Roman" w:cs="Times New Roman"/>
            <w:color w:val="0F1115"/>
            <w:sz w:val="20"/>
            <w:szCs w:val="20"/>
            <w:lang w:eastAsia="zh-CN"/>
          </w:rPr>
          <w:t>when</w:t>
        </w:r>
        <w:r w:rsidR="00D102CE" w:rsidRPr="00D102CE">
          <w:rPr>
            <w:rFonts w:ascii="Times New Roman" w:eastAsia="Times New Roman" w:hAnsi="Times New Roman" w:cs="Times New Roman"/>
            <w:color w:val="0F1115"/>
            <w:sz w:val="20"/>
            <w:szCs w:val="20"/>
            <w:lang w:eastAsia="zh-CN"/>
          </w:rPr>
          <w:t xml:space="preserve"> the brain’s prior expectation of skin color</w:t>
        </w:r>
        <w:r w:rsidR="00054325">
          <w:rPr>
            <w:rFonts w:ascii="Times New Roman" w:eastAsia="Times New Roman" w:hAnsi="Times New Roman" w:cs="Times New Roman"/>
            <w:color w:val="0F1115"/>
            <w:sz w:val="20"/>
            <w:szCs w:val="20"/>
            <w:lang w:eastAsia="zh-CN"/>
          </w:rPr>
          <w:t xml:space="preserve"> is violated,</w:t>
        </w:r>
        <w:r w:rsidR="00D102CE" w:rsidRPr="00D102CE">
          <w:rPr>
            <w:rFonts w:ascii="Times New Roman" w:eastAsia="Times New Roman" w:hAnsi="Times New Roman" w:cs="Times New Roman"/>
            <w:color w:val="0F1115"/>
            <w:sz w:val="20"/>
            <w:szCs w:val="20"/>
            <w:lang w:eastAsia="zh-CN"/>
          </w:rPr>
          <w:t xml:space="preserve"> </w:t>
        </w:r>
        <w:r w:rsidR="00054325">
          <w:rPr>
            <w:rFonts w:ascii="Times New Roman" w:eastAsia="Times New Roman" w:hAnsi="Times New Roman" w:cs="Times New Roman"/>
            <w:color w:val="0F1115"/>
            <w:sz w:val="20"/>
            <w:szCs w:val="20"/>
            <w:lang w:eastAsia="zh-CN"/>
          </w:rPr>
          <w:t>u</w:t>
        </w:r>
        <w:r w:rsidR="00D102CE" w:rsidRPr="00D102CE">
          <w:rPr>
            <w:rFonts w:ascii="Times New Roman" w:eastAsia="Times New Roman" w:hAnsi="Times New Roman" w:cs="Times New Roman"/>
            <w:color w:val="0F1115"/>
            <w:sz w:val="20"/>
            <w:szCs w:val="20"/>
            <w:lang w:eastAsia="zh-CN"/>
          </w:rPr>
          <w:t>nder efficient coding and Bayesian decision-making, the visual system amplifies the prediction error in reverse, generating the counterintuitive percept</w:t>
        </w:r>
        <w:r w:rsidR="00054325">
          <w:rPr>
            <w:rFonts w:ascii="Times New Roman" w:eastAsia="Times New Roman" w:hAnsi="Times New Roman" w:cs="Times New Roman"/>
            <w:color w:val="0F1115"/>
            <w:sz w:val="20"/>
            <w:szCs w:val="20"/>
            <w:lang w:eastAsia="zh-CN"/>
          </w:rPr>
          <w:t>.</w:t>
        </w:r>
        <w:r w:rsidR="00D102CE" w:rsidRPr="00D102CE" w:rsidDel="0015711F">
          <w:rPr>
            <w:rFonts w:ascii="Times New Roman" w:eastAsia="Times New Roman" w:hAnsi="Times New Roman" w:cs="Times New Roman"/>
            <w:color w:val="0F1115"/>
            <w:sz w:val="20"/>
            <w:szCs w:val="20"/>
            <w:lang w:eastAsia="zh-CN"/>
          </w:rPr>
          <w:t xml:space="preserve"> </w:t>
        </w:r>
      </w:ins>
    </w:p>
    <w:p w14:paraId="312C13AA" w14:textId="77777777" w:rsidR="000766D9" w:rsidRPr="00805397" w:rsidRDefault="000766D9" w:rsidP="000766D9">
      <w:pPr>
        <w:pStyle w:val="10BodySubsequentParagraph"/>
        <w:ind w:firstLine="0"/>
        <w:rPr>
          <w:ins w:id="3122" w:author="秦蓓嘉" w:date="2026-04-12T19:27:00Z"/>
        </w:rPr>
      </w:pPr>
    </w:p>
    <w:p w14:paraId="54712677" w14:textId="77777777" w:rsidR="000766D9" w:rsidRDefault="000766D9" w:rsidP="000766D9">
      <w:pPr>
        <w:pStyle w:val="10BodySubsequentParagraph"/>
        <w:ind w:left="1070" w:firstLine="0"/>
        <w:rPr>
          <w:ins w:id="3123" w:author="秦蓓嘉" w:date="2026-04-12T19:27:00Z"/>
          <w:b/>
          <w:lang w:eastAsia="zh-CN"/>
        </w:rPr>
      </w:pPr>
    </w:p>
    <w:p w14:paraId="095BEC62" w14:textId="5C32D104" w:rsidR="000766D9" w:rsidRPr="00805397" w:rsidRDefault="000766D9" w:rsidP="000766D9">
      <w:pPr>
        <w:pStyle w:val="10BodySubsequentParagraph"/>
        <w:numPr>
          <w:ilvl w:val="0"/>
          <w:numId w:val="29"/>
        </w:numPr>
        <w:rPr>
          <w:ins w:id="3124" w:author="秦蓓嘉" w:date="2026-04-12T19:27:00Z"/>
          <w:b/>
          <w:lang w:eastAsia="zh-CN"/>
        </w:rPr>
      </w:pPr>
      <w:ins w:id="3125" w:author="秦蓓嘉" w:date="2026-04-12T19:27:00Z">
        <w:r>
          <w:rPr>
            <w:b/>
            <w:lang w:eastAsia="zh-CN"/>
          </w:rPr>
          <w:t>Conclusion</w:t>
        </w:r>
      </w:ins>
    </w:p>
    <w:p w14:paraId="1F9251FC" w14:textId="15E65613" w:rsidR="00B659A4" w:rsidRPr="00805397" w:rsidRDefault="00D07D27" w:rsidP="00236E1A">
      <w:pPr>
        <w:pStyle w:val="08SectionHeader1"/>
        <w:numPr>
          <w:ilvl w:val="0"/>
          <w:numId w:val="0"/>
        </w:numPr>
        <w:jc w:val="both"/>
        <w:rPr>
          <w:ins w:id="3126" w:author="秦蓓嘉" w:date="2026-04-12T19:27:00Z"/>
          <w:rFonts w:ascii="Times New Roman" w:hAnsi="Times New Roman" w:cs="Times New Roman"/>
          <w:b w:val="0"/>
        </w:rPr>
      </w:pPr>
      <w:ins w:id="3127" w:author="秦蓓嘉" w:date="2026-04-12T19:27:00Z">
        <w:r w:rsidRPr="00805397">
          <w:rPr>
            <w:rFonts w:ascii="Times New Roman" w:hAnsi="Times New Roman" w:cs="Times New Roman"/>
            <w:b w:val="0"/>
          </w:rPr>
          <w:t xml:space="preserve">A comprehensive skin color impression database was </w:t>
        </w:r>
        <w:r w:rsidR="00011624" w:rsidRPr="00805397">
          <w:rPr>
            <w:rFonts w:ascii="Times New Roman" w:hAnsi="Times New Roman" w:cs="Times New Roman"/>
            <w:b w:val="0"/>
          </w:rPr>
          <w:t>accumulated</w:t>
        </w:r>
        <w:r w:rsidRPr="00805397">
          <w:rPr>
            <w:rFonts w:ascii="Times New Roman" w:hAnsi="Times New Roman" w:cs="Times New Roman"/>
            <w:b w:val="0"/>
          </w:rPr>
          <w:t xml:space="preserve">, </w:t>
        </w:r>
        <w:r w:rsidR="00A0463D" w:rsidRPr="00805397">
          <w:rPr>
            <w:rFonts w:ascii="Times New Roman" w:hAnsi="Times New Roman" w:cs="Times New Roman"/>
            <w:b w:val="0"/>
          </w:rPr>
          <w:t>including about 3.5 million assessments</w:t>
        </w:r>
        <w:r w:rsidR="00236E1A" w:rsidRPr="00805397">
          <w:rPr>
            <w:rFonts w:ascii="Times New Roman" w:hAnsi="Times New Roman" w:cs="Times New Roman"/>
            <w:b w:val="0"/>
          </w:rPr>
          <w:t>. The data includes</w:t>
        </w:r>
        <w:r w:rsidR="00630BD8" w:rsidRPr="00805397">
          <w:rPr>
            <w:rFonts w:ascii="Times New Roman" w:hAnsi="Times New Roman" w:cs="Times New Roman"/>
            <w:b w:val="0"/>
          </w:rPr>
          <w:t xml:space="preserve"> two parts</w:t>
        </w:r>
        <w:r w:rsidR="00B659A4" w:rsidRPr="00805397">
          <w:rPr>
            <w:rFonts w:ascii="Times New Roman" w:hAnsi="Times New Roman" w:cs="Times New Roman"/>
            <w:b w:val="0"/>
          </w:rPr>
          <w:t xml:space="preserve">: </w:t>
        </w:r>
        <w:r w:rsidR="00630BD8" w:rsidRPr="00805397">
          <w:rPr>
            <w:rFonts w:ascii="Times New Roman" w:hAnsi="Times New Roman" w:cs="Times New Roman"/>
            <w:b w:val="0"/>
          </w:rPr>
          <w:t>1)</w:t>
        </w:r>
        <w:r w:rsidR="00B659A4" w:rsidRPr="00805397">
          <w:rPr>
            <w:rFonts w:ascii="Times New Roman" w:hAnsi="Times New Roman" w:cs="Times New Roman"/>
            <w:b w:val="0"/>
          </w:rPr>
          <w:t xml:space="preserve"> </w:t>
        </w:r>
        <w:r w:rsidR="00630BD8" w:rsidRPr="00805397">
          <w:rPr>
            <w:rFonts w:ascii="Times New Roman" w:hAnsi="Times New Roman" w:cs="Times New Roman"/>
            <w:b w:val="0"/>
          </w:rPr>
          <w:t>experimental images (</w:t>
        </w:r>
        <w:r w:rsidR="00B659A4" w:rsidRPr="00805397">
          <w:rPr>
            <w:rFonts w:ascii="Times New Roman" w:hAnsi="Times New Roman" w:cs="Times New Roman"/>
            <w:b w:val="0"/>
          </w:rPr>
          <w:t>20 models</w:t>
        </w:r>
        <w:r w:rsidR="00B11F57" w:rsidRPr="00B11F57">
          <w:rPr>
            <w:rFonts w:ascii="Times New Roman" w:hAnsi="Times New Roman" w:cs="Times New Roman"/>
            <w:b w:val="0"/>
          </w:rPr>
          <w:t xml:space="preserve"> × </w:t>
        </w:r>
        <w:r w:rsidR="00B659A4" w:rsidRPr="00805397">
          <w:rPr>
            <w:rFonts w:ascii="Times New Roman" w:hAnsi="Times New Roman" w:cs="Times New Roman"/>
            <w:b w:val="0"/>
          </w:rPr>
          <w:t>35 scene conditions</w:t>
        </w:r>
        <w:r w:rsidR="00B11F57" w:rsidRPr="00B11F57">
          <w:rPr>
            <w:rFonts w:ascii="Times New Roman" w:hAnsi="Times New Roman" w:cs="Times New Roman"/>
            <w:b w:val="0"/>
          </w:rPr>
          <w:t xml:space="preserve"> × </w:t>
        </w:r>
        <w:r w:rsidR="00B659A4" w:rsidRPr="00805397">
          <w:rPr>
            <w:rFonts w:ascii="Times New Roman" w:hAnsi="Times New Roman" w:cs="Times New Roman"/>
            <w:b w:val="0"/>
          </w:rPr>
          <w:t>33 renditions</w:t>
        </w:r>
        <w:r w:rsidR="00630BD8" w:rsidRPr="00805397">
          <w:rPr>
            <w:rFonts w:ascii="Times New Roman" w:hAnsi="Times New Roman" w:cs="Times New Roman"/>
            <w:b w:val="0"/>
          </w:rPr>
          <w:t>) and</w:t>
        </w:r>
        <w:r w:rsidR="00B659A4" w:rsidRPr="00805397">
          <w:rPr>
            <w:rFonts w:ascii="Times New Roman" w:hAnsi="Times New Roman" w:cs="Times New Roman"/>
            <w:b w:val="0"/>
          </w:rPr>
          <w:t xml:space="preserve"> 2. </w:t>
        </w:r>
        <w:r w:rsidR="00630BD8" w:rsidRPr="00805397">
          <w:rPr>
            <w:rFonts w:ascii="Times New Roman" w:hAnsi="Times New Roman" w:cs="Times New Roman"/>
            <w:b w:val="0"/>
          </w:rPr>
          <w:t>Visual results: 6-</w:t>
        </w:r>
        <w:r w:rsidR="00B659A4" w:rsidRPr="00805397">
          <w:rPr>
            <w:rFonts w:ascii="Times New Roman" w:hAnsi="Times New Roman" w:cs="Times New Roman"/>
            <w:b w:val="0"/>
          </w:rPr>
          <w:t xml:space="preserve">10 impressions by 20 </w:t>
        </w:r>
        <w:r w:rsidR="00006893" w:rsidRPr="00805397">
          <w:rPr>
            <w:rFonts w:ascii="Times New Roman" w:hAnsi="Times New Roman" w:cs="Times New Roman"/>
            <w:b w:val="0"/>
          </w:rPr>
          <w:t xml:space="preserve">Chinese </w:t>
        </w:r>
        <w:r w:rsidR="00B659A4" w:rsidRPr="00805397">
          <w:rPr>
            <w:rFonts w:ascii="Times New Roman" w:hAnsi="Times New Roman" w:cs="Times New Roman"/>
            <w:b w:val="0"/>
          </w:rPr>
          <w:t xml:space="preserve">observers. </w:t>
        </w:r>
        <w:r w:rsidR="00056481" w:rsidRPr="00805397">
          <w:rPr>
            <w:rFonts w:ascii="Times New Roman" w:hAnsi="Times New Roman" w:cs="Times New Roman"/>
            <w:b w:val="0"/>
          </w:rPr>
          <w:t xml:space="preserve">The 20 models to cover a full range of lightness scale with equal number of genders. Their subgroups travel together to go through 35 scenes, divided in to 3 types, 21 </w:t>
        </w:r>
        <w:r w:rsidR="00134E36" w:rsidRPr="00134E36">
          <w:rPr>
            <w:rFonts w:ascii="Times New Roman" w:hAnsi="Times New Roman" w:cs="Times New Roman"/>
            <w:b w:val="0"/>
          </w:rPr>
          <w:t>in-lab conditions</w:t>
        </w:r>
        <w:r w:rsidR="00134E36" w:rsidRPr="00134E36" w:rsidDel="00134E36">
          <w:rPr>
            <w:rFonts w:ascii="Times New Roman" w:hAnsi="Times New Roman" w:cs="Times New Roman"/>
            <w:b w:val="0"/>
          </w:rPr>
          <w:t xml:space="preserve"> </w:t>
        </w:r>
        <w:r w:rsidR="00056481" w:rsidRPr="00805397">
          <w:rPr>
            <w:rFonts w:ascii="Times New Roman" w:hAnsi="Times New Roman" w:cs="Times New Roman"/>
            <w:b w:val="0"/>
          </w:rPr>
          <w:t xml:space="preserve">, and </w:t>
        </w:r>
        <w:r w:rsidR="00006893" w:rsidRPr="00805397">
          <w:rPr>
            <w:rFonts w:ascii="Times New Roman" w:hAnsi="Times New Roman" w:cs="Times New Roman"/>
            <w:b w:val="0"/>
          </w:rPr>
          <w:t xml:space="preserve">5 </w:t>
        </w:r>
        <w:r w:rsidR="00056481" w:rsidRPr="00805397">
          <w:rPr>
            <w:rFonts w:ascii="Times New Roman" w:hAnsi="Times New Roman" w:cs="Times New Roman"/>
            <w:b w:val="0"/>
          </w:rPr>
          <w:t xml:space="preserve">indoor and </w:t>
        </w:r>
        <w:r w:rsidR="00006893" w:rsidRPr="00805397">
          <w:rPr>
            <w:rFonts w:ascii="Times New Roman" w:hAnsi="Times New Roman" w:cs="Times New Roman"/>
            <w:b w:val="0"/>
          </w:rPr>
          <w:t xml:space="preserve">9 </w:t>
        </w:r>
        <w:r w:rsidR="00056481" w:rsidRPr="00805397">
          <w:rPr>
            <w:rFonts w:ascii="Times New Roman" w:hAnsi="Times New Roman" w:cs="Times New Roman"/>
            <w:b w:val="0"/>
          </w:rPr>
          <w:t xml:space="preserve">outdoor real scenes. </w:t>
        </w:r>
        <w:r w:rsidR="00006893" w:rsidRPr="00805397">
          <w:rPr>
            <w:rFonts w:ascii="Times New Roman" w:hAnsi="Times New Roman" w:cs="Times New Roman"/>
            <w:b w:val="0"/>
          </w:rPr>
          <w:t>The results were used to establish ellipse model, which defines the color center and 50% acceptable range.</w:t>
        </w:r>
      </w:ins>
    </w:p>
    <w:p w14:paraId="471346D7" w14:textId="0070EBE7" w:rsidR="00236E1A" w:rsidRPr="00805397" w:rsidRDefault="00710645" w:rsidP="00236E1A">
      <w:pPr>
        <w:shd w:val="clear" w:color="auto" w:fill="FFFFFF"/>
        <w:spacing w:before="240" w:after="240"/>
        <w:jc w:val="both"/>
        <w:rPr>
          <w:ins w:id="3128" w:author="秦蓓嘉" w:date="2026-04-12T19:27:00Z"/>
          <w:rFonts w:ascii="Times New Roman" w:eastAsia="Times New Roman" w:hAnsi="Times New Roman" w:cs="Times New Roman"/>
          <w:color w:val="0F1115"/>
          <w:sz w:val="20"/>
          <w:szCs w:val="20"/>
          <w:lang w:eastAsia="zh-CN"/>
        </w:rPr>
      </w:pPr>
      <w:ins w:id="3129" w:author="秦蓓嘉" w:date="2026-04-12T19:27:00Z">
        <w:r w:rsidRPr="00805397">
          <w:rPr>
            <w:rFonts w:ascii="Times New Roman" w:eastAsia="Times New Roman" w:hAnsi="Times New Roman" w:cs="Times New Roman"/>
            <w:color w:val="0F1115"/>
            <w:sz w:val="20"/>
            <w:szCs w:val="20"/>
            <w:lang w:eastAsia="zh-CN"/>
          </w:rPr>
          <w:t>The 4 goals of the present study have been successfully achieved</w:t>
        </w:r>
        <w:r w:rsidR="00F7590B">
          <w:rPr>
            <w:rFonts w:ascii="Times New Roman" w:eastAsia="Times New Roman" w:hAnsi="Times New Roman" w:cs="Times New Roman"/>
            <w:color w:val="0F1115"/>
            <w:sz w:val="20"/>
            <w:szCs w:val="20"/>
            <w:lang w:eastAsia="zh-CN"/>
          </w:rPr>
          <w:t xml:space="preserve">, and they </w:t>
        </w:r>
        <w:r w:rsidR="00206BC2">
          <w:rPr>
            <w:rFonts w:ascii="Times New Roman" w:eastAsia="Times New Roman" w:hAnsi="Times New Roman" w:cs="Times New Roman"/>
            <w:color w:val="0F1115"/>
            <w:sz w:val="20"/>
            <w:szCs w:val="20"/>
            <w:lang w:eastAsia="zh-CN"/>
          </w:rPr>
          <w:t>have been discussed</w:t>
        </w:r>
        <w:r w:rsidR="00F7590B">
          <w:rPr>
            <w:rFonts w:ascii="Times New Roman" w:eastAsia="Times New Roman" w:hAnsi="Times New Roman" w:cs="Times New Roman"/>
            <w:color w:val="0F1115"/>
            <w:sz w:val="20"/>
            <w:szCs w:val="20"/>
            <w:lang w:eastAsia="zh-CN"/>
          </w:rPr>
          <w:t xml:space="preserve"> in the last section.</w:t>
        </w:r>
        <w:r w:rsidR="001C2C06">
          <w:rPr>
            <w:rFonts w:ascii="Times New Roman" w:eastAsia="Times New Roman" w:hAnsi="Times New Roman" w:cs="Times New Roman"/>
            <w:color w:val="0F1115"/>
            <w:sz w:val="20"/>
            <w:szCs w:val="20"/>
            <w:lang w:eastAsia="zh-CN"/>
          </w:rPr>
          <w:t xml:space="preserve"> </w:t>
        </w:r>
        <w:r w:rsidR="00206BC2">
          <w:rPr>
            <w:rFonts w:ascii="Times New Roman" w:eastAsia="Times New Roman" w:hAnsi="Times New Roman" w:cs="Times New Roman"/>
            <w:color w:val="0F1115"/>
            <w:sz w:val="20"/>
            <w:szCs w:val="20"/>
            <w:lang w:eastAsia="zh-CN"/>
          </w:rPr>
          <w:t xml:space="preserve">The present work can consider a preliminary work. Many works </w:t>
        </w:r>
        <w:r w:rsidR="00C06C66">
          <w:rPr>
            <w:rFonts w:ascii="Times New Roman" w:eastAsia="Times New Roman" w:hAnsi="Times New Roman" w:cs="Times New Roman"/>
            <w:color w:val="0F1115"/>
            <w:sz w:val="20"/>
            <w:szCs w:val="20"/>
            <w:lang w:eastAsia="zh-CN"/>
          </w:rPr>
          <w:t>are well worthwhile to do</w:t>
        </w:r>
        <w:r w:rsidR="00206BC2">
          <w:rPr>
            <w:rFonts w:ascii="Times New Roman" w:eastAsia="Times New Roman" w:hAnsi="Times New Roman" w:cs="Times New Roman"/>
            <w:color w:val="0F1115"/>
            <w:sz w:val="20"/>
            <w:szCs w:val="20"/>
            <w:lang w:eastAsia="zh-CN"/>
          </w:rPr>
          <w:t xml:space="preserve"> for the future. </w:t>
        </w:r>
      </w:ins>
    </w:p>
    <w:p w14:paraId="29DD20BA" w14:textId="3120766C" w:rsidR="00D1339D" w:rsidRPr="00805397" w:rsidRDefault="002A5B94" w:rsidP="00D1339D">
      <w:pPr>
        <w:pStyle w:val="10BodySubsequentParagraph"/>
        <w:numPr>
          <w:ilvl w:val="0"/>
          <w:numId w:val="33"/>
        </w:numPr>
        <w:ind w:left="567"/>
        <w:rPr>
          <w:ins w:id="3130" w:author="秦蓓嘉" w:date="2026-04-12T19:27:00Z"/>
        </w:rPr>
      </w:pPr>
      <w:bookmarkStart w:id="3131" w:name="_Hlk226188397"/>
      <w:ins w:id="3132" w:author="秦蓓嘉" w:date="2026-04-12T19:27:00Z">
        <w:r w:rsidRPr="00805397">
          <w:t>S</w:t>
        </w:r>
        <w:r w:rsidR="00194DCA" w:rsidRPr="00805397">
          <w:t xml:space="preserve">ame experiment can be conducted by </w:t>
        </w:r>
        <w:r w:rsidR="00206BC2">
          <w:t xml:space="preserve">using </w:t>
        </w:r>
        <w:r w:rsidR="00194DCA" w:rsidRPr="00805397">
          <w:t>other ethnicity groups</w:t>
        </w:r>
        <w:r w:rsidR="004E27C4" w:rsidRPr="00805397">
          <w:t xml:space="preserve"> or different professionals, </w:t>
        </w:r>
        <w:r w:rsidRPr="00805397">
          <w:t xml:space="preserve">such as </w:t>
        </w:r>
        <w:r w:rsidR="004E27C4" w:rsidRPr="00805397">
          <w:t>cosmetician</w:t>
        </w:r>
        <w:r w:rsidRPr="00805397">
          <w:t>s</w:t>
        </w:r>
        <w:r w:rsidR="004E27C4" w:rsidRPr="00805397">
          <w:t xml:space="preserve">, </w:t>
        </w:r>
        <w:r w:rsidRPr="00805397">
          <w:t xml:space="preserve">photographers. </w:t>
        </w:r>
      </w:ins>
    </w:p>
    <w:p w14:paraId="795980FC" w14:textId="7D5A38E2" w:rsidR="00D1339D" w:rsidRPr="00805397" w:rsidRDefault="00206BC2" w:rsidP="00D1339D">
      <w:pPr>
        <w:pStyle w:val="10BodySubsequentParagraph"/>
        <w:numPr>
          <w:ilvl w:val="0"/>
          <w:numId w:val="33"/>
        </w:numPr>
        <w:ind w:left="567"/>
        <w:rPr>
          <w:ins w:id="3133" w:author="秦蓓嘉" w:date="2026-04-12T19:27:00Z"/>
        </w:rPr>
      </w:pPr>
      <w:ins w:id="3134" w:author="秦蓓嘉" w:date="2026-04-12T19:27:00Z">
        <w:r>
          <w:t>Further</w:t>
        </w:r>
        <w:r w:rsidR="00D1339D" w:rsidRPr="00805397">
          <w:t xml:space="preserve"> analysis </w:t>
        </w:r>
        <w:r>
          <w:t>can be performed</w:t>
        </w:r>
        <w:r w:rsidR="00D1339D" w:rsidRPr="00805397">
          <w:t xml:space="preserve"> on the other impressions rather than heavily focused on preference.</w:t>
        </w:r>
      </w:ins>
    </w:p>
    <w:p w14:paraId="551DFFD6" w14:textId="3A2713F1" w:rsidR="0043679E" w:rsidRPr="00805397" w:rsidRDefault="006D443C" w:rsidP="0043679E">
      <w:pPr>
        <w:pStyle w:val="10BodySubsequentParagraph"/>
        <w:numPr>
          <w:ilvl w:val="0"/>
          <w:numId w:val="33"/>
        </w:numPr>
        <w:ind w:left="567"/>
        <w:rPr>
          <w:ins w:id="3135" w:author="秦蓓嘉" w:date="2026-04-12T19:27:00Z"/>
        </w:rPr>
      </w:pPr>
      <w:ins w:id="3136" w:author="秦蓓嘉" w:date="2026-04-12T19:27:00Z">
        <w:r>
          <w:t>Models can be developed to predict</w:t>
        </w:r>
        <w:r w:rsidR="00206BC2">
          <w:t xml:space="preserve"> </w:t>
        </w:r>
        <w:r w:rsidR="00D22852">
          <w:t xml:space="preserve">many impression </w:t>
        </w:r>
        <w:r>
          <w:t xml:space="preserve">skin color center, to evaluate the skin quality </w:t>
        </w:r>
        <w:r w:rsidR="00206BC2">
          <w:t xml:space="preserve">based on conventional or neural network methods.  It can </w:t>
        </w:r>
        <w:r>
          <w:t xml:space="preserve">also </w:t>
        </w:r>
        <w:r w:rsidR="00206BC2">
          <w:t>be used to estima</w:t>
        </w:r>
        <w:r>
          <w:t>t</w:t>
        </w:r>
        <w:r w:rsidR="00206BC2">
          <w:t xml:space="preserve">e the quality of preferred skin colors. </w:t>
        </w:r>
        <w:r w:rsidR="0043679E" w:rsidRPr="00805397">
          <w:t xml:space="preserve">The data should be modelled to develop the quality of each impression. </w:t>
        </w:r>
      </w:ins>
    </w:p>
    <w:p w14:paraId="5B35DD8D" w14:textId="0F394955" w:rsidR="002A5B94" w:rsidRDefault="00767EA2" w:rsidP="00D1339D">
      <w:pPr>
        <w:pStyle w:val="10BodySubsequentParagraph"/>
        <w:numPr>
          <w:ilvl w:val="0"/>
          <w:numId w:val="33"/>
        </w:numPr>
        <w:ind w:left="567"/>
        <w:rPr>
          <w:rPrChange w:id="3137" w:author="秦蓓嘉" w:date="2026-04-12T19:27:00Z">
            <w:rPr>
              <w:rFonts w:ascii="Times New Roman" w:hAnsi="Times New Roman"/>
              <w:b w:val="0"/>
            </w:rPr>
          </w:rPrChange>
        </w:rPr>
        <w:pPrChange w:id="3138" w:author="秦蓓嘉" w:date="2026-04-12T19:27:00Z">
          <w:pPr>
            <w:pStyle w:val="08SectionHeader1"/>
            <w:numPr>
              <w:numId w:val="0"/>
            </w:numPr>
            <w:ind w:left="0" w:firstLine="0"/>
            <w:jc w:val="both"/>
          </w:pPr>
        </w:pPrChange>
      </w:pPr>
      <w:ins w:id="3139" w:author="秦蓓嘉" w:date="2026-04-12T19:27:00Z">
        <w:r w:rsidRPr="00805397">
          <w:t xml:space="preserve">The </w:t>
        </w:r>
        <w:r w:rsidR="00D22852">
          <w:t xml:space="preserve">present </w:t>
        </w:r>
        <w:r w:rsidRPr="00805397">
          <w:t xml:space="preserve">data </w:t>
        </w:r>
        <w:r w:rsidR="00121481" w:rsidRPr="00805397">
          <w:t xml:space="preserve">largely </w:t>
        </w:r>
        <w:r w:rsidRPr="00805397">
          <w:t xml:space="preserve">disagree with the earlier studies on African preferred skin color. </w:t>
        </w:r>
        <w:r w:rsidR="0043679E" w:rsidRPr="00805397">
          <w:t>We s</w:t>
        </w:r>
        <w:r w:rsidR="00173CBF" w:rsidRPr="00805397">
          <w:t>hould intensive study the Af</w:t>
        </w:r>
        <w:r w:rsidR="00D1339D" w:rsidRPr="00805397">
          <w:t>rican skin preferred colors</w:t>
        </w:r>
        <w:r w:rsidR="0043679E" w:rsidRPr="00805397">
          <w:t xml:space="preserve"> to understand the</w:t>
        </w:r>
        <w:r w:rsidR="00D1339D" w:rsidRPr="00805397">
          <w:t xml:space="preserve"> cause</w:t>
        </w:r>
        <w:r w:rsidR="0043679E" w:rsidRPr="00805397">
          <w:t>s of</w:t>
        </w:r>
        <w:r w:rsidR="00D1339D" w:rsidRPr="00805397">
          <w:t xml:space="preserve"> the huge discrepancy between the present and the other studies.</w:t>
        </w:r>
      </w:ins>
      <w:r w:rsidR="00D1339D" w:rsidRPr="00805397">
        <w:rPr>
          <w:rPrChange w:id="3140" w:author="秦蓓嘉" w:date="2026-04-12T19:27:00Z">
            <w:rPr>
              <w:rFonts w:ascii="Times New Roman" w:hAnsi="Times New Roman"/>
              <w:b w:val="0"/>
            </w:rPr>
          </w:rPrChange>
        </w:rPr>
        <w:t xml:space="preserve"> </w:t>
      </w:r>
    </w:p>
    <w:p w14:paraId="23BF0B9C" w14:textId="7424B8A3" w:rsidR="00D22852" w:rsidRPr="00805397" w:rsidRDefault="00D22852" w:rsidP="00D1339D">
      <w:pPr>
        <w:pStyle w:val="10BodySubsequentParagraph"/>
        <w:numPr>
          <w:ilvl w:val="0"/>
          <w:numId w:val="33"/>
        </w:numPr>
        <w:ind w:left="567"/>
        <w:rPr>
          <w:rPrChange w:id="3141" w:author="秦蓓嘉" w:date="2026-04-12T19:27:00Z">
            <w:rPr>
              <w:rFonts w:ascii="Times New Roman" w:hAnsi="Times New Roman"/>
              <w:b w:val="0"/>
            </w:rPr>
          </w:rPrChange>
        </w:rPr>
        <w:pPrChange w:id="3142" w:author="秦蓓嘉" w:date="2026-04-12T19:27:00Z">
          <w:pPr>
            <w:pStyle w:val="08SectionHeader1"/>
            <w:numPr>
              <w:numId w:val="0"/>
            </w:numPr>
            <w:ind w:left="0" w:firstLine="0"/>
            <w:jc w:val="both"/>
          </w:pPr>
        </w:pPrChange>
      </w:pPr>
      <w:r>
        <w:rPr>
          <w:rPrChange w:id="3143" w:author="秦蓓嘉" w:date="2026-04-12T19:27:00Z">
            <w:rPr>
              <w:rFonts w:ascii="Times New Roman" w:hAnsi="Times New Roman"/>
              <w:b w:val="0"/>
            </w:rPr>
          </w:rPrChange>
        </w:rPr>
        <w:t xml:space="preserve">The </w:t>
      </w:r>
      <w:del w:id="3144" w:author="秦蓓嘉" w:date="2026-04-12T19:27:00Z">
        <w:r w:rsidR="00D07D27" w:rsidRPr="00794629">
          <w:rPr>
            <w:rFonts w:cs="Times New Roman"/>
          </w:rPr>
          <w:delText xml:space="preserve">findings indicate that the </w:delText>
        </w:r>
        <w:r w:rsidR="00C9444B">
          <w:rPr>
            <w:rFonts w:cs="Times New Roman"/>
          </w:rPr>
          <w:delText>impression</w:delText>
        </w:r>
        <w:r w:rsidR="00C9444B" w:rsidRPr="00794629">
          <w:rPr>
            <w:rFonts w:cs="Times New Roman"/>
          </w:rPr>
          <w:delText xml:space="preserve"> </w:delText>
        </w:r>
        <w:r w:rsidR="00D07D27" w:rsidRPr="00794629">
          <w:rPr>
            <w:rFonts w:cs="Times New Roman"/>
          </w:rPr>
          <w:delText>center</w:delText>
        </w:r>
        <w:r w:rsidR="00C9444B">
          <w:rPr>
            <w:rFonts w:cs="Times New Roman"/>
          </w:rPr>
          <w:delText>s</w:delText>
        </w:r>
        <w:r w:rsidR="00D07D27" w:rsidRPr="00794629">
          <w:rPr>
            <w:rFonts w:cs="Times New Roman"/>
          </w:rPr>
          <w:delText xml:space="preserve"> </w:delText>
        </w:r>
        <w:r w:rsidR="00C9444B">
          <w:rPr>
            <w:rFonts w:cs="Times New Roman"/>
          </w:rPr>
          <w:delText>are</w:delText>
        </w:r>
        <w:r w:rsidR="00D07D27" w:rsidRPr="00794629">
          <w:rPr>
            <w:rFonts w:cs="Times New Roman"/>
          </w:rPr>
          <w:delText xml:space="preserve"> significantly influenced by the model</w:delText>
        </w:r>
        <w:r w:rsidR="00053B6F">
          <w:rPr>
            <w:rFonts w:cs="Times New Roman"/>
          </w:rPr>
          <w:delText>’</w:delText>
        </w:r>
        <w:r w:rsidR="00D07D27" w:rsidRPr="00794629">
          <w:rPr>
            <w:rFonts w:cs="Times New Roman"/>
          </w:rPr>
          <w:delText>s ethnicity, the impression scales, and the scene conditions.</w:delText>
        </w:r>
      </w:del>
      <w:ins w:id="3145" w:author="秦蓓嘉" w:date="2026-04-12T19:27:00Z">
        <w:r>
          <w:t xml:space="preserve">data can  be used to develop the preferred skin chart as a calibration target for camera. </w:t>
        </w:r>
      </w:ins>
    </w:p>
    <w:p w14:paraId="43E8D13C" w14:textId="77777777" w:rsidR="00954025" w:rsidRPr="00805397" w:rsidRDefault="00954025" w:rsidP="00F237F0">
      <w:pPr>
        <w:pStyle w:val="10BodySubsequentParagraph"/>
        <w:ind w:firstLine="0"/>
      </w:pPr>
    </w:p>
    <w:p w14:paraId="4A25E52E" w14:textId="77777777" w:rsidR="00954025" w:rsidRPr="00805397" w:rsidRDefault="00617501">
      <w:pPr>
        <w:spacing w:before="120" w:after="120"/>
        <w:rPr>
          <w:rFonts w:ascii="Arial" w:hAnsi="Arial"/>
          <w:b/>
          <w:sz w:val="20"/>
        </w:rPr>
        <w:pPrChange w:id="3146" w:author="秦蓓嘉" w:date="2026-04-12T19:27:00Z">
          <w:pPr>
            <w:spacing w:before="120" w:after="120" w:line="240" w:lineRule="auto"/>
          </w:pPr>
        </w:pPrChange>
      </w:pPr>
      <w:bookmarkStart w:id="3147" w:name="_Hlk37614122"/>
      <w:bookmarkEnd w:id="3131"/>
      <w:r w:rsidRPr="00805397">
        <w:rPr>
          <w:rFonts w:ascii="Arial" w:hAnsi="Arial"/>
          <w:b/>
          <w:sz w:val="20"/>
        </w:rPr>
        <w:t>Funding</w:t>
      </w:r>
    </w:p>
    <w:bookmarkEnd w:id="1050"/>
    <w:p w14:paraId="2AD5F638" w14:textId="45BB60D9" w:rsidR="00954025" w:rsidRPr="00805397" w:rsidRDefault="00BD77CA">
      <w:pPr>
        <w:pStyle w:val="10BodySubsequentParagraph"/>
        <w:spacing w:before="120" w:after="120"/>
        <w:ind w:firstLine="0"/>
      </w:pPr>
      <w:r w:rsidRPr="00805397">
        <w:rPr>
          <w:lang w:eastAsia="zh-CN"/>
        </w:rPr>
        <w:t>Independent research</w:t>
      </w:r>
    </w:p>
    <w:bookmarkEnd w:id="3147"/>
    <w:p w14:paraId="6D539A62" w14:textId="77777777" w:rsidR="00954025" w:rsidRPr="00805397" w:rsidRDefault="00617501">
      <w:pPr>
        <w:spacing w:before="120" w:after="120"/>
        <w:rPr>
          <w:rFonts w:ascii="Arial" w:hAnsi="Arial"/>
          <w:b/>
          <w:sz w:val="20"/>
        </w:rPr>
        <w:pPrChange w:id="3148" w:author="秦蓓嘉" w:date="2026-04-12T19:27:00Z">
          <w:pPr>
            <w:spacing w:before="120" w:after="120" w:line="240" w:lineRule="auto"/>
          </w:pPr>
        </w:pPrChange>
      </w:pPr>
      <w:r w:rsidRPr="00805397">
        <w:rPr>
          <w:rFonts w:ascii="Arial" w:hAnsi="Arial"/>
          <w:b/>
          <w:sz w:val="20"/>
        </w:rPr>
        <w:t>Disclosures</w:t>
      </w:r>
    </w:p>
    <w:p w14:paraId="3B568BDA" w14:textId="77777777" w:rsidR="00954025" w:rsidRPr="00805397" w:rsidRDefault="00617501">
      <w:pPr>
        <w:pStyle w:val="10BodySubsequentParagraph"/>
        <w:spacing w:before="120" w:after="120"/>
        <w:ind w:firstLine="0"/>
      </w:pPr>
      <w:r w:rsidRPr="00805397">
        <w:t>The authors declare no conflicts of interest.</w:t>
      </w:r>
    </w:p>
    <w:p w14:paraId="023FF38E" w14:textId="5EF8B8F2" w:rsidR="00954025" w:rsidRPr="00805397" w:rsidRDefault="00617501">
      <w:pPr>
        <w:spacing w:before="120" w:after="120"/>
        <w:outlineLvl w:val="0"/>
        <w:rPr>
          <w:rFonts w:ascii="Arial" w:hAnsi="Arial"/>
          <w:b/>
          <w:color w:val="FF0000"/>
          <w:sz w:val="20"/>
        </w:rPr>
        <w:pPrChange w:id="3149" w:author="秦蓓嘉" w:date="2026-04-12T19:27:00Z">
          <w:pPr>
            <w:spacing w:before="120" w:after="120" w:line="240" w:lineRule="auto"/>
            <w:outlineLvl w:val="0"/>
          </w:pPr>
        </w:pPrChange>
      </w:pPr>
      <w:r w:rsidRPr="00805397">
        <w:rPr>
          <w:rFonts w:ascii="Arial" w:hAnsi="Arial"/>
          <w:b/>
          <w:sz w:val="20"/>
        </w:rPr>
        <w:t>References</w:t>
      </w:r>
    </w:p>
    <w:p w14:paraId="2B2FD860" w14:textId="77777777" w:rsidR="00954025" w:rsidRPr="00805397" w:rsidRDefault="00954025">
      <w:pPr>
        <w:pStyle w:val="24References"/>
        <w:numPr>
          <w:ilvl w:val="0"/>
          <w:numId w:val="0"/>
        </w:numPr>
        <w:ind w:left="360"/>
      </w:pPr>
    </w:p>
    <w:p w14:paraId="3FCC3D7A" w14:textId="77777777" w:rsidR="00794629" w:rsidRPr="00794629" w:rsidRDefault="00617501" w:rsidP="00794629">
      <w:pPr>
        <w:pStyle w:val="EndNoteBibliography"/>
        <w:ind w:left="720" w:hanging="720"/>
        <w:rPr>
          <w:del w:id="3150" w:author="秦蓓嘉" w:date="2026-04-12T19:27:00Z"/>
          <w:noProof/>
        </w:rPr>
      </w:pPr>
      <w:r w:rsidRPr="00805397">
        <w:fldChar w:fldCharType="begin"/>
      </w:r>
      <w:r w:rsidRPr="00805397">
        <w:instrText xml:space="preserve"> ADDIN EN.REFLIST </w:instrText>
      </w:r>
      <w:r w:rsidRPr="00805397">
        <w:fldChar w:fldCharType="separate"/>
      </w:r>
      <w:del w:id="3151" w:author="秦蓓嘉" w:date="2026-04-12T19:27:00Z">
        <w:r w:rsidR="00794629" w:rsidRPr="00794629">
          <w:rPr>
            <w:noProof/>
          </w:rPr>
          <w:delText>1.</w:delText>
        </w:r>
        <w:r w:rsidR="00794629" w:rsidRPr="00794629">
          <w:rPr>
            <w:noProof/>
          </w:rPr>
          <w:tab/>
          <w:delText>Y. Wang, X. Li, K. Xu, D. He, Q. Zhang, F. Li, E. Ding:Neural Color Operators for Sequential Image Retouching. In:Computer Vision – ECCV 2022on Proceedings,38–55.Springer Nature Switzerland,Cham (2022)</w:delText>
        </w:r>
      </w:del>
    </w:p>
    <w:p w14:paraId="195F3954" w14:textId="77777777" w:rsidR="00794629" w:rsidRPr="00794629" w:rsidRDefault="00794629" w:rsidP="00794629">
      <w:pPr>
        <w:pStyle w:val="EndNoteBibliography"/>
        <w:ind w:left="720" w:hanging="720"/>
        <w:rPr>
          <w:del w:id="3152" w:author="秦蓓嘉" w:date="2026-04-12T19:27:00Z"/>
          <w:noProof/>
        </w:rPr>
      </w:pPr>
      <w:del w:id="3153" w:author="秦蓓嘉" w:date="2026-04-12T19:27:00Z">
        <w:r w:rsidRPr="00794629">
          <w:rPr>
            <w:noProof/>
          </w:rPr>
          <w:delText>2.</w:delText>
        </w:r>
        <w:r w:rsidRPr="00794629">
          <w:rPr>
            <w:noProof/>
          </w:rPr>
          <w:tab/>
          <w:delText>S. Velusamy, R. Parihar, R. Kini, A. Rege:FabSoften: Face Beautification via Dynamic Skin Smoothing, Guided Feathering, and Texture Restoration. In:2020 IEEE/CVF Conference on Computer Vision and Pattern Recognition Workshops (CVPRW)on Proceedings,2248–2256 (2020)</w:delText>
        </w:r>
      </w:del>
    </w:p>
    <w:p w14:paraId="75271458" w14:textId="77777777" w:rsidR="00794629" w:rsidRPr="00794629" w:rsidRDefault="00794629" w:rsidP="00794629">
      <w:pPr>
        <w:pStyle w:val="EndNoteBibliography"/>
        <w:ind w:left="720" w:hanging="720"/>
        <w:rPr>
          <w:del w:id="3154" w:author="秦蓓嘉" w:date="2026-04-12T19:27:00Z"/>
          <w:noProof/>
        </w:rPr>
      </w:pPr>
      <w:del w:id="3155" w:author="秦蓓嘉" w:date="2026-04-12T19:27:00Z">
        <w:r w:rsidRPr="00794629">
          <w:rPr>
            <w:noProof/>
          </w:rPr>
          <w:delText>3.</w:delText>
        </w:r>
        <w:r w:rsidRPr="00794629">
          <w:rPr>
            <w:noProof/>
          </w:rPr>
          <w:tab/>
          <w:delText>W. Ouyang, Y. Dong, X. Kang, P. Ren, X. Xu, X. Xie:RSFNet: A White-Box Image Retouching Approach using Region-Specific Color Filters. In:2023 IEEE/CVF International Conference on Computer Vision (ICCV)on Proceedings,12126–12135 (2023)</w:delText>
        </w:r>
      </w:del>
    </w:p>
    <w:p w14:paraId="77446316" w14:textId="77777777" w:rsidR="00794629" w:rsidRPr="00794629" w:rsidRDefault="00794629" w:rsidP="00794629">
      <w:pPr>
        <w:pStyle w:val="EndNoteBibliography"/>
        <w:ind w:left="720" w:hanging="720"/>
        <w:rPr>
          <w:del w:id="3156" w:author="秦蓓嘉" w:date="2026-04-12T19:27:00Z"/>
          <w:noProof/>
        </w:rPr>
      </w:pPr>
      <w:del w:id="3157" w:author="秦蓓嘉" w:date="2026-04-12T19:27:00Z">
        <w:r w:rsidRPr="00794629">
          <w:rPr>
            <w:noProof/>
          </w:rPr>
          <w:delText>4.</w:delText>
        </w:r>
        <w:r w:rsidRPr="00794629">
          <w:rPr>
            <w:noProof/>
          </w:rPr>
          <w:tab/>
          <w:delText>S. Gao, H. Duan, X. Li, K. Fu, Y. Peng, Q. Xu, Y. Chang, J. Wang, X. Min, G. Zhai: Quality-Guided Skin Tone Enhancement for Portrait Photography. Trans. Multi. 27,171–185 (2025).</w:delText>
        </w:r>
      </w:del>
    </w:p>
    <w:p w14:paraId="159A2B38" w14:textId="77777777" w:rsidR="00794629" w:rsidRPr="00794629" w:rsidRDefault="00794629" w:rsidP="00794629">
      <w:pPr>
        <w:pStyle w:val="EndNoteBibliography"/>
        <w:ind w:left="720" w:hanging="720"/>
        <w:rPr>
          <w:del w:id="3158" w:author="秦蓓嘉" w:date="2026-04-12T19:27:00Z"/>
          <w:noProof/>
        </w:rPr>
      </w:pPr>
      <w:del w:id="3159" w:author="秦蓓嘉" w:date="2026-04-12T19:27:00Z">
        <w:r w:rsidRPr="00794629">
          <w:rPr>
            <w:noProof/>
          </w:rPr>
          <w:delText>5.</w:delText>
        </w:r>
        <w:r w:rsidRPr="00794629">
          <w:rPr>
            <w:noProof/>
          </w:rPr>
          <w:tab/>
          <w:delText>D. L. Macadam: Quality of Color Reproduction. Proceedings of the IRE 39,468–485 (1951).</w:delText>
        </w:r>
      </w:del>
    </w:p>
    <w:p w14:paraId="06ABF686" w14:textId="73DBBBFD" w:rsidR="00C26E90" w:rsidRPr="00C26E90" w:rsidRDefault="00794629" w:rsidP="00C26E90">
      <w:pPr>
        <w:pStyle w:val="EndNoteBibliography"/>
        <w:rPr>
          <w:noProof/>
        </w:rPr>
        <w:pPrChange w:id="3160" w:author="秦蓓嘉" w:date="2026-04-12T19:27:00Z">
          <w:pPr>
            <w:pStyle w:val="EndNoteBibliography"/>
            <w:spacing w:after="0"/>
            <w:ind w:left="720" w:hanging="720"/>
          </w:pPr>
        </w:pPrChange>
      </w:pPr>
      <w:del w:id="3161" w:author="秦蓓嘉" w:date="2026-04-12T19:27:00Z">
        <w:r w:rsidRPr="00794629">
          <w:rPr>
            <w:noProof/>
          </w:rPr>
          <w:delText>6.</w:delText>
        </w:r>
      </w:del>
      <w:ins w:id="3162" w:author="秦蓓嘉" w:date="2026-04-12T19:27:00Z">
        <w:r w:rsidR="00C26E90" w:rsidRPr="00C26E90">
          <w:rPr>
            <w:noProof/>
          </w:rPr>
          <w:t>[1].</w:t>
        </w:r>
      </w:ins>
      <w:r w:rsidR="00C26E90" w:rsidRPr="00C26E90">
        <w:rPr>
          <w:noProof/>
        </w:rPr>
        <w:tab/>
        <w:t>C. J. Bartleson: On the Preferred Reproduction of Flesh, Blue-Sky, and Green-Grass. Photographic Science and Engineering 6,19–25 (1961</w:t>
      </w:r>
      <w:del w:id="3163" w:author="秦蓓嘉" w:date="2026-04-12T19:27:00Z">
        <w:r w:rsidRPr="00794629">
          <w:rPr>
            <w:noProof/>
          </w:rPr>
          <w:delText>).</w:delText>
        </w:r>
      </w:del>
      <w:ins w:id="3164" w:author="秦蓓嘉" w:date="2026-04-12T19:27:00Z">
        <w:r w:rsidR="00C26E90" w:rsidRPr="00C26E90">
          <w:rPr>
            <w:noProof/>
          </w:rPr>
          <w:t xml:space="preserve">) </w:t>
        </w:r>
      </w:ins>
    </w:p>
    <w:p w14:paraId="10F156D4" w14:textId="3DCD62B8" w:rsidR="00C26E90" w:rsidRPr="00C26E90" w:rsidRDefault="00794629" w:rsidP="00C26E90">
      <w:pPr>
        <w:pStyle w:val="EndNoteBibliography"/>
        <w:rPr>
          <w:noProof/>
        </w:rPr>
        <w:pPrChange w:id="3165" w:author="秦蓓嘉" w:date="2026-04-12T19:27:00Z">
          <w:pPr>
            <w:pStyle w:val="EndNoteBibliography"/>
            <w:spacing w:after="0"/>
            <w:ind w:left="720" w:hanging="720"/>
          </w:pPr>
        </w:pPrChange>
      </w:pPr>
      <w:del w:id="3166" w:author="秦蓓嘉" w:date="2026-04-12T19:27:00Z">
        <w:r w:rsidRPr="00794629">
          <w:rPr>
            <w:noProof/>
          </w:rPr>
          <w:delText>7.</w:delText>
        </w:r>
      </w:del>
      <w:ins w:id="3167" w:author="秦蓓嘉" w:date="2026-04-12T19:27:00Z">
        <w:r w:rsidR="00C26E90" w:rsidRPr="00C26E90">
          <w:rPr>
            <w:noProof/>
          </w:rPr>
          <w:t>[2].</w:t>
        </w:r>
      </w:ins>
      <w:r w:rsidR="00C26E90" w:rsidRPr="00C26E90">
        <w:rPr>
          <w:noProof/>
        </w:rPr>
        <w:tab/>
        <w:t>L. Sanders C: Color Preferences for Natural Objects. Illum. Engng. 54,452–456 (1959</w:t>
      </w:r>
      <w:del w:id="3168" w:author="秦蓓嘉" w:date="2026-04-12T19:27:00Z">
        <w:r w:rsidRPr="00794629">
          <w:rPr>
            <w:noProof/>
          </w:rPr>
          <w:delText>).</w:delText>
        </w:r>
      </w:del>
      <w:ins w:id="3169" w:author="秦蓓嘉" w:date="2026-04-12T19:27:00Z">
        <w:r w:rsidR="00C26E90" w:rsidRPr="00C26E90">
          <w:rPr>
            <w:noProof/>
          </w:rPr>
          <w:t xml:space="preserve">) </w:t>
        </w:r>
      </w:ins>
    </w:p>
    <w:p w14:paraId="7B777859" w14:textId="74B47BDB" w:rsidR="00C26E90" w:rsidRPr="00C26E90" w:rsidRDefault="00794629" w:rsidP="00C26E90">
      <w:pPr>
        <w:pStyle w:val="EndNoteBibliography"/>
        <w:rPr>
          <w:noProof/>
        </w:rPr>
        <w:pPrChange w:id="3170" w:author="秦蓓嘉" w:date="2026-04-12T19:27:00Z">
          <w:pPr>
            <w:pStyle w:val="EndNoteBibliography"/>
            <w:spacing w:after="0"/>
            <w:ind w:left="720" w:hanging="720"/>
          </w:pPr>
        </w:pPrChange>
      </w:pPr>
      <w:del w:id="3171" w:author="秦蓓嘉" w:date="2026-04-12T19:27:00Z">
        <w:r w:rsidRPr="00794629">
          <w:rPr>
            <w:noProof/>
          </w:rPr>
          <w:delText>8.</w:delText>
        </w:r>
      </w:del>
      <w:ins w:id="3172" w:author="秦蓓嘉" w:date="2026-04-12T19:27:00Z">
        <w:r w:rsidR="00C26E90" w:rsidRPr="00C26E90">
          <w:rPr>
            <w:noProof/>
          </w:rPr>
          <w:t>[3].</w:t>
        </w:r>
      </w:ins>
      <w:r w:rsidR="00C26E90" w:rsidRPr="00C26E90">
        <w:rPr>
          <w:noProof/>
        </w:rPr>
        <w:tab/>
        <w:t xml:space="preserve">R. W. G. Hunt, I. T. Pitt, L. M. Winter: The Preferred Reproduction of Blue Sky, Green Grass and Caucasian Skin in Colour Photography. The </w:t>
      </w:r>
      <w:del w:id="3173" w:author="秦蓓嘉" w:date="2026-04-12T19:27:00Z">
        <w:r w:rsidRPr="00794629">
          <w:rPr>
            <w:noProof/>
          </w:rPr>
          <w:delText>Imaging</w:delText>
        </w:r>
      </w:del>
      <w:ins w:id="3174" w:author="秦蓓嘉" w:date="2026-04-12T19:27:00Z">
        <w:r w:rsidR="00C26E90" w:rsidRPr="00C26E90">
          <w:rPr>
            <w:noProof/>
          </w:rPr>
          <w:t>Journal of Photographic</w:t>
        </w:r>
      </w:ins>
      <w:r w:rsidR="00C26E90" w:rsidRPr="00C26E90">
        <w:rPr>
          <w:noProof/>
        </w:rPr>
        <w:t xml:space="preserve"> Science </w:t>
      </w:r>
      <w:del w:id="3175" w:author="秦蓓嘉" w:date="2026-04-12T19:27:00Z">
        <w:r w:rsidRPr="00794629">
          <w:rPr>
            <w:noProof/>
          </w:rPr>
          <w:delText xml:space="preserve">Journal </w:delText>
        </w:r>
      </w:del>
      <w:r w:rsidR="00C26E90" w:rsidRPr="00C26E90">
        <w:rPr>
          <w:noProof/>
        </w:rPr>
        <w:t>22,144–150 (1974</w:t>
      </w:r>
      <w:del w:id="3176" w:author="秦蓓嘉" w:date="2026-04-12T19:27:00Z">
        <w:r w:rsidRPr="00794629">
          <w:rPr>
            <w:noProof/>
          </w:rPr>
          <w:delText>).</w:delText>
        </w:r>
      </w:del>
      <w:ins w:id="3177" w:author="秦蓓嘉" w:date="2026-04-12T19:27:00Z">
        <w:r w:rsidR="00C26E90" w:rsidRPr="00C26E90">
          <w:rPr>
            <w:noProof/>
          </w:rPr>
          <w:t>) 10.1080/00223638.1974.11737768.</w:t>
        </w:r>
      </w:ins>
    </w:p>
    <w:p w14:paraId="502571DB" w14:textId="4B0064AA" w:rsidR="00C26E90" w:rsidRPr="00C26E90" w:rsidRDefault="00794629" w:rsidP="00C26E90">
      <w:pPr>
        <w:pStyle w:val="EndNoteBibliography"/>
        <w:rPr>
          <w:noProof/>
        </w:rPr>
        <w:pPrChange w:id="3178" w:author="秦蓓嘉" w:date="2026-04-12T19:27:00Z">
          <w:pPr>
            <w:pStyle w:val="EndNoteBibliography"/>
            <w:spacing w:after="0"/>
            <w:ind w:left="720" w:hanging="720"/>
          </w:pPr>
        </w:pPrChange>
      </w:pPr>
      <w:del w:id="3179" w:author="秦蓓嘉" w:date="2026-04-12T19:27:00Z">
        <w:r w:rsidRPr="00794629">
          <w:rPr>
            <w:noProof/>
          </w:rPr>
          <w:delText>9.</w:delText>
        </w:r>
      </w:del>
      <w:ins w:id="3180" w:author="秦蓓嘉" w:date="2026-04-12T19:27:00Z">
        <w:r w:rsidR="00C26E90" w:rsidRPr="00C26E90">
          <w:rPr>
            <w:noProof/>
          </w:rPr>
          <w:t>[4].</w:t>
        </w:r>
      </w:ins>
      <w:r w:rsidR="00C26E90" w:rsidRPr="00C26E90">
        <w:rPr>
          <w:noProof/>
        </w:rPr>
        <w:tab/>
        <w:t>D. Sanger, T. Asada, H. Haneishi, Y. Miyake:Facial Pattern Detection and Its Preferred Color Reproduction. on Proceedings,149–153 (1994)</w:t>
      </w:r>
      <w:ins w:id="3181" w:author="秦蓓嘉" w:date="2026-04-12T19:27:00Z">
        <w:r w:rsidR="00C26E90" w:rsidRPr="00C26E90">
          <w:rPr>
            <w:noProof/>
          </w:rPr>
          <w:t xml:space="preserve"> 10.2352/CIC.1994.2.1.art00041</w:t>
        </w:r>
      </w:ins>
    </w:p>
    <w:p w14:paraId="5E98974E" w14:textId="71C96726" w:rsidR="00C26E90" w:rsidRPr="00C26E90" w:rsidRDefault="00794629" w:rsidP="00C26E90">
      <w:pPr>
        <w:pStyle w:val="EndNoteBibliography"/>
        <w:rPr>
          <w:noProof/>
        </w:rPr>
        <w:pPrChange w:id="3182" w:author="秦蓓嘉" w:date="2026-04-12T19:27:00Z">
          <w:pPr>
            <w:pStyle w:val="EndNoteBibliography"/>
            <w:spacing w:after="0"/>
            <w:ind w:left="720" w:hanging="720"/>
          </w:pPr>
        </w:pPrChange>
      </w:pPr>
      <w:del w:id="3183" w:author="秦蓓嘉" w:date="2026-04-12T19:27:00Z">
        <w:r w:rsidRPr="00794629">
          <w:rPr>
            <w:noProof/>
          </w:rPr>
          <w:delText>10.</w:delText>
        </w:r>
      </w:del>
      <w:ins w:id="3184" w:author="秦蓓嘉" w:date="2026-04-12T19:27:00Z">
        <w:r w:rsidR="00C26E90" w:rsidRPr="00C26E90">
          <w:rPr>
            <w:noProof/>
          </w:rPr>
          <w:t>[5].</w:t>
        </w:r>
      </w:ins>
      <w:r w:rsidR="00C26E90" w:rsidRPr="00C26E90">
        <w:rPr>
          <w:noProof/>
        </w:rPr>
        <w:tab/>
        <w:t>T. Yano, K. Hashimoto: Preference for Japanese complexion color under illumination. Color Research &amp; Application 22,269–274 (1997</w:t>
      </w:r>
      <w:del w:id="3185" w:author="秦蓓嘉" w:date="2026-04-12T19:27:00Z">
        <w:r w:rsidRPr="00794629">
          <w:rPr>
            <w:noProof/>
          </w:rPr>
          <w:delText>).</w:delText>
        </w:r>
      </w:del>
      <w:ins w:id="3186" w:author="秦蓓嘉" w:date="2026-04-12T19:27:00Z">
        <w:r w:rsidR="00C26E90" w:rsidRPr="00C26E90">
          <w:rPr>
            <w:noProof/>
          </w:rPr>
          <w:t xml:space="preserve">) </w:t>
        </w:r>
        <w:r w:rsidR="009F0C11">
          <w:fldChar w:fldCharType="begin"/>
        </w:r>
        <w:r w:rsidR="009F0C11">
          <w:instrText xml:space="preserve"> HYPERLINK "https://doi.org/10.1002/(SICI)1520-6378(199708)22:4" </w:instrText>
        </w:r>
        <w:r w:rsidR="009F0C11">
          <w:fldChar w:fldCharType="separate"/>
        </w:r>
        <w:r w:rsidR="00C26E90" w:rsidRPr="00C26E90">
          <w:rPr>
            <w:rStyle w:val="af0"/>
            <w:noProof/>
          </w:rPr>
          <w:t>https://doi.org/10.1002/(SICI)1520-6378(199708)22:4</w:t>
        </w:r>
        <w:r w:rsidR="009F0C11">
          <w:rPr>
            <w:rStyle w:val="af0"/>
            <w:noProof/>
          </w:rPr>
          <w:fldChar w:fldCharType="end"/>
        </w:r>
        <w:r w:rsidR="00C26E90" w:rsidRPr="00C26E90">
          <w:rPr>
            <w:noProof/>
          </w:rPr>
          <w:t>&lt;269::AID-COL7&gt;3.0.CO;2-N.</w:t>
        </w:r>
      </w:ins>
    </w:p>
    <w:p w14:paraId="2FF3C7CD" w14:textId="56870661" w:rsidR="00C26E90" w:rsidRPr="00C26E90" w:rsidRDefault="00794629" w:rsidP="00C26E90">
      <w:pPr>
        <w:pStyle w:val="EndNoteBibliography"/>
        <w:rPr>
          <w:ins w:id="3187" w:author="秦蓓嘉" w:date="2026-04-12T19:27:00Z"/>
          <w:noProof/>
        </w:rPr>
      </w:pPr>
      <w:del w:id="3188" w:author="秦蓓嘉" w:date="2026-04-12T19:27:00Z">
        <w:r w:rsidRPr="00794629">
          <w:rPr>
            <w:noProof/>
          </w:rPr>
          <w:delText>11.</w:delText>
        </w:r>
      </w:del>
      <w:ins w:id="3189" w:author="秦蓓嘉" w:date="2026-04-12T19:27:00Z">
        <w:r w:rsidR="00C26E90" w:rsidRPr="00C26E90">
          <w:rPr>
            <w:noProof/>
          </w:rPr>
          <w:t>[6].</w:t>
        </w:r>
        <w:r w:rsidR="00C26E90" w:rsidRPr="00C26E90">
          <w:rPr>
            <w:noProof/>
          </w:rPr>
          <w:tab/>
          <w:t xml:space="preserve">M. Yamamoto: On the preferred flesh colour in Japan, China and South Korea. The Imaging Science Journal   (2003) </w:t>
        </w:r>
      </w:ins>
    </w:p>
    <w:p w14:paraId="03C11065" w14:textId="77777777" w:rsidR="00C26E90" w:rsidRPr="00C26E90" w:rsidRDefault="00C26E90" w:rsidP="00C26E90">
      <w:pPr>
        <w:pStyle w:val="EndNoteBibliography"/>
        <w:rPr>
          <w:noProof/>
        </w:rPr>
        <w:pPrChange w:id="3190" w:author="秦蓓嘉" w:date="2026-04-12T19:27:00Z">
          <w:pPr>
            <w:pStyle w:val="EndNoteBibliography"/>
            <w:spacing w:after="0"/>
            <w:ind w:left="720" w:hanging="720"/>
          </w:pPr>
        </w:pPrChange>
      </w:pPr>
      <w:ins w:id="3191" w:author="秦蓓嘉" w:date="2026-04-12T19:27:00Z">
        <w:r w:rsidRPr="00C26E90">
          <w:rPr>
            <w:noProof/>
          </w:rPr>
          <w:t>[7].</w:t>
        </w:r>
      </w:ins>
      <w:r w:rsidRPr="00C26E90">
        <w:rPr>
          <w:noProof/>
        </w:rPr>
        <w:tab/>
        <w:t>J. Kuang, X. Jiang, S. Quan, A. Chiu:A psychophysical study on the influence factors of color preference in photographic color reproduction. In:Image quality and system performance IIon Proceedings,23–33.SPIE,San Jose, California, USA (2005)</w:t>
      </w:r>
      <w:ins w:id="3192" w:author="秦蓓嘉" w:date="2026-04-12T19:27:00Z">
        <w:r w:rsidRPr="00C26E90">
          <w:rPr>
            <w:noProof/>
          </w:rPr>
          <w:t xml:space="preserve"> </w:t>
        </w:r>
      </w:ins>
    </w:p>
    <w:p w14:paraId="5A67151A" w14:textId="150C8E88" w:rsidR="00C26E90" w:rsidRPr="00C26E90" w:rsidRDefault="00794629" w:rsidP="00C26E90">
      <w:pPr>
        <w:pStyle w:val="EndNoteBibliography"/>
        <w:rPr>
          <w:noProof/>
        </w:rPr>
        <w:pPrChange w:id="3193" w:author="秦蓓嘉" w:date="2026-04-12T19:27:00Z">
          <w:pPr>
            <w:pStyle w:val="EndNoteBibliography"/>
            <w:spacing w:after="0"/>
            <w:ind w:left="720" w:hanging="720"/>
          </w:pPr>
        </w:pPrChange>
      </w:pPr>
      <w:del w:id="3194" w:author="秦蓓嘉" w:date="2026-04-12T19:27:00Z">
        <w:r w:rsidRPr="00794629">
          <w:rPr>
            <w:noProof/>
          </w:rPr>
          <w:delText>12.</w:delText>
        </w:r>
      </w:del>
      <w:ins w:id="3195" w:author="秦蓓嘉" w:date="2026-04-12T19:27:00Z">
        <w:r w:rsidR="00C26E90" w:rsidRPr="00C26E90">
          <w:rPr>
            <w:noProof/>
          </w:rPr>
          <w:t>[8].</w:t>
        </w:r>
      </w:ins>
      <w:r w:rsidR="00C26E90" w:rsidRPr="00C26E90">
        <w:rPr>
          <w:noProof/>
        </w:rPr>
        <w:tab/>
        <w:t>S. R. Fernandez, M. D. Fairchild:Preferred Color Reproduction of Images with Unknown Colorimetry. on Proceedings,274–279 (2001)</w:t>
      </w:r>
      <w:ins w:id="3196" w:author="秦蓓嘉" w:date="2026-04-12T19:27:00Z">
        <w:r w:rsidR="00C26E90" w:rsidRPr="00C26E90">
          <w:rPr>
            <w:noProof/>
          </w:rPr>
          <w:t xml:space="preserve"> 10.2352/CIC.2001.9.1.art00050</w:t>
        </w:r>
      </w:ins>
    </w:p>
    <w:p w14:paraId="4C3C19B4" w14:textId="2060294C" w:rsidR="00C26E90" w:rsidRPr="00C26E90" w:rsidRDefault="00794629" w:rsidP="00C26E90">
      <w:pPr>
        <w:pStyle w:val="EndNoteBibliography"/>
        <w:rPr>
          <w:ins w:id="3197" w:author="秦蓓嘉" w:date="2026-04-12T19:27:00Z"/>
          <w:noProof/>
        </w:rPr>
      </w:pPr>
      <w:del w:id="3198" w:author="秦蓓嘉" w:date="2026-04-12T19:27:00Z">
        <w:r w:rsidRPr="00794629">
          <w:rPr>
            <w:noProof/>
          </w:rPr>
          <w:delText>13.</w:delText>
        </w:r>
        <w:r w:rsidRPr="00794629">
          <w:rPr>
            <w:noProof/>
          </w:rPr>
          <w:tab/>
        </w:r>
      </w:del>
      <w:ins w:id="3199" w:author="秦蓓嘉" w:date="2026-04-12T19:27:00Z">
        <w:r w:rsidR="00C26E90" w:rsidRPr="00C26E90">
          <w:rPr>
            <w:noProof/>
          </w:rPr>
          <w:t>[9].</w:t>
        </w:r>
        <w:r w:rsidR="00C26E90" w:rsidRPr="00C26E90">
          <w:rPr>
            <w:noProof/>
          </w:rPr>
          <w:tab/>
          <w:t xml:space="preserve">D. Pei, W. Kening, N. Aoki, </w:t>
        </w:r>
      </w:ins>
      <w:r w:rsidR="00C26E90" w:rsidRPr="00C26E90">
        <w:rPr>
          <w:noProof/>
        </w:rPr>
        <w:t xml:space="preserve">H. </w:t>
      </w:r>
      <w:del w:id="3200" w:author="秦蓓嘉" w:date="2026-04-12T19:27:00Z">
        <w:r w:rsidRPr="00794629">
          <w:rPr>
            <w:noProof/>
          </w:rPr>
          <w:delText>Zeng, M. Luo:</w:delText>
        </w:r>
      </w:del>
      <w:ins w:id="3201" w:author="秦蓓嘉" w:date="2026-04-12T19:27:00Z">
        <w:r w:rsidR="00C26E90" w:rsidRPr="00C26E90">
          <w:rPr>
            <w:noProof/>
          </w:rPr>
          <w:t>Kobayashi: Investigation on the</w:t>
        </w:r>
      </w:ins>
      <w:r w:rsidR="00C26E90" w:rsidRPr="00C26E90">
        <w:rPr>
          <w:noProof/>
        </w:rPr>
        <w:t xml:space="preserve"> Preferred </w:t>
      </w:r>
      <w:ins w:id="3202" w:author="秦蓓嘉" w:date="2026-04-12T19:27:00Z">
        <w:r w:rsidR="00C26E90" w:rsidRPr="00C26E90">
          <w:rPr>
            <w:noProof/>
          </w:rPr>
          <w:t>Flesh Color on Male in Japan and China. Journal of The Society of Photographic Science and Technology of Japan 76,70–76 (2013) 10.11454/photogrst.76.70.</w:t>
        </w:r>
      </w:ins>
    </w:p>
    <w:p w14:paraId="44473CCD" w14:textId="77777777" w:rsidR="00C26E90" w:rsidRPr="00C26E90" w:rsidRDefault="00C26E90" w:rsidP="00C26E90">
      <w:pPr>
        <w:pStyle w:val="EndNoteBibliography"/>
        <w:rPr>
          <w:ins w:id="3203" w:author="秦蓓嘉" w:date="2026-04-12T19:27:00Z"/>
          <w:noProof/>
        </w:rPr>
      </w:pPr>
      <w:ins w:id="3204" w:author="秦蓓嘉" w:date="2026-04-12T19:27:00Z">
        <w:r w:rsidRPr="00C26E90">
          <w:rPr>
            <w:noProof/>
          </w:rPr>
          <w:t>[10].</w:t>
        </w:r>
        <w:r w:rsidRPr="00C26E90">
          <w:rPr>
            <w:noProof/>
          </w:rPr>
          <w:tab/>
          <w:t xml:space="preserve">D. S. Park, Y. Kwak, H. Ok, C. Y. Kim: Preferred skin color reproduction on the display. Journal of Electronic Imaging 15,041203 (2006) </w:t>
        </w:r>
      </w:ins>
    </w:p>
    <w:p w14:paraId="2357B8E0" w14:textId="0919317C" w:rsidR="00C26E90" w:rsidRPr="00C26E90" w:rsidRDefault="00C26E90" w:rsidP="00C26E90">
      <w:pPr>
        <w:pStyle w:val="EndNoteBibliography"/>
        <w:rPr>
          <w:noProof/>
        </w:rPr>
        <w:pPrChange w:id="3205" w:author="秦蓓嘉" w:date="2026-04-12T19:27:00Z">
          <w:pPr>
            <w:pStyle w:val="EndNoteBibliography"/>
            <w:spacing w:after="0"/>
            <w:ind w:left="720" w:hanging="720"/>
          </w:pPr>
        </w:pPrChange>
      </w:pPr>
      <w:ins w:id="3206" w:author="秦蓓嘉" w:date="2026-04-12T19:27:00Z">
        <w:r w:rsidRPr="00C26E90">
          <w:rPr>
            <w:noProof/>
          </w:rPr>
          <w:t>[11].</w:t>
        </w:r>
        <w:r w:rsidRPr="00C26E90">
          <w:rPr>
            <w:noProof/>
          </w:rPr>
          <w:tab/>
          <w:t xml:space="preserve">H. Zeng, R. Luo:Preferred </w:t>
        </w:r>
      </w:ins>
      <w:r w:rsidRPr="00C26E90">
        <w:rPr>
          <w:noProof/>
        </w:rPr>
        <w:t xml:space="preserve">Skin Colours of Africans, Caucasians, and Orientals. </w:t>
      </w:r>
      <w:del w:id="3207" w:author="秦蓓嘉" w:date="2026-04-12T19:27:00Z">
        <w:r w:rsidR="00794629" w:rsidRPr="00794629">
          <w:rPr>
            <w:noProof/>
          </w:rPr>
          <w:delText>Color and Imaging Conference 19</w:delText>
        </w:r>
      </w:del>
      <w:ins w:id="3208" w:author="秦蓓嘉" w:date="2026-04-12T19:27:00Z">
        <w:r w:rsidRPr="00C26E90">
          <w:rPr>
            <w:noProof/>
          </w:rPr>
          <w:t>on Proceedings</w:t>
        </w:r>
      </w:ins>
      <w:r w:rsidRPr="00C26E90">
        <w:rPr>
          <w:noProof/>
        </w:rPr>
        <w:t>,211–216 (2011</w:t>
      </w:r>
      <w:del w:id="3209" w:author="秦蓓嘉" w:date="2026-04-12T19:27:00Z">
        <w:r w:rsidR="00794629" w:rsidRPr="00794629">
          <w:rPr>
            <w:noProof/>
          </w:rPr>
          <w:delText>).</w:delText>
        </w:r>
      </w:del>
      <w:ins w:id="3210" w:author="秦蓓嘉" w:date="2026-04-12T19:27:00Z">
        <w:r w:rsidRPr="00C26E90">
          <w:rPr>
            <w:noProof/>
          </w:rPr>
          <w:t>) 10.2352/CIC.2011.19.1.art00043</w:t>
        </w:r>
      </w:ins>
    </w:p>
    <w:p w14:paraId="52B0CC73" w14:textId="268C11B4" w:rsidR="00C26E90" w:rsidRPr="00C26E90" w:rsidRDefault="00794629" w:rsidP="00C26E90">
      <w:pPr>
        <w:pStyle w:val="EndNoteBibliography"/>
        <w:rPr>
          <w:noProof/>
        </w:rPr>
        <w:pPrChange w:id="3211" w:author="秦蓓嘉" w:date="2026-04-12T19:27:00Z">
          <w:pPr>
            <w:pStyle w:val="EndNoteBibliography"/>
            <w:spacing w:after="0"/>
            <w:ind w:left="720" w:hanging="720"/>
          </w:pPr>
        </w:pPrChange>
      </w:pPr>
      <w:del w:id="3212" w:author="秦蓓嘉" w:date="2026-04-12T19:27:00Z">
        <w:r w:rsidRPr="00794629">
          <w:rPr>
            <w:noProof/>
          </w:rPr>
          <w:delText>14.</w:delText>
        </w:r>
      </w:del>
      <w:ins w:id="3213" w:author="秦蓓嘉" w:date="2026-04-12T19:27:00Z">
        <w:r w:rsidR="00C26E90" w:rsidRPr="00C26E90">
          <w:rPr>
            <w:noProof/>
          </w:rPr>
          <w:t>[12].</w:t>
        </w:r>
      </w:ins>
      <w:r w:rsidR="00C26E90" w:rsidRPr="00C26E90">
        <w:rPr>
          <w:noProof/>
        </w:rPr>
        <w:tab/>
        <w:t>R. Peng, M. R. Luo, M. Cao, Y. Zhu, X. Liu, G. Liu:Preferred Skin Reproduction Centres for Different Skin Groups. on Proceedings,109–113 (2020)</w:t>
      </w:r>
      <w:ins w:id="3214" w:author="秦蓓嘉" w:date="2026-04-12T19:27:00Z">
        <w:r w:rsidR="00C26E90" w:rsidRPr="00C26E90">
          <w:rPr>
            <w:noProof/>
          </w:rPr>
          <w:t xml:space="preserve"> 10.2352/issn.2169-2629.2020.28.16</w:t>
        </w:r>
      </w:ins>
    </w:p>
    <w:p w14:paraId="159ED4ED" w14:textId="668FEDF2" w:rsidR="00C26E90" w:rsidRPr="00C26E90" w:rsidRDefault="00794629" w:rsidP="00C26E90">
      <w:pPr>
        <w:pStyle w:val="EndNoteBibliography"/>
        <w:rPr>
          <w:noProof/>
        </w:rPr>
        <w:pPrChange w:id="3215" w:author="秦蓓嘉" w:date="2026-04-12T19:27:00Z">
          <w:pPr>
            <w:pStyle w:val="EndNoteBibliography"/>
            <w:spacing w:after="0"/>
            <w:ind w:left="720" w:hanging="720"/>
          </w:pPr>
        </w:pPrChange>
      </w:pPr>
      <w:del w:id="3216" w:author="秦蓓嘉" w:date="2026-04-12T19:27:00Z">
        <w:r w:rsidRPr="00794629">
          <w:rPr>
            <w:noProof/>
          </w:rPr>
          <w:delText>15.</w:delText>
        </w:r>
      </w:del>
      <w:ins w:id="3217" w:author="秦蓓嘉" w:date="2026-04-12T19:27:00Z">
        <w:r w:rsidR="00C26E90" w:rsidRPr="00C26E90">
          <w:rPr>
            <w:noProof/>
          </w:rPr>
          <w:t>[13].</w:t>
        </w:r>
      </w:ins>
      <w:r w:rsidR="00C26E90" w:rsidRPr="00C26E90">
        <w:rPr>
          <w:noProof/>
        </w:rPr>
        <w:tab/>
        <w:t>M. Cao, M. R. Luo, G. Liu:Preferred skin tones reproduction of three ethnic groups under different ambient lighting conditions. on Proceedings,94–94 (2020)</w:t>
      </w:r>
      <w:ins w:id="3218" w:author="秦蓓嘉" w:date="2026-04-12T19:27:00Z">
        <w:r w:rsidR="00C26E90" w:rsidRPr="00C26E90">
          <w:rPr>
            <w:noProof/>
          </w:rPr>
          <w:t xml:space="preserve"> 10.2352/issn.2169-2629.2020.28.13</w:t>
        </w:r>
      </w:ins>
    </w:p>
    <w:p w14:paraId="5F49F9BD" w14:textId="3AA848A9" w:rsidR="00C26E90" w:rsidRPr="00C26E90" w:rsidRDefault="00794629" w:rsidP="00C26E90">
      <w:pPr>
        <w:pStyle w:val="EndNoteBibliography"/>
        <w:rPr>
          <w:ins w:id="3219" w:author="秦蓓嘉" w:date="2026-04-12T19:27:00Z"/>
          <w:noProof/>
        </w:rPr>
      </w:pPr>
      <w:del w:id="3220" w:author="秦蓓嘉" w:date="2026-04-12T19:27:00Z">
        <w:r w:rsidRPr="00794629">
          <w:rPr>
            <w:noProof/>
          </w:rPr>
          <w:delText>16.</w:delText>
        </w:r>
      </w:del>
      <w:ins w:id="3221" w:author="秦蓓嘉" w:date="2026-04-12T19:27:00Z">
        <w:r w:rsidR="00C26E90" w:rsidRPr="00C26E90">
          <w:rPr>
            <w:noProof/>
          </w:rPr>
          <w:t>[14].</w:t>
        </w:r>
      </w:ins>
      <w:moveToRangeStart w:id="3222" w:author="秦蓓嘉" w:date="2026-04-12T19:27:00Z" w:name="move226914503"/>
      <w:moveTo w:id="3223" w:author="秦蓓嘉" w:date="2026-04-12T19:27:00Z">
        <w:r w:rsidR="00C26E90" w:rsidRPr="00C26E90">
          <w:rPr>
            <w:noProof/>
          </w:rPr>
          <w:tab/>
          <w:t>M. R. Luo: The New Preferred Memory Color (PMC) Chart. Color Research &amp; Application 49,564–576 (2024</w:t>
        </w:r>
      </w:moveTo>
      <w:moveToRangeEnd w:id="3222"/>
      <w:ins w:id="3224" w:author="秦蓓嘉" w:date="2026-04-12T19:27:00Z">
        <w:r w:rsidR="00C26E90" w:rsidRPr="00C26E90">
          <w:rPr>
            <w:noProof/>
          </w:rPr>
          <w:t>) 10.1002/col.22940.</w:t>
        </w:r>
      </w:ins>
    </w:p>
    <w:p w14:paraId="4D609C53" w14:textId="77777777" w:rsidR="00C26E90" w:rsidRPr="00C26E90" w:rsidRDefault="00C26E90" w:rsidP="00C26E90">
      <w:pPr>
        <w:pStyle w:val="EndNoteBibliography"/>
        <w:rPr>
          <w:ins w:id="3225" w:author="秦蓓嘉" w:date="2026-04-12T19:27:00Z"/>
          <w:noProof/>
        </w:rPr>
      </w:pPr>
      <w:ins w:id="3226" w:author="秦蓓嘉" w:date="2026-04-12T19:27:00Z">
        <w:r w:rsidRPr="00C26E90">
          <w:rPr>
            <w:noProof/>
          </w:rPr>
          <w:t>[15].</w:t>
        </w:r>
        <w:r w:rsidRPr="00C26E90">
          <w:rPr>
            <w:noProof/>
          </w:rPr>
          <w:tab/>
          <w:t>M. Cao, M. R. Luo: A study on Memory Colours. Color and Imaging Conference 29,362–362 (2021) 10.2352/issn.2169-2629.2021.29.362.</w:t>
        </w:r>
      </w:ins>
    </w:p>
    <w:p w14:paraId="09C657ED" w14:textId="77777777" w:rsidR="00C26E90" w:rsidRPr="00C26E90" w:rsidRDefault="00C26E90" w:rsidP="00C26E90">
      <w:pPr>
        <w:pStyle w:val="EndNoteBibliography"/>
        <w:rPr>
          <w:ins w:id="3227" w:author="秦蓓嘉" w:date="2026-04-12T19:27:00Z"/>
          <w:noProof/>
        </w:rPr>
      </w:pPr>
      <w:ins w:id="3228" w:author="秦蓓嘉" w:date="2026-04-12T19:27:00Z">
        <w:r w:rsidRPr="00C26E90">
          <w:rPr>
            <w:noProof/>
          </w:rPr>
          <w:t>[16].</w:t>
        </w:r>
      </w:ins>
      <w:moveToRangeStart w:id="3229" w:author="秦蓓嘉" w:date="2026-04-12T19:27:00Z" w:name="move226914504"/>
      <w:moveTo w:id="3230" w:author="秦蓓嘉" w:date="2026-04-12T19:27:00Z">
        <w:r w:rsidRPr="00C26E90">
          <w:rPr>
            <w:noProof/>
          </w:rPr>
          <w:tab/>
          <w:t>X. Liu, R. Peng, M. R. Luo:The impact of skin colours on visual impression paper presented at the AIC2021 proceedingsMilan, Italy,  2021</w:t>
        </w:r>
      </w:moveTo>
      <w:moveToRangeEnd w:id="3229"/>
      <w:ins w:id="3231" w:author="秦蓓嘉" w:date="2026-04-12T19:27:00Z">
        <w:r w:rsidRPr="00C26E90">
          <w:rPr>
            <w:noProof/>
          </w:rPr>
          <w:t xml:space="preserve"> </w:t>
        </w:r>
      </w:ins>
    </w:p>
    <w:p w14:paraId="6B377F5F" w14:textId="77777777" w:rsidR="00C26E90" w:rsidRPr="00C26E90" w:rsidRDefault="00C26E90" w:rsidP="00C26E90">
      <w:pPr>
        <w:pStyle w:val="EndNoteBibliography"/>
        <w:rPr>
          <w:noProof/>
        </w:rPr>
        <w:pPrChange w:id="3232" w:author="秦蓓嘉" w:date="2026-04-12T19:27:00Z">
          <w:pPr>
            <w:pStyle w:val="EndNoteBibliography"/>
            <w:spacing w:after="0"/>
            <w:ind w:left="720" w:hanging="720"/>
          </w:pPr>
        </w:pPrChange>
      </w:pPr>
      <w:ins w:id="3233" w:author="秦蓓嘉" w:date="2026-04-12T19:27:00Z">
        <w:r w:rsidRPr="00C26E90">
          <w:rPr>
            <w:noProof/>
          </w:rPr>
          <w:t>[17].</w:t>
        </w:r>
      </w:ins>
      <w:r w:rsidRPr="00C26E90">
        <w:rPr>
          <w:noProof/>
        </w:rPr>
        <w:tab/>
        <w:t>M. Wang, M. R. Luo, K. Xiao:The Impact of Skin Colour on Facial Impressions. In:Proceedings of 13th AIC Congress 2017on Proceedings,OS09–05 (2017)</w:t>
      </w:r>
      <w:ins w:id="3234" w:author="秦蓓嘉" w:date="2026-04-12T19:27:00Z">
        <w:r w:rsidRPr="00C26E90">
          <w:rPr>
            <w:noProof/>
          </w:rPr>
          <w:t xml:space="preserve"> </w:t>
        </w:r>
      </w:ins>
    </w:p>
    <w:p w14:paraId="65EC1101" w14:textId="270FE348" w:rsidR="00C26E90" w:rsidRPr="00C26E90" w:rsidRDefault="00794629" w:rsidP="00C26E90">
      <w:pPr>
        <w:pStyle w:val="EndNoteBibliography"/>
        <w:rPr>
          <w:noProof/>
        </w:rPr>
        <w:pPrChange w:id="3235" w:author="秦蓓嘉" w:date="2026-04-12T19:27:00Z">
          <w:pPr>
            <w:pStyle w:val="EndNoteBibliography"/>
            <w:spacing w:after="0"/>
            <w:ind w:left="720" w:hanging="720"/>
          </w:pPr>
        </w:pPrChange>
      </w:pPr>
      <w:del w:id="3236" w:author="秦蓓嘉" w:date="2026-04-12T19:27:00Z">
        <w:r w:rsidRPr="00794629">
          <w:rPr>
            <w:noProof/>
          </w:rPr>
          <w:delText>17.</w:delText>
        </w:r>
      </w:del>
      <w:ins w:id="3237" w:author="秦蓓嘉" w:date="2026-04-12T19:27:00Z">
        <w:r w:rsidR="00C26E90" w:rsidRPr="00C26E90">
          <w:rPr>
            <w:noProof/>
          </w:rPr>
          <w:t>[18].</w:t>
        </w:r>
      </w:ins>
      <w:r w:rsidR="00C26E90" w:rsidRPr="00C26E90">
        <w:rPr>
          <w:noProof/>
        </w:rPr>
        <w:tab/>
        <w:t>Y. He, H. Sato, Y. Mizokami: Cross-cultural comparison of the influence of skin-color change on facial impressions. Iperception 15,e20416695241288032 (2024</w:t>
      </w:r>
      <w:del w:id="3238" w:author="秦蓓嘉" w:date="2026-04-12T19:27:00Z">
        <w:r w:rsidRPr="00794629">
          <w:rPr>
            <w:noProof/>
          </w:rPr>
          <w:delText>).</w:delText>
        </w:r>
      </w:del>
      <w:ins w:id="3239" w:author="秦蓓嘉" w:date="2026-04-12T19:27:00Z">
        <w:r w:rsidR="00C26E90" w:rsidRPr="00C26E90">
          <w:rPr>
            <w:noProof/>
          </w:rPr>
          <w:t>) 10.1177/20416695241288032.</w:t>
        </w:r>
      </w:ins>
    </w:p>
    <w:p w14:paraId="01A8C14A" w14:textId="278EF5D5" w:rsidR="00C26E90" w:rsidRPr="00C26E90" w:rsidRDefault="00794629" w:rsidP="00C26E90">
      <w:pPr>
        <w:pStyle w:val="EndNoteBibliography"/>
        <w:rPr>
          <w:ins w:id="3240" w:author="秦蓓嘉" w:date="2026-04-12T19:27:00Z"/>
          <w:noProof/>
        </w:rPr>
      </w:pPr>
      <w:del w:id="3241" w:author="秦蓓嘉" w:date="2026-04-12T19:27:00Z">
        <w:r w:rsidRPr="00794629">
          <w:rPr>
            <w:noProof/>
          </w:rPr>
          <w:delText>18.</w:delText>
        </w:r>
      </w:del>
      <w:ins w:id="3242" w:author="秦蓓嘉" w:date="2026-04-12T19:27:00Z">
        <w:r w:rsidR="00C26E90" w:rsidRPr="00C26E90">
          <w:rPr>
            <w:noProof/>
          </w:rPr>
          <w:t>[19].</w:t>
        </w:r>
        <w:r w:rsidR="00C26E90" w:rsidRPr="00C26E90">
          <w:rPr>
            <w:noProof/>
          </w:rPr>
          <w:tab/>
          <w:t>R. A. Johnston, A. J. Edmonds: Familiar and unfamiliar face recognition: a review. Memory 17,577–596 (2009) 10.1080/09658210902976969.</w:t>
        </w:r>
      </w:ins>
    </w:p>
    <w:p w14:paraId="5E24C12E" w14:textId="77777777" w:rsidR="00C26E90" w:rsidRPr="00C26E90" w:rsidRDefault="00C26E90" w:rsidP="00C26E90">
      <w:pPr>
        <w:pStyle w:val="EndNoteBibliography"/>
        <w:rPr>
          <w:ins w:id="3243" w:author="秦蓓嘉" w:date="2026-04-12T19:27:00Z"/>
          <w:noProof/>
        </w:rPr>
      </w:pPr>
      <w:ins w:id="3244" w:author="秦蓓嘉" w:date="2026-04-12T19:27:00Z">
        <w:r w:rsidRPr="00C26E90">
          <w:rPr>
            <w:noProof/>
          </w:rPr>
          <w:t>[20].</w:t>
        </w:r>
        <w:r w:rsidRPr="00C26E90">
          <w:rPr>
            <w:noProof/>
          </w:rPr>
          <w:tab/>
          <w:t>R. S. S. Kramer, A. W. Young, A. M. Burton. (Elsevier Science, Netherlands, 2018), vol. 172, pp. 46–58 10.1016/j.cognition.2017.12.005.</w:t>
        </w:r>
      </w:ins>
    </w:p>
    <w:p w14:paraId="73977619" w14:textId="77777777" w:rsidR="00C26E90" w:rsidRPr="00C26E90" w:rsidRDefault="00C26E90" w:rsidP="00C26E90">
      <w:pPr>
        <w:pStyle w:val="EndNoteBibliography"/>
        <w:rPr>
          <w:ins w:id="3245" w:author="秦蓓嘉" w:date="2026-04-12T19:27:00Z"/>
          <w:noProof/>
        </w:rPr>
      </w:pPr>
      <w:ins w:id="3246" w:author="秦蓓嘉" w:date="2026-04-12T19:27:00Z">
        <w:r w:rsidRPr="00C26E90">
          <w:rPr>
            <w:noProof/>
          </w:rPr>
          <w:t>[21].</w:t>
        </w:r>
        <w:r w:rsidRPr="00C26E90">
          <w:rPr>
            <w:noProof/>
          </w:rPr>
          <w:tab/>
          <w:t>R. Kok, J. Taubert, E. Van der Burg, G. Rhodes, D. Alais: Face familiarity promotes stable identity recognition: exploring face perception using serial dependence. R Soc Open Sci 4,160685 (2017) 10.1098/rsos.160685.</w:t>
        </w:r>
      </w:ins>
    </w:p>
    <w:p w14:paraId="2150E75F" w14:textId="77777777" w:rsidR="00C26E90" w:rsidRPr="00C26E90" w:rsidRDefault="00C26E90" w:rsidP="00C26E90">
      <w:pPr>
        <w:pStyle w:val="EndNoteBibliography"/>
        <w:rPr>
          <w:ins w:id="3247" w:author="秦蓓嘉" w:date="2026-04-12T19:27:00Z"/>
          <w:noProof/>
        </w:rPr>
      </w:pPr>
      <w:ins w:id="3248" w:author="秦蓓嘉" w:date="2026-04-12T19:27:00Z">
        <w:r w:rsidRPr="00C26E90">
          <w:rPr>
            <w:noProof/>
          </w:rPr>
          <w:t>[22].</w:t>
        </w:r>
        <w:r w:rsidRPr="00C26E90">
          <w:rPr>
            <w:noProof/>
          </w:rPr>
          <w:tab/>
          <w:t>V. Chauhan, M. Visconti di Oleggio Castello, M. Taylor, M. I. Gobbini: Familiarity Facilitates Detection of Angry Expressions. Brain Sci 13  (2023) 10.3390/brainsci13030509.</w:t>
        </w:r>
      </w:ins>
    </w:p>
    <w:p w14:paraId="5B536E0D" w14:textId="77777777" w:rsidR="00C26E90" w:rsidRPr="00C26E90" w:rsidRDefault="00C26E90" w:rsidP="00C26E90">
      <w:pPr>
        <w:pStyle w:val="EndNoteBibliography"/>
        <w:rPr>
          <w:ins w:id="3249" w:author="秦蓓嘉" w:date="2026-04-12T19:27:00Z"/>
          <w:noProof/>
        </w:rPr>
      </w:pPr>
      <w:ins w:id="3250" w:author="秦蓓嘉" w:date="2026-04-12T19:27:00Z">
        <w:r w:rsidRPr="00C26E90">
          <w:rPr>
            <w:noProof/>
          </w:rPr>
          <w:t>[23].</w:t>
        </w:r>
        <w:r w:rsidRPr="00C26E90">
          <w:rPr>
            <w:noProof/>
          </w:rPr>
          <w:tab/>
          <w:t>B. Fink, K. Grammer, P. Matts: Visible skin color distribution plays a role in the perception of age, attract</w:t>
        </w:r>
        <w:r w:rsidRPr="00C26E90">
          <w:rPr>
            <w:rFonts w:hint="eastAsia"/>
            <w:noProof/>
          </w:rPr>
          <w:t>iveness, and health in female faces</w:t>
        </w:r>
        <w:r w:rsidRPr="00C26E90">
          <w:rPr>
            <w:rFonts w:hint="eastAsia"/>
            <w:noProof/>
          </w:rPr>
          <w:t>☆</w:t>
        </w:r>
        <w:r w:rsidRPr="00C26E90">
          <w:rPr>
            <w:rFonts w:hint="eastAsia"/>
            <w:noProof/>
          </w:rPr>
          <w:t>. Evolution and Human Behavior 27,433</w:t>
        </w:r>
        <w:r w:rsidRPr="00C26E90">
          <w:rPr>
            <w:rFonts w:hint="eastAsia"/>
            <w:noProof/>
          </w:rPr>
          <w:t>–</w:t>
        </w:r>
        <w:r w:rsidRPr="00C26E90">
          <w:rPr>
            <w:rFonts w:hint="eastAsia"/>
            <w:noProof/>
          </w:rPr>
          <w:t>442 (2006) 10.1016/j.evolhumbehav.2006.08.007.</w:t>
        </w:r>
      </w:ins>
    </w:p>
    <w:p w14:paraId="55A0488F" w14:textId="77777777" w:rsidR="00C26E90" w:rsidRPr="00C26E90" w:rsidRDefault="00C26E90" w:rsidP="00C26E90">
      <w:pPr>
        <w:pStyle w:val="EndNoteBibliography"/>
        <w:rPr>
          <w:ins w:id="3251" w:author="秦蓓嘉" w:date="2026-04-12T19:27:00Z"/>
          <w:noProof/>
        </w:rPr>
      </w:pPr>
      <w:ins w:id="3252" w:author="秦蓓嘉" w:date="2026-04-12T19:27:00Z">
        <w:r w:rsidRPr="00C26E90">
          <w:rPr>
            <w:noProof/>
          </w:rPr>
          <w:t>[24].</w:t>
        </w:r>
        <w:r w:rsidRPr="00C26E90">
          <w:rPr>
            <w:noProof/>
          </w:rPr>
          <w:tab/>
          <w:t>J. L. Brebner, O. Krigolson, T. C. Handy, S. Quadflieg, D. J. Turk: The importance of skin color and facial structure in perceiving and remembering others: an electrophysiological study. Brain Res 1388,123–133 (2011) 10.1016/j.brainres.2011.02.090.</w:t>
        </w:r>
      </w:ins>
    </w:p>
    <w:p w14:paraId="02F2D853" w14:textId="77777777" w:rsidR="00794629" w:rsidRPr="00794629" w:rsidRDefault="00C26E90" w:rsidP="00794629">
      <w:pPr>
        <w:pStyle w:val="EndNoteBibliography"/>
        <w:ind w:left="720" w:hanging="720"/>
        <w:rPr>
          <w:del w:id="3253" w:author="秦蓓嘉" w:date="2026-04-12T19:27:00Z"/>
          <w:noProof/>
        </w:rPr>
      </w:pPr>
      <w:ins w:id="3254" w:author="秦蓓嘉" w:date="2026-04-12T19:27:00Z">
        <w:r w:rsidRPr="00C26E90">
          <w:rPr>
            <w:noProof/>
          </w:rPr>
          <w:t>[25].</w:t>
        </w:r>
      </w:ins>
      <w:moveFromRangeStart w:id="3255" w:author="秦蓓嘉" w:date="2026-04-12T19:27:00Z" w:name="move226914504"/>
      <w:moveFrom w:id="3256" w:author="秦蓓嘉" w:date="2026-04-12T19:27:00Z">
        <w:r w:rsidRPr="00C26E90">
          <w:rPr>
            <w:noProof/>
          </w:rPr>
          <w:tab/>
          <w:t>X. Liu, R. Peng, M. R. Luo:The impact of skin colours on visual impression paper presented at the AIC2021 proceedingsMilan, Italy,  2021</w:t>
        </w:r>
      </w:moveFrom>
      <w:moveFromRangeEnd w:id="3255"/>
      <w:del w:id="3257" w:author="秦蓓嘉" w:date="2026-04-12T19:27:00Z">
        <w:r w:rsidR="00794629" w:rsidRPr="00794629">
          <w:rPr>
            <w:noProof/>
          </w:rPr>
          <w:delText>.</w:delText>
        </w:r>
      </w:del>
    </w:p>
    <w:p w14:paraId="66DBAC7C" w14:textId="77777777" w:rsidR="00794629" w:rsidRPr="00794629" w:rsidRDefault="00794629" w:rsidP="00794629">
      <w:pPr>
        <w:pStyle w:val="EndNoteBibliography"/>
        <w:ind w:left="720" w:hanging="720"/>
        <w:rPr>
          <w:del w:id="3258" w:author="秦蓓嘉" w:date="2026-04-12T19:27:00Z"/>
          <w:noProof/>
        </w:rPr>
      </w:pPr>
      <w:del w:id="3259" w:author="秦蓓嘉" w:date="2026-04-12T19:27:00Z">
        <w:r w:rsidRPr="00794629">
          <w:rPr>
            <w:noProof/>
          </w:rPr>
          <w:delText>19.</w:delText>
        </w:r>
      </w:del>
      <w:moveFromRangeStart w:id="3260" w:author="秦蓓嘉" w:date="2026-04-12T19:27:00Z" w:name="move226914503"/>
      <w:moveFrom w:id="3261" w:author="秦蓓嘉" w:date="2026-04-12T19:27:00Z">
        <w:r w:rsidR="00C26E90" w:rsidRPr="00C26E90">
          <w:rPr>
            <w:noProof/>
          </w:rPr>
          <w:tab/>
          <w:t>M. R. Luo: The New Preferred Memory Color (PMC) Chart. Color Research &amp; Application 49,564–576 (2024</w:t>
        </w:r>
      </w:moveFrom>
      <w:moveFromRangeEnd w:id="3260"/>
      <w:del w:id="3262" w:author="秦蓓嘉" w:date="2026-04-12T19:27:00Z">
        <w:r w:rsidRPr="00794629">
          <w:rPr>
            <w:noProof/>
          </w:rPr>
          <w:delText>).</w:delText>
        </w:r>
      </w:del>
    </w:p>
    <w:p w14:paraId="1A754A7E" w14:textId="6896E7C4" w:rsidR="00C26E90" w:rsidRPr="00C26E90" w:rsidRDefault="00794629" w:rsidP="00C26E90">
      <w:pPr>
        <w:pStyle w:val="EndNoteBibliography"/>
        <w:rPr>
          <w:noProof/>
        </w:rPr>
        <w:pPrChange w:id="3263" w:author="秦蓓嘉" w:date="2026-04-12T19:27:00Z">
          <w:pPr>
            <w:pStyle w:val="EndNoteBibliography"/>
            <w:spacing w:after="0"/>
            <w:ind w:left="720" w:hanging="720"/>
          </w:pPr>
        </w:pPrChange>
      </w:pPr>
      <w:del w:id="3264" w:author="秦蓓嘉" w:date="2026-04-12T19:27:00Z">
        <w:r w:rsidRPr="00794629">
          <w:rPr>
            <w:noProof/>
          </w:rPr>
          <w:delText>20.</w:delText>
        </w:r>
      </w:del>
      <w:r w:rsidR="00C26E90" w:rsidRPr="00C26E90">
        <w:rPr>
          <w:noProof/>
        </w:rPr>
        <w:tab/>
        <w:t>T. B. Fitzpatrick: The validity and practicality of sun-reactive skin types I through VI. Arch Dermatol 124,869–871 (1988</w:t>
      </w:r>
      <w:del w:id="3265" w:author="秦蓓嘉" w:date="2026-04-12T19:27:00Z">
        <w:r w:rsidRPr="00794629">
          <w:rPr>
            <w:noProof/>
          </w:rPr>
          <w:delText>).</w:delText>
        </w:r>
      </w:del>
      <w:ins w:id="3266" w:author="秦蓓嘉" w:date="2026-04-12T19:27:00Z">
        <w:r w:rsidR="00C26E90" w:rsidRPr="00C26E90">
          <w:rPr>
            <w:noProof/>
          </w:rPr>
          <w:t>) 10.1001/archderm.124.6.869.</w:t>
        </w:r>
      </w:ins>
    </w:p>
    <w:p w14:paraId="3DB0B285" w14:textId="228D55DF" w:rsidR="00C26E90" w:rsidRPr="00C26E90" w:rsidRDefault="00794629" w:rsidP="00C26E90">
      <w:pPr>
        <w:pStyle w:val="EndNoteBibliography"/>
        <w:rPr>
          <w:noProof/>
        </w:rPr>
        <w:pPrChange w:id="3267" w:author="秦蓓嘉" w:date="2026-04-12T19:27:00Z">
          <w:pPr>
            <w:pStyle w:val="EndNoteBibliography"/>
            <w:spacing w:after="0"/>
            <w:ind w:left="720" w:hanging="720"/>
          </w:pPr>
        </w:pPrChange>
      </w:pPr>
      <w:del w:id="3268" w:author="秦蓓嘉" w:date="2026-04-12T19:27:00Z">
        <w:r w:rsidRPr="00794629">
          <w:rPr>
            <w:noProof/>
          </w:rPr>
          <w:delText>21.</w:delText>
        </w:r>
      </w:del>
      <w:ins w:id="3269" w:author="秦蓓嘉" w:date="2026-04-12T19:27:00Z">
        <w:r w:rsidR="00C26E90" w:rsidRPr="00C26E90">
          <w:rPr>
            <w:noProof/>
          </w:rPr>
          <w:t>[26].</w:t>
        </w:r>
      </w:ins>
      <w:r w:rsidR="00C26E90" w:rsidRPr="00C26E90">
        <w:rPr>
          <w:noProof/>
        </w:rPr>
        <w:tab/>
        <w:t>M. Li, M. R. Luo: Two-dimensional Models to Predict a New Colour Appearance Dataset. Color and Imaging Conference 32,148–148 (2024</w:t>
      </w:r>
      <w:del w:id="3270" w:author="秦蓓嘉" w:date="2026-04-12T19:27:00Z">
        <w:r w:rsidRPr="00794629">
          <w:rPr>
            <w:noProof/>
          </w:rPr>
          <w:delText>).</w:delText>
        </w:r>
      </w:del>
      <w:ins w:id="3271" w:author="秦蓓嘉" w:date="2026-04-12T19:27:00Z">
        <w:r w:rsidR="00C26E90" w:rsidRPr="00C26E90">
          <w:rPr>
            <w:noProof/>
          </w:rPr>
          <w:t>) 10.2352/CIC.2024.32.1.26.</w:t>
        </w:r>
      </w:ins>
    </w:p>
    <w:p w14:paraId="048C3D50" w14:textId="23240B08" w:rsidR="00C26E90" w:rsidRPr="00C26E90" w:rsidRDefault="00794629" w:rsidP="00C26E90">
      <w:pPr>
        <w:pStyle w:val="EndNoteBibliography"/>
        <w:rPr>
          <w:ins w:id="3272" w:author="秦蓓嘉" w:date="2026-04-12T19:27:00Z"/>
          <w:noProof/>
        </w:rPr>
      </w:pPr>
      <w:del w:id="3273" w:author="秦蓓嘉" w:date="2026-04-12T19:27:00Z">
        <w:r w:rsidRPr="00794629">
          <w:rPr>
            <w:noProof/>
          </w:rPr>
          <w:delText>22.</w:delText>
        </w:r>
      </w:del>
      <w:ins w:id="3274" w:author="秦蓓嘉" w:date="2026-04-12T19:27:00Z">
        <w:r w:rsidR="00C26E90" w:rsidRPr="00C26E90">
          <w:rPr>
            <w:noProof/>
          </w:rPr>
          <w:t>[27].</w:t>
        </w:r>
        <w:r w:rsidR="00C26E90" w:rsidRPr="00C26E90">
          <w:rPr>
            <w:noProof/>
          </w:rPr>
          <w:tab/>
          <w:t xml:space="preserve">. (2004), vol. CIE 015:2004,  </w:t>
        </w:r>
      </w:ins>
    </w:p>
    <w:p w14:paraId="0BD86880" w14:textId="38C7EA8E" w:rsidR="00C26E90" w:rsidRPr="00C26E90" w:rsidRDefault="00C26E90" w:rsidP="00C26E90">
      <w:pPr>
        <w:pStyle w:val="EndNoteBibliography"/>
        <w:rPr>
          <w:noProof/>
        </w:rPr>
        <w:pPrChange w:id="3275" w:author="秦蓓嘉" w:date="2026-04-12T19:27:00Z">
          <w:pPr>
            <w:pStyle w:val="EndNoteBibliography"/>
            <w:spacing w:after="0"/>
            <w:ind w:left="720" w:hanging="720"/>
          </w:pPr>
        </w:pPrChange>
      </w:pPr>
      <w:ins w:id="3276" w:author="秦蓓嘉" w:date="2026-04-12T19:27:00Z">
        <w:r w:rsidRPr="00C26E90">
          <w:rPr>
            <w:noProof/>
          </w:rPr>
          <w:t>[28].</w:t>
        </w:r>
      </w:ins>
      <w:r w:rsidRPr="00C26E90">
        <w:rPr>
          <w:noProof/>
        </w:rPr>
        <w:tab/>
        <w:t>G. Hong, M. R. Luo, P. A. Rhodes: A study of digital camera colorimetric characterization based on polynomial modeling. Color Research &amp; Application 26,76–84 (2001</w:t>
      </w:r>
      <w:del w:id="3277" w:author="秦蓓嘉" w:date="2026-04-12T19:27:00Z">
        <w:r w:rsidR="00794629" w:rsidRPr="00794629">
          <w:rPr>
            <w:noProof/>
          </w:rPr>
          <w:delText>).</w:delText>
        </w:r>
      </w:del>
      <w:ins w:id="3278" w:author="秦蓓嘉" w:date="2026-04-12T19:27:00Z">
        <w:r w:rsidRPr="00C26E90">
          <w:rPr>
            <w:noProof/>
          </w:rPr>
          <w:t xml:space="preserve">) </w:t>
        </w:r>
        <w:r w:rsidR="009F0C11">
          <w:fldChar w:fldCharType="begin"/>
        </w:r>
        <w:r w:rsidR="009F0C11">
          <w:instrText xml:space="preserve"> HYPERLINK "https://doi.org/10.1002/1520-6378(200102)26:1" </w:instrText>
        </w:r>
        <w:r w:rsidR="009F0C11">
          <w:fldChar w:fldCharType="separate"/>
        </w:r>
        <w:r w:rsidRPr="00C26E90">
          <w:rPr>
            <w:rStyle w:val="af0"/>
            <w:noProof/>
          </w:rPr>
          <w:t>https://doi.org/10.1002/1520-6378(200102)26:1</w:t>
        </w:r>
        <w:r w:rsidR="009F0C11">
          <w:rPr>
            <w:rStyle w:val="af0"/>
            <w:noProof/>
          </w:rPr>
          <w:fldChar w:fldCharType="end"/>
        </w:r>
        <w:r w:rsidRPr="00C26E90">
          <w:rPr>
            <w:noProof/>
          </w:rPr>
          <w:t>&lt;76::AID-COL8&gt;3.0.CO;2-3.</w:t>
        </w:r>
      </w:ins>
    </w:p>
    <w:p w14:paraId="683CAC88" w14:textId="46398B46" w:rsidR="00C26E90" w:rsidRPr="00C26E90" w:rsidRDefault="00794629" w:rsidP="00C26E90">
      <w:pPr>
        <w:pStyle w:val="EndNoteBibliography"/>
        <w:rPr>
          <w:noProof/>
        </w:rPr>
        <w:pPrChange w:id="3279" w:author="秦蓓嘉" w:date="2026-04-12T19:27:00Z">
          <w:pPr>
            <w:pStyle w:val="EndNoteBibliography"/>
            <w:spacing w:after="0"/>
            <w:ind w:left="720" w:hanging="720"/>
          </w:pPr>
        </w:pPrChange>
      </w:pPr>
      <w:del w:id="3280" w:author="秦蓓嘉" w:date="2026-04-12T19:27:00Z">
        <w:r w:rsidRPr="00794629">
          <w:rPr>
            <w:noProof/>
          </w:rPr>
          <w:delText>23.</w:delText>
        </w:r>
      </w:del>
      <w:ins w:id="3281" w:author="秦蓓嘉" w:date="2026-04-12T19:27:00Z">
        <w:r w:rsidR="00C26E90" w:rsidRPr="00C26E90">
          <w:rPr>
            <w:noProof/>
          </w:rPr>
          <w:t>[29].</w:t>
        </w:r>
      </w:ins>
      <w:r w:rsidR="00C26E90" w:rsidRPr="00C26E90">
        <w:rPr>
          <w:noProof/>
        </w:rPr>
        <w:tab/>
        <w:t>M. R. Luo, G. Cui, B. Rigg: The Development of the CIE 2000 Colour-difference Formula: CIEDE2000. Color Research &amp; Application 26,340–350 (2001</w:t>
      </w:r>
      <w:del w:id="3282" w:author="秦蓓嘉" w:date="2026-04-12T19:27:00Z">
        <w:r w:rsidRPr="00794629">
          <w:rPr>
            <w:noProof/>
          </w:rPr>
          <w:delText>).</w:delText>
        </w:r>
      </w:del>
      <w:ins w:id="3283" w:author="秦蓓嘉" w:date="2026-04-12T19:27:00Z">
        <w:r w:rsidR="00C26E90" w:rsidRPr="00C26E90">
          <w:rPr>
            <w:noProof/>
          </w:rPr>
          <w:t>) 10.1002/col.1049.</w:t>
        </w:r>
      </w:ins>
    </w:p>
    <w:p w14:paraId="1EA2BD3F" w14:textId="28A0E482" w:rsidR="00C26E90" w:rsidRPr="00C26E90" w:rsidRDefault="00794629" w:rsidP="00C26E90">
      <w:pPr>
        <w:pStyle w:val="EndNoteBibliography"/>
        <w:rPr>
          <w:noProof/>
        </w:rPr>
        <w:pPrChange w:id="3284" w:author="秦蓓嘉" w:date="2026-04-12T19:27:00Z">
          <w:pPr>
            <w:pStyle w:val="EndNoteBibliography"/>
            <w:spacing w:after="0"/>
            <w:ind w:left="720" w:hanging="720"/>
          </w:pPr>
        </w:pPrChange>
      </w:pPr>
      <w:del w:id="3285" w:author="秦蓓嘉" w:date="2026-04-12T19:27:00Z">
        <w:r w:rsidRPr="00794629">
          <w:rPr>
            <w:noProof/>
          </w:rPr>
          <w:delText>24.</w:delText>
        </w:r>
      </w:del>
      <w:ins w:id="3286" w:author="秦蓓嘉" w:date="2026-04-12T19:27:00Z">
        <w:r w:rsidR="00C26E90" w:rsidRPr="00C26E90">
          <w:rPr>
            <w:noProof/>
          </w:rPr>
          <w:t>[30].</w:t>
        </w:r>
      </w:ins>
      <w:r w:rsidR="00C26E90" w:rsidRPr="00C26E90">
        <w:rPr>
          <w:noProof/>
        </w:rPr>
        <w:tab/>
        <w:t>M.-J. Liaw, C.-Y. Chen, H.-P. Shieh:Color characterization of an LC projection system using multiple-regression matrix and look-up table with interpolation. In:Projection Displays IVon Proceedings,159–168.SPIE,Bellingham, Washington (1998)</w:t>
      </w:r>
      <w:ins w:id="3287" w:author="秦蓓嘉" w:date="2026-04-12T19:27:00Z">
        <w:r w:rsidR="00C26E90" w:rsidRPr="00C26E90">
          <w:rPr>
            <w:noProof/>
          </w:rPr>
          <w:t xml:space="preserve"> 10.1117/12.305530</w:t>
        </w:r>
      </w:ins>
    </w:p>
    <w:p w14:paraId="49077E45" w14:textId="3F6B0E2B" w:rsidR="00C26E90" w:rsidRPr="00C26E90" w:rsidRDefault="00794629" w:rsidP="00C26E90">
      <w:pPr>
        <w:pStyle w:val="EndNoteBibliography"/>
        <w:rPr>
          <w:ins w:id="3288" w:author="秦蓓嘉" w:date="2026-04-12T19:27:00Z"/>
          <w:noProof/>
        </w:rPr>
      </w:pPr>
      <w:del w:id="3289" w:author="秦蓓嘉" w:date="2026-04-12T19:27:00Z">
        <w:r w:rsidRPr="00794629">
          <w:rPr>
            <w:noProof/>
          </w:rPr>
          <w:delText>25.</w:delText>
        </w:r>
      </w:del>
      <w:ins w:id="3290" w:author="秦蓓嘉" w:date="2026-04-12T19:27:00Z">
        <w:r w:rsidR="00C26E90" w:rsidRPr="00C26E90">
          <w:rPr>
            <w:noProof/>
          </w:rPr>
          <w:t>[31].</w:t>
        </w:r>
      </w:ins>
      <w:moveToRangeStart w:id="3291" w:author="秦蓓嘉" w:date="2026-04-12T19:27:00Z" w:name="move226914505"/>
      <w:moveTo w:id="3292" w:author="秦蓓嘉" w:date="2026-04-12T19:27:00Z">
        <w:r w:rsidR="00C26E90" w:rsidRPr="00C26E90">
          <w:rPr>
            <w:noProof/>
          </w:rPr>
          <w:tab/>
          <w:t>H. Zeng, M. R. Luo: Skin color modeling of digital photographic images. Journal of Imaging Science and Technology 55,1–12 (2011</w:t>
        </w:r>
      </w:moveTo>
      <w:moveToRangeEnd w:id="3291"/>
      <w:ins w:id="3293" w:author="秦蓓嘉" w:date="2026-04-12T19:27:00Z">
        <w:r w:rsidR="00C26E90" w:rsidRPr="00C26E90">
          <w:rPr>
            <w:noProof/>
          </w:rPr>
          <w:t>) 10.2352/J.ImagingSci.Technol.2011.55.3.030201.</w:t>
        </w:r>
      </w:ins>
    </w:p>
    <w:p w14:paraId="479CA7C6" w14:textId="090B5147" w:rsidR="00C26E90" w:rsidRPr="00C26E90" w:rsidRDefault="00C26E90" w:rsidP="00C26E90">
      <w:pPr>
        <w:pStyle w:val="EndNoteBibliography"/>
        <w:rPr>
          <w:noProof/>
        </w:rPr>
        <w:pPrChange w:id="3294" w:author="秦蓓嘉" w:date="2026-04-12T19:27:00Z">
          <w:pPr>
            <w:pStyle w:val="EndNoteBibliography"/>
            <w:spacing w:after="0"/>
            <w:ind w:left="720" w:hanging="720"/>
          </w:pPr>
        </w:pPrChange>
      </w:pPr>
      <w:ins w:id="3295" w:author="秦蓓嘉" w:date="2026-04-12T19:27:00Z">
        <w:r w:rsidRPr="00C26E90">
          <w:rPr>
            <w:noProof/>
          </w:rPr>
          <w:t>[32].</w:t>
        </w:r>
      </w:ins>
      <w:r w:rsidRPr="00C26E90">
        <w:rPr>
          <w:noProof/>
        </w:rPr>
        <w:tab/>
        <w:t>C. Li, Z. Li, Z. Wang, Y. Xu, M. R. Luo, G. Cui, M. Melgosa, M. H. Brill, M. Pointer: Comprehensive Color Solutions: CAM16, CAT16, and CAM16-UCS. Color Research &amp; Application 42,703–718 (2017</w:t>
      </w:r>
      <w:del w:id="3296" w:author="秦蓓嘉" w:date="2026-04-12T19:27:00Z">
        <w:r w:rsidR="00794629" w:rsidRPr="00794629">
          <w:rPr>
            <w:noProof/>
          </w:rPr>
          <w:delText>).</w:delText>
        </w:r>
      </w:del>
      <w:ins w:id="3297" w:author="秦蓓嘉" w:date="2026-04-12T19:27:00Z">
        <w:r w:rsidRPr="00C26E90">
          <w:rPr>
            <w:noProof/>
          </w:rPr>
          <w:t>) 10.1002/col.22131.</w:t>
        </w:r>
      </w:ins>
    </w:p>
    <w:p w14:paraId="7B68A71B" w14:textId="77777777" w:rsidR="00794629" w:rsidRPr="00794629" w:rsidRDefault="00794629" w:rsidP="00794629">
      <w:pPr>
        <w:pStyle w:val="EndNoteBibliography"/>
        <w:ind w:left="720" w:hanging="720"/>
        <w:rPr>
          <w:del w:id="3298" w:author="秦蓓嘉" w:date="2026-04-12T19:27:00Z"/>
          <w:noProof/>
        </w:rPr>
      </w:pPr>
      <w:del w:id="3299" w:author="秦蓓嘉" w:date="2026-04-12T19:27:00Z">
        <w:r w:rsidRPr="00794629">
          <w:rPr>
            <w:noProof/>
          </w:rPr>
          <w:delText>26.</w:delText>
        </w:r>
      </w:del>
      <w:moveFromRangeStart w:id="3300" w:author="秦蓓嘉" w:date="2026-04-12T19:27:00Z" w:name="move226914505"/>
      <w:moveFrom w:id="3301" w:author="秦蓓嘉" w:date="2026-04-12T19:27:00Z">
        <w:r w:rsidR="00C26E90" w:rsidRPr="00C26E90">
          <w:rPr>
            <w:noProof/>
          </w:rPr>
          <w:tab/>
          <w:t>H. Zeng, M. R. Luo: Skin color modeling of digital photographic images. Journal of Imaging Science and Technology 55,1–12 (2011</w:t>
        </w:r>
      </w:moveFrom>
      <w:moveFromRangeEnd w:id="3300"/>
      <w:del w:id="3302" w:author="秦蓓嘉" w:date="2026-04-12T19:27:00Z">
        <w:r w:rsidRPr="00794629">
          <w:rPr>
            <w:noProof/>
          </w:rPr>
          <w:delText>).</w:delText>
        </w:r>
      </w:del>
    </w:p>
    <w:p w14:paraId="78DFA254" w14:textId="77777777" w:rsidR="00794629" w:rsidRPr="00794629" w:rsidRDefault="00794629" w:rsidP="00794629">
      <w:pPr>
        <w:pStyle w:val="EndNoteBibliography"/>
        <w:ind w:left="720" w:hanging="720"/>
        <w:rPr>
          <w:del w:id="3303" w:author="秦蓓嘉" w:date="2026-04-12T19:27:00Z"/>
          <w:noProof/>
        </w:rPr>
      </w:pPr>
      <w:del w:id="3304" w:author="秦蓓嘉" w:date="2026-04-12T19:27:00Z">
        <w:r w:rsidRPr="00794629">
          <w:rPr>
            <w:noProof/>
          </w:rPr>
          <w:delText>27.</w:delText>
        </w:r>
        <w:r w:rsidRPr="00794629">
          <w:rPr>
            <w:noProof/>
          </w:rPr>
          <w:tab/>
          <w:delText xml:space="preserve">F. A. A. Kingdom, </w:delText>
        </w:r>
        <w:r w:rsidRPr="00794629">
          <w:rPr>
            <w:i/>
            <w:noProof/>
          </w:rPr>
          <w:delText>Psychophysics: A Practical Introduction</w:delText>
        </w:r>
        <w:r w:rsidRPr="00794629">
          <w:rPr>
            <w:noProof/>
          </w:rPr>
          <w:delText>. Elsevier Science &amp; Technology Books (Elsevier Academic Press, 2016).</w:delText>
        </w:r>
      </w:del>
    </w:p>
    <w:p w14:paraId="41B93D5A" w14:textId="1DEE2B5B" w:rsidR="00C26E90" w:rsidRPr="00C26E90" w:rsidRDefault="00794629" w:rsidP="00C26E90">
      <w:pPr>
        <w:pStyle w:val="EndNoteBibliography"/>
        <w:rPr>
          <w:noProof/>
        </w:rPr>
        <w:pPrChange w:id="3305" w:author="秦蓓嘉" w:date="2026-04-12T19:27:00Z">
          <w:pPr>
            <w:pStyle w:val="EndNoteBibliography"/>
            <w:spacing w:after="0"/>
            <w:ind w:left="720" w:hanging="720"/>
          </w:pPr>
        </w:pPrChange>
      </w:pPr>
      <w:del w:id="3306" w:author="秦蓓嘉" w:date="2026-04-12T19:27:00Z">
        <w:r w:rsidRPr="00794629">
          <w:rPr>
            <w:noProof/>
          </w:rPr>
          <w:delText>28.</w:delText>
        </w:r>
      </w:del>
      <w:ins w:id="3307" w:author="秦蓓嘉" w:date="2026-04-12T19:27:00Z">
        <w:r w:rsidR="00C26E90" w:rsidRPr="00C26E90">
          <w:rPr>
            <w:noProof/>
          </w:rPr>
          <w:t>[33].</w:t>
        </w:r>
      </w:ins>
      <w:r w:rsidR="00C26E90" w:rsidRPr="00C26E90">
        <w:rPr>
          <w:noProof/>
        </w:rPr>
        <w:tab/>
        <w:t>M. Wang, PhD thesis, University of Leeds, Leeds, UK (2017</w:t>
      </w:r>
      <w:del w:id="3308" w:author="秦蓓嘉" w:date="2026-04-12T19:27:00Z">
        <w:r w:rsidRPr="00794629">
          <w:rPr>
            <w:noProof/>
          </w:rPr>
          <w:delText>).</w:delText>
        </w:r>
      </w:del>
      <w:ins w:id="3309" w:author="秦蓓嘉" w:date="2026-04-12T19:27:00Z">
        <w:r w:rsidR="00C26E90" w:rsidRPr="00C26E90">
          <w:rPr>
            <w:noProof/>
          </w:rPr>
          <w:t xml:space="preserve">) </w:t>
        </w:r>
      </w:ins>
    </w:p>
    <w:p w14:paraId="68388681" w14:textId="47A57566" w:rsidR="00C26E90" w:rsidRPr="00C26E90" w:rsidRDefault="00794629" w:rsidP="00C26E90">
      <w:pPr>
        <w:pStyle w:val="EndNoteBibliography"/>
        <w:rPr>
          <w:noProof/>
        </w:rPr>
        <w:pPrChange w:id="3310" w:author="秦蓓嘉" w:date="2026-04-12T19:27:00Z">
          <w:pPr>
            <w:pStyle w:val="EndNoteBibliography"/>
            <w:spacing w:after="0"/>
            <w:ind w:left="720" w:hanging="720"/>
          </w:pPr>
        </w:pPrChange>
      </w:pPr>
      <w:del w:id="3311" w:author="秦蓓嘉" w:date="2026-04-12T19:27:00Z">
        <w:r w:rsidRPr="00794629">
          <w:rPr>
            <w:noProof/>
          </w:rPr>
          <w:delText>29.</w:delText>
        </w:r>
      </w:del>
      <w:ins w:id="3312" w:author="秦蓓嘉" w:date="2026-04-12T19:27:00Z">
        <w:r w:rsidR="00C26E90" w:rsidRPr="00C26E90">
          <w:rPr>
            <w:noProof/>
          </w:rPr>
          <w:t>[34].</w:t>
        </w:r>
      </w:ins>
      <w:r w:rsidR="00C26E90" w:rsidRPr="00C26E90">
        <w:rPr>
          <w:noProof/>
        </w:rPr>
        <w:tab/>
        <w:t>P. A. García, R. Huertas, M. Melgosa, G. Cui: Measurement of the relationship between perceived and computed color differences. J Opt Soc Am A Opt Image Sci Vis 24,1823–1829 (2007</w:t>
      </w:r>
      <w:del w:id="3313" w:author="秦蓓嘉" w:date="2026-04-12T19:27:00Z">
        <w:r w:rsidRPr="00794629">
          <w:rPr>
            <w:noProof/>
          </w:rPr>
          <w:delText>).</w:delText>
        </w:r>
      </w:del>
      <w:ins w:id="3314" w:author="秦蓓嘉" w:date="2026-04-12T19:27:00Z">
        <w:r w:rsidR="00C26E90" w:rsidRPr="00C26E90">
          <w:rPr>
            <w:noProof/>
          </w:rPr>
          <w:t>) 10.1364/josaa.24.001823.</w:t>
        </w:r>
      </w:ins>
    </w:p>
    <w:p w14:paraId="31959C2D" w14:textId="77777777" w:rsidR="00794629" w:rsidRPr="00794629" w:rsidRDefault="00794629" w:rsidP="00794629">
      <w:pPr>
        <w:pStyle w:val="EndNoteBibliography"/>
        <w:ind w:left="720" w:hanging="720"/>
        <w:rPr>
          <w:del w:id="3315" w:author="秦蓓嘉" w:date="2026-04-12T19:27:00Z"/>
          <w:noProof/>
        </w:rPr>
      </w:pPr>
      <w:del w:id="3316" w:author="秦蓓嘉" w:date="2026-04-12T19:27:00Z">
        <w:r w:rsidRPr="00794629">
          <w:rPr>
            <w:noProof/>
          </w:rPr>
          <w:delText>30.</w:delText>
        </w:r>
        <w:r w:rsidRPr="00794629">
          <w:rPr>
            <w:noProof/>
          </w:rPr>
          <w:tab/>
          <w:delText>M. E. Nadal, C. Cameron Miller, H. S. Fairman: Statistical methods for analyzing color difference distributions. Color Research &amp; Application 36,160–168 (2011).</w:delText>
        </w:r>
      </w:del>
    </w:p>
    <w:p w14:paraId="5395472F" w14:textId="77777777" w:rsidR="00794629" w:rsidRPr="00794629" w:rsidRDefault="00794629" w:rsidP="00794629">
      <w:pPr>
        <w:pStyle w:val="EndNoteBibliography"/>
        <w:ind w:left="720" w:hanging="720"/>
        <w:rPr>
          <w:del w:id="3317" w:author="秦蓓嘉" w:date="2026-04-12T19:27:00Z"/>
          <w:noProof/>
        </w:rPr>
      </w:pPr>
      <w:del w:id="3318" w:author="秦蓓嘉" w:date="2026-04-12T19:27:00Z">
        <w:r w:rsidRPr="00794629">
          <w:rPr>
            <w:noProof/>
          </w:rPr>
          <w:delText>31.</w:delText>
        </w:r>
        <w:r w:rsidRPr="00794629">
          <w:rPr>
            <w:noProof/>
          </w:rPr>
          <w:tab/>
          <w:delText xml:space="preserve">R. S. Berns, </w:delText>
        </w:r>
        <w:r w:rsidRPr="00794629">
          <w:rPr>
            <w:i/>
            <w:noProof/>
          </w:rPr>
          <w:delText>Billmeyer and Saltzman’s principles of color technology</w:delText>
        </w:r>
        <w:r w:rsidRPr="00794629">
          <w:rPr>
            <w:noProof/>
          </w:rPr>
          <w:delText>.  (Willy, New York, USA, 2000), pp. 97.</w:delText>
        </w:r>
      </w:del>
    </w:p>
    <w:p w14:paraId="20D8B1F0" w14:textId="77777777" w:rsidR="00794629" w:rsidRPr="00794629" w:rsidRDefault="00794629" w:rsidP="00794629">
      <w:pPr>
        <w:pStyle w:val="EndNoteBibliography"/>
        <w:ind w:left="720" w:hanging="720"/>
        <w:rPr>
          <w:del w:id="3319" w:author="秦蓓嘉" w:date="2026-04-12T19:27:00Z"/>
          <w:noProof/>
        </w:rPr>
      </w:pPr>
      <w:del w:id="3320" w:author="秦蓓嘉" w:date="2026-04-12T19:27:00Z">
        <w:r w:rsidRPr="00794629">
          <w:rPr>
            <w:noProof/>
          </w:rPr>
          <w:delText>32.</w:delText>
        </w:r>
        <w:r w:rsidRPr="00794629">
          <w:rPr>
            <w:noProof/>
          </w:rPr>
          <w:tab/>
          <w:delText>B. Qin, Y. Zhu, L. Wang, M. R. Luo:Impact of Lightness on the Preferred Center of Skin Color. In:Advances in Printing, Packaging and Communication Technologieson Proceedings,9–20.Springer Nature Singapore (2025)</w:delText>
        </w:r>
      </w:del>
    </w:p>
    <w:p w14:paraId="342F1230" w14:textId="77777777" w:rsidR="00794629" w:rsidRPr="00794629" w:rsidRDefault="00794629" w:rsidP="00794629">
      <w:pPr>
        <w:pStyle w:val="EndNoteBibliography"/>
        <w:ind w:left="720" w:hanging="720"/>
        <w:rPr>
          <w:del w:id="3321" w:author="秦蓓嘉" w:date="2026-04-12T19:27:00Z"/>
          <w:noProof/>
        </w:rPr>
      </w:pPr>
      <w:del w:id="3322" w:author="秦蓓嘉" w:date="2026-04-12T19:27:00Z">
        <w:r w:rsidRPr="00794629">
          <w:rPr>
            <w:noProof/>
          </w:rPr>
          <w:delText>33.</w:delText>
        </w:r>
        <w:r w:rsidRPr="00794629">
          <w:rPr>
            <w:noProof/>
          </w:rPr>
          <w:tab/>
          <w:delText>J. S. Armstrong, F. Collopy: Error Measures for Generalizing About Forecasting Methods: Empirical Comparisons.</w:delText>
        </w:r>
      </w:del>
    </w:p>
    <w:p w14:paraId="49CFEAF6" w14:textId="77777777" w:rsidR="00C26E90" w:rsidRPr="00C26E90" w:rsidRDefault="00C26E90" w:rsidP="00C26E90">
      <w:pPr>
        <w:pStyle w:val="EndNoteBibliography"/>
        <w:rPr>
          <w:ins w:id="3323" w:author="秦蓓嘉" w:date="2026-04-12T19:27:00Z"/>
          <w:noProof/>
        </w:rPr>
      </w:pPr>
      <w:ins w:id="3324" w:author="秦蓓嘉" w:date="2026-04-12T19:27:00Z">
        <w:r w:rsidRPr="00C26E90">
          <w:rPr>
            <w:noProof/>
          </w:rPr>
          <w:t>[35].</w:t>
        </w:r>
        <w:r w:rsidRPr="00C26E90">
          <w:rPr>
            <w:noProof/>
          </w:rPr>
          <w:tab/>
          <w:t>R. W. Hunt: Light and dark adaptation and the perception of color. J Opt Soc Am 42,190–199 (1952) 10.1364/josa.42.000190.</w:t>
        </w:r>
      </w:ins>
    </w:p>
    <w:p w14:paraId="2FDFCA7B" w14:textId="77777777" w:rsidR="00C26E90" w:rsidRPr="00C26E90" w:rsidRDefault="00C26E90" w:rsidP="00C26E90">
      <w:pPr>
        <w:pStyle w:val="EndNoteBibliography"/>
        <w:rPr>
          <w:ins w:id="3325" w:author="秦蓓嘉" w:date="2026-04-12T19:27:00Z"/>
          <w:noProof/>
        </w:rPr>
      </w:pPr>
      <w:ins w:id="3326" w:author="秦蓓嘉" w:date="2026-04-12T19:27:00Z">
        <w:r w:rsidRPr="00C26E90">
          <w:rPr>
            <w:noProof/>
          </w:rPr>
          <w:t>[36].</w:t>
        </w:r>
        <w:r w:rsidRPr="00C26E90">
          <w:rPr>
            <w:noProof/>
          </w:rPr>
          <w:tab/>
          <w:t>M. Hasantash, R. Lafer-Sousa, A. Afraz, B. R. Conway: Paradoxical impact of memory on color appearance of faces. Nature Communications 10,3010 (2019) 10.1038/s41467-019-10073-8.</w:t>
        </w:r>
      </w:ins>
    </w:p>
    <w:p w14:paraId="43CBBFBD" w14:textId="4EC0193D" w:rsidR="00954025" w:rsidRDefault="00617501" w:rsidP="00EA215C">
      <w:pPr>
        <w:pStyle w:val="24References"/>
        <w:numPr>
          <w:ilvl w:val="0"/>
          <w:numId w:val="0"/>
        </w:numPr>
        <w:ind w:left="426" w:hanging="426"/>
        <w:pPrChange w:id="3327" w:author="秦蓓嘉" w:date="2026-04-12T19:27:00Z">
          <w:pPr>
            <w:pStyle w:val="24References"/>
            <w:numPr>
              <w:numId w:val="0"/>
            </w:numPr>
          </w:pPr>
        </w:pPrChange>
      </w:pPr>
      <w:r w:rsidRPr="00805397">
        <w:fldChar w:fldCharType="end"/>
      </w:r>
      <w:ins w:id="3328" w:author="秦蓓嘉" w:date="2026-04-12T19:27:00Z">
        <w:r w:rsidR="0075755F">
          <w:fldChar w:fldCharType="begin"/>
        </w:r>
        <w:r w:rsidR="0075755F">
          <w:instrText xml:space="preserve"> ADDIN </w:instrText>
        </w:r>
        <w:r w:rsidR="0075755F">
          <w:fldChar w:fldCharType="end"/>
        </w:r>
        <w:r w:rsidR="00915696">
          <w:fldChar w:fldCharType="begin"/>
        </w:r>
        <w:r w:rsidR="00915696">
          <w:instrText xml:space="preserve"> ADDIN </w:instrText>
        </w:r>
        <w:r w:rsidR="00915696">
          <w:fldChar w:fldCharType="end"/>
        </w:r>
      </w:ins>
    </w:p>
    <w:sectPr w:rsidR="00954025">
      <w:headerReference w:type="default" r:id="rId66"/>
      <w:footerReference w:type="default" r:id="rId67"/>
      <w:pgSz w:w="12242" w:h="15842"/>
      <w:pgMar w:top="1871" w:right="2330" w:bottom="1871" w:left="23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3E87AD" w14:textId="77777777" w:rsidR="009E6F87" w:rsidRDefault="009E6F87">
      <w:pPr>
        <w:pPrChange w:id="16" w:author="秦蓓嘉" w:date="2026-04-12T19:27:00Z">
          <w:pPr>
            <w:spacing w:line="240" w:lineRule="auto"/>
          </w:pPr>
        </w:pPrChange>
      </w:pPr>
      <w:r>
        <w:separator/>
      </w:r>
    </w:p>
  </w:endnote>
  <w:endnote w:type="continuationSeparator" w:id="0">
    <w:p w14:paraId="1C18DF72" w14:textId="77777777" w:rsidR="009E6F87" w:rsidRDefault="009E6F87">
      <w:pPr>
        <w:pPrChange w:id="17" w:author="秦蓓嘉" w:date="2026-04-12T19:27:00Z">
          <w:pPr>
            <w:spacing w:line="240" w:lineRule="auto"/>
          </w:pPr>
        </w:pPrChange>
      </w:pPr>
      <w:r>
        <w:continuationSeparator/>
      </w:r>
    </w:p>
  </w:endnote>
  <w:endnote w:type="continuationNotice" w:id="1">
    <w:p w14:paraId="2E6D54E8" w14:textId="77777777" w:rsidR="009E6F87" w:rsidRDefault="009E6F87">
      <w:pPr>
        <w:pPrChange w:id="18" w:author="秦蓓嘉" w:date="2026-04-12T19:27:00Z">
          <w:pPr>
            <w:spacing w:after="0" w:line="240" w:lineRule="auto"/>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Regular">
    <w:altName w:val="Segoe UI"/>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AdvOT8608a8d1+20">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6730637"/>
      <w:docPartObj>
        <w:docPartGallery w:val="AutoText"/>
      </w:docPartObj>
    </w:sdtPr>
    <w:sdtContent>
      <w:p w14:paraId="30110246" w14:textId="77777777" w:rsidR="009F0C11" w:rsidRDefault="009F0C11">
        <w:pPr>
          <w:pStyle w:val="a9"/>
          <w:jc w:val="center"/>
        </w:pPr>
        <w:r>
          <w:fldChar w:fldCharType="begin"/>
        </w:r>
        <w:r>
          <w:instrText xml:space="preserve"> PAGE   \* MERGEFORMAT </w:instrText>
        </w:r>
        <w:r>
          <w:fldChar w:fldCharType="separate"/>
        </w:r>
        <w:r>
          <w:t>2</w:t>
        </w:r>
        <w:r>
          <w:fldChar w:fldCharType="end"/>
        </w:r>
      </w:p>
    </w:sdtContent>
  </w:sdt>
  <w:p w14:paraId="1790F64C" w14:textId="77777777" w:rsidR="009F0C11" w:rsidRDefault="009F0C11">
    <w:pPr>
      <w:pStyle w:val="a9"/>
    </w:pPr>
  </w:p>
  <w:p w14:paraId="0E554E0C" w14:textId="77777777" w:rsidR="009F0C11" w:rsidRDefault="009F0C11"/>
  <w:p w14:paraId="32E341E3" w14:textId="77777777" w:rsidR="009F0C11" w:rsidRDefault="009F0C11"/>
  <w:p w14:paraId="6B999284" w14:textId="77777777" w:rsidR="009F0C11" w:rsidRDefault="009F0C11"/>
  <w:p w14:paraId="292D97B6" w14:textId="77777777" w:rsidR="009F0C11" w:rsidRDefault="009F0C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D6E517" w14:textId="77777777" w:rsidR="009E6F87" w:rsidRDefault="009E6F87">
      <w:pPr>
        <w:pPrChange w:id="13" w:author="秦蓓嘉" w:date="2026-04-12T19:27:00Z">
          <w:pPr>
            <w:spacing w:after="0"/>
          </w:pPr>
        </w:pPrChange>
      </w:pPr>
      <w:r>
        <w:separator/>
      </w:r>
    </w:p>
  </w:footnote>
  <w:footnote w:type="continuationSeparator" w:id="0">
    <w:p w14:paraId="56A1C467" w14:textId="77777777" w:rsidR="009E6F87" w:rsidRDefault="009E6F87">
      <w:pPr>
        <w:pPrChange w:id="14" w:author="秦蓓嘉" w:date="2026-04-12T19:27:00Z">
          <w:pPr>
            <w:spacing w:after="0"/>
          </w:pPr>
        </w:pPrChange>
      </w:pPr>
      <w:r>
        <w:continuationSeparator/>
      </w:r>
    </w:p>
  </w:footnote>
  <w:footnote w:type="continuationNotice" w:id="1">
    <w:p w14:paraId="591D59CA" w14:textId="77777777" w:rsidR="009E6F87" w:rsidRDefault="009E6F87">
      <w:pPr>
        <w:pPrChange w:id="15" w:author="秦蓓嘉" w:date="2026-04-12T19:27:00Z">
          <w:pPr>
            <w:spacing w:after="0" w:line="240" w:lineRule="auto"/>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1319C" w14:textId="77777777" w:rsidR="0021357F" w:rsidRDefault="0021357F">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373A5"/>
    <w:multiLevelType w:val="hybridMultilevel"/>
    <w:tmpl w:val="8492738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3A33AD"/>
    <w:multiLevelType w:val="multilevel"/>
    <w:tmpl w:val="093A33AD"/>
    <w:lvl w:ilvl="0">
      <w:start w:val="1"/>
      <w:numFmt w:val="bullet"/>
      <w:pStyle w:val="17ListBulleted"/>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16A5620"/>
    <w:multiLevelType w:val="hybridMultilevel"/>
    <w:tmpl w:val="B56C8B10"/>
    <w:lvl w:ilvl="0" w:tplc="C0A6271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14010ED4"/>
    <w:multiLevelType w:val="multilevel"/>
    <w:tmpl w:val="14010ED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17762E0E"/>
    <w:multiLevelType w:val="hybridMultilevel"/>
    <w:tmpl w:val="6E5E658E"/>
    <w:lvl w:ilvl="0" w:tplc="F990ACE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772220"/>
    <w:multiLevelType w:val="multilevel"/>
    <w:tmpl w:val="1D772220"/>
    <w:lvl w:ilvl="0">
      <w:start w:val="1"/>
      <w:numFmt w:val="decimal"/>
      <w:pStyle w:val="24References"/>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E5318F8"/>
    <w:multiLevelType w:val="hybridMultilevel"/>
    <w:tmpl w:val="2A5EC0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E8A167A"/>
    <w:multiLevelType w:val="hybridMultilevel"/>
    <w:tmpl w:val="A0A208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007007"/>
    <w:multiLevelType w:val="hybridMultilevel"/>
    <w:tmpl w:val="F530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C55AC"/>
    <w:multiLevelType w:val="multilevel"/>
    <w:tmpl w:val="FD9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C3ED8"/>
    <w:multiLevelType w:val="multilevel"/>
    <w:tmpl w:val="3DAC3ED8"/>
    <w:lvl w:ilvl="0">
      <w:start w:val="1"/>
      <w:numFmt w:val="lowerLetter"/>
      <w:lvlText w:val="(%1)"/>
      <w:lvlJc w:val="left"/>
      <w:pPr>
        <w:ind w:left="3960" w:hanging="360"/>
      </w:pPr>
      <w:rPr>
        <w:rFonts w:hint="default"/>
      </w:rPr>
    </w:lvl>
    <w:lvl w:ilvl="1">
      <w:start w:val="1"/>
      <w:numFmt w:val="lowerLetter"/>
      <w:lvlText w:val="%2)"/>
      <w:lvlJc w:val="left"/>
      <w:pPr>
        <w:ind w:left="4440" w:hanging="420"/>
      </w:pPr>
    </w:lvl>
    <w:lvl w:ilvl="2">
      <w:start w:val="1"/>
      <w:numFmt w:val="lowerRoman"/>
      <w:lvlText w:val="%3."/>
      <w:lvlJc w:val="right"/>
      <w:pPr>
        <w:ind w:left="4860" w:hanging="420"/>
      </w:pPr>
    </w:lvl>
    <w:lvl w:ilvl="3">
      <w:start w:val="1"/>
      <w:numFmt w:val="decimal"/>
      <w:lvlText w:val="%4."/>
      <w:lvlJc w:val="left"/>
      <w:pPr>
        <w:ind w:left="5280" w:hanging="420"/>
      </w:pPr>
    </w:lvl>
    <w:lvl w:ilvl="4">
      <w:start w:val="1"/>
      <w:numFmt w:val="lowerLetter"/>
      <w:lvlText w:val="%5)"/>
      <w:lvlJc w:val="left"/>
      <w:pPr>
        <w:ind w:left="5700" w:hanging="420"/>
      </w:pPr>
    </w:lvl>
    <w:lvl w:ilvl="5">
      <w:start w:val="1"/>
      <w:numFmt w:val="lowerRoman"/>
      <w:lvlText w:val="%6."/>
      <w:lvlJc w:val="right"/>
      <w:pPr>
        <w:ind w:left="6120" w:hanging="420"/>
      </w:pPr>
    </w:lvl>
    <w:lvl w:ilvl="6">
      <w:start w:val="1"/>
      <w:numFmt w:val="decimal"/>
      <w:lvlText w:val="%7."/>
      <w:lvlJc w:val="left"/>
      <w:pPr>
        <w:ind w:left="6540" w:hanging="420"/>
      </w:pPr>
    </w:lvl>
    <w:lvl w:ilvl="7">
      <w:start w:val="1"/>
      <w:numFmt w:val="lowerLetter"/>
      <w:lvlText w:val="%8)"/>
      <w:lvlJc w:val="left"/>
      <w:pPr>
        <w:ind w:left="6960" w:hanging="420"/>
      </w:pPr>
    </w:lvl>
    <w:lvl w:ilvl="8">
      <w:start w:val="1"/>
      <w:numFmt w:val="lowerRoman"/>
      <w:lvlText w:val="%9."/>
      <w:lvlJc w:val="right"/>
      <w:pPr>
        <w:ind w:left="7380" w:hanging="420"/>
      </w:pPr>
    </w:lvl>
  </w:abstractNum>
  <w:abstractNum w:abstractNumId="11" w15:restartNumberingAfterBreak="0">
    <w:nsid w:val="3DAD50DE"/>
    <w:multiLevelType w:val="hybridMultilevel"/>
    <w:tmpl w:val="5694F904"/>
    <w:lvl w:ilvl="0" w:tplc="04090001">
      <w:start w:val="1"/>
      <w:numFmt w:val="bullet"/>
      <w:lvlText w:val=""/>
      <w:lvlJc w:val="left"/>
      <w:pPr>
        <w:ind w:left="420" w:hanging="420"/>
      </w:pPr>
      <w:rPr>
        <w:rFonts w:ascii="Symbol" w:hAnsi="Symbo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E6089B"/>
    <w:multiLevelType w:val="hybridMultilevel"/>
    <w:tmpl w:val="7146272A"/>
    <w:lvl w:ilvl="0" w:tplc="B2167726">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13" w15:restartNumberingAfterBreak="0">
    <w:nsid w:val="41924291"/>
    <w:multiLevelType w:val="hybridMultilevel"/>
    <w:tmpl w:val="05AE2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02DD0"/>
    <w:multiLevelType w:val="hybridMultilevel"/>
    <w:tmpl w:val="91EA467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2C667AD"/>
    <w:multiLevelType w:val="hybridMultilevel"/>
    <w:tmpl w:val="B40CA38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F24BAE"/>
    <w:multiLevelType w:val="multilevel"/>
    <w:tmpl w:val="47F24BA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8B2222C"/>
    <w:multiLevelType w:val="multilevel"/>
    <w:tmpl w:val="48B2222C"/>
    <w:lvl w:ilvl="0">
      <w:start w:val="1"/>
      <w:numFmt w:val="lowerLetter"/>
      <w:lvlText w:val="(%1)"/>
      <w:lvlJc w:val="left"/>
      <w:pPr>
        <w:ind w:left="3960" w:hanging="360"/>
      </w:pPr>
      <w:rPr>
        <w:rFonts w:hint="default"/>
      </w:rPr>
    </w:lvl>
    <w:lvl w:ilvl="1">
      <w:start w:val="1"/>
      <w:numFmt w:val="lowerLetter"/>
      <w:lvlText w:val="%2)"/>
      <w:lvlJc w:val="left"/>
      <w:pPr>
        <w:ind w:left="4440" w:hanging="420"/>
      </w:pPr>
    </w:lvl>
    <w:lvl w:ilvl="2">
      <w:start w:val="1"/>
      <w:numFmt w:val="lowerRoman"/>
      <w:lvlText w:val="%3."/>
      <w:lvlJc w:val="right"/>
      <w:pPr>
        <w:ind w:left="4860" w:hanging="420"/>
      </w:pPr>
    </w:lvl>
    <w:lvl w:ilvl="3">
      <w:start w:val="1"/>
      <w:numFmt w:val="decimal"/>
      <w:lvlText w:val="%4."/>
      <w:lvlJc w:val="left"/>
      <w:pPr>
        <w:ind w:left="5280" w:hanging="420"/>
      </w:pPr>
    </w:lvl>
    <w:lvl w:ilvl="4">
      <w:start w:val="1"/>
      <w:numFmt w:val="lowerLetter"/>
      <w:lvlText w:val="%5)"/>
      <w:lvlJc w:val="left"/>
      <w:pPr>
        <w:ind w:left="5700" w:hanging="420"/>
      </w:pPr>
    </w:lvl>
    <w:lvl w:ilvl="5">
      <w:start w:val="1"/>
      <w:numFmt w:val="lowerRoman"/>
      <w:lvlText w:val="%6."/>
      <w:lvlJc w:val="right"/>
      <w:pPr>
        <w:ind w:left="6120" w:hanging="420"/>
      </w:pPr>
    </w:lvl>
    <w:lvl w:ilvl="6">
      <w:start w:val="1"/>
      <w:numFmt w:val="decimal"/>
      <w:lvlText w:val="%7."/>
      <w:lvlJc w:val="left"/>
      <w:pPr>
        <w:ind w:left="6540" w:hanging="420"/>
      </w:pPr>
    </w:lvl>
    <w:lvl w:ilvl="7">
      <w:start w:val="1"/>
      <w:numFmt w:val="lowerLetter"/>
      <w:lvlText w:val="%8)"/>
      <w:lvlJc w:val="left"/>
      <w:pPr>
        <w:ind w:left="6960" w:hanging="420"/>
      </w:pPr>
    </w:lvl>
    <w:lvl w:ilvl="8">
      <w:start w:val="1"/>
      <w:numFmt w:val="lowerRoman"/>
      <w:lvlText w:val="%9."/>
      <w:lvlJc w:val="right"/>
      <w:pPr>
        <w:ind w:left="7380" w:hanging="420"/>
      </w:pPr>
    </w:lvl>
  </w:abstractNum>
  <w:abstractNum w:abstractNumId="18" w15:restartNumberingAfterBreak="0">
    <w:nsid w:val="49F3236E"/>
    <w:multiLevelType w:val="hybridMultilevel"/>
    <w:tmpl w:val="66181844"/>
    <w:lvl w:ilvl="0" w:tplc="03A2B5C2">
      <w:start w:val="1"/>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4ECE096E"/>
    <w:multiLevelType w:val="multilevel"/>
    <w:tmpl w:val="B96C1B10"/>
    <w:lvl w:ilvl="0">
      <w:start w:val="1"/>
      <w:numFmt w:val="decimal"/>
      <w:lvlText w:val="%1."/>
      <w:lvlJc w:val="left"/>
      <w:pPr>
        <w:ind w:left="107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F6B76C1"/>
    <w:multiLevelType w:val="hybridMultilevel"/>
    <w:tmpl w:val="2CF663B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50DD6DE2"/>
    <w:multiLevelType w:val="hybridMultilevel"/>
    <w:tmpl w:val="DB2E1910"/>
    <w:lvl w:ilvl="0" w:tplc="7E90E88C">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53C734D2"/>
    <w:multiLevelType w:val="hybridMultilevel"/>
    <w:tmpl w:val="40A6A0BA"/>
    <w:lvl w:ilvl="0" w:tplc="66EE4EC8">
      <w:start w:val="1"/>
      <w:numFmt w:val="decimal"/>
      <w:lvlText w:val="%1."/>
      <w:lvlJc w:val="left"/>
      <w:pPr>
        <w:ind w:left="462" w:hanging="360"/>
      </w:pPr>
      <w:rPr>
        <w:rFonts w:hint="default"/>
      </w:rPr>
    </w:lvl>
    <w:lvl w:ilvl="1" w:tplc="04090019" w:tentative="1">
      <w:start w:val="1"/>
      <w:numFmt w:val="lowerLetter"/>
      <w:lvlText w:val="%2)"/>
      <w:lvlJc w:val="left"/>
      <w:pPr>
        <w:ind w:left="942" w:hanging="420"/>
      </w:pPr>
    </w:lvl>
    <w:lvl w:ilvl="2" w:tplc="0409001B" w:tentative="1">
      <w:start w:val="1"/>
      <w:numFmt w:val="lowerRoman"/>
      <w:lvlText w:val="%3."/>
      <w:lvlJc w:val="right"/>
      <w:pPr>
        <w:ind w:left="1362" w:hanging="420"/>
      </w:pPr>
    </w:lvl>
    <w:lvl w:ilvl="3" w:tplc="0409000F" w:tentative="1">
      <w:start w:val="1"/>
      <w:numFmt w:val="decimal"/>
      <w:lvlText w:val="%4."/>
      <w:lvlJc w:val="left"/>
      <w:pPr>
        <w:ind w:left="1782" w:hanging="420"/>
      </w:pPr>
    </w:lvl>
    <w:lvl w:ilvl="4" w:tplc="04090019" w:tentative="1">
      <w:start w:val="1"/>
      <w:numFmt w:val="lowerLetter"/>
      <w:lvlText w:val="%5)"/>
      <w:lvlJc w:val="left"/>
      <w:pPr>
        <w:ind w:left="2202" w:hanging="420"/>
      </w:pPr>
    </w:lvl>
    <w:lvl w:ilvl="5" w:tplc="0409001B" w:tentative="1">
      <w:start w:val="1"/>
      <w:numFmt w:val="lowerRoman"/>
      <w:lvlText w:val="%6."/>
      <w:lvlJc w:val="right"/>
      <w:pPr>
        <w:ind w:left="2622" w:hanging="420"/>
      </w:pPr>
    </w:lvl>
    <w:lvl w:ilvl="6" w:tplc="0409000F" w:tentative="1">
      <w:start w:val="1"/>
      <w:numFmt w:val="decimal"/>
      <w:lvlText w:val="%7."/>
      <w:lvlJc w:val="left"/>
      <w:pPr>
        <w:ind w:left="3042" w:hanging="420"/>
      </w:pPr>
    </w:lvl>
    <w:lvl w:ilvl="7" w:tplc="04090019" w:tentative="1">
      <w:start w:val="1"/>
      <w:numFmt w:val="lowerLetter"/>
      <w:lvlText w:val="%8)"/>
      <w:lvlJc w:val="left"/>
      <w:pPr>
        <w:ind w:left="3462" w:hanging="420"/>
      </w:pPr>
    </w:lvl>
    <w:lvl w:ilvl="8" w:tplc="0409001B" w:tentative="1">
      <w:start w:val="1"/>
      <w:numFmt w:val="lowerRoman"/>
      <w:lvlText w:val="%9."/>
      <w:lvlJc w:val="right"/>
      <w:pPr>
        <w:ind w:left="3882" w:hanging="420"/>
      </w:pPr>
    </w:lvl>
  </w:abstractNum>
  <w:abstractNum w:abstractNumId="23" w15:restartNumberingAfterBreak="0">
    <w:nsid w:val="549929DE"/>
    <w:multiLevelType w:val="multilevel"/>
    <w:tmpl w:val="549929DE"/>
    <w:lvl w:ilvl="0">
      <w:start w:val="1"/>
      <w:numFmt w:val="decimal"/>
      <w:pStyle w:val="19ListNumber1"/>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55FA27B7"/>
    <w:multiLevelType w:val="multilevel"/>
    <w:tmpl w:val="B3368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140A9C"/>
    <w:multiLevelType w:val="hybridMultilevel"/>
    <w:tmpl w:val="73504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2E105E"/>
    <w:multiLevelType w:val="hybridMultilevel"/>
    <w:tmpl w:val="A8B01BB2"/>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84BF4"/>
    <w:multiLevelType w:val="multilevel"/>
    <w:tmpl w:val="6EC84BF4"/>
    <w:lvl w:ilvl="0">
      <w:start w:val="1"/>
      <w:numFmt w:val="lowerLetter"/>
      <w:pStyle w:val="19ListNumber2"/>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747D3349"/>
    <w:multiLevelType w:val="hybridMultilevel"/>
    <w:tmpl w:val="22743612"/>
    <w:lvl w:ilvl="0" w:tplc="60FAEDEC">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C453EFA"/>
    <w:multiLevelType w:val="hybridMultilevel"/>
    <w:tmpl w:val="7638A696"/>
    <w:lvl w:ilvl="0" w:tplc="04090019">
      <w:start w:val="1"/>
      <w:numFmt w:val="lowerLetter"/>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5"/>
  </w:num>
  <w:num w:numId="3">
    <w:abstractNumId w:val="23"/>
  </w:num>
  <w:num w:numId="4">
    <w:abstractNumId w:val="27"/>
  </w:num>
  <w:num w:numId="5">
    <w:abstractNumId w:val="1"/>
  </w:num>
  <w:num w:numId="6">
    <w:abstractNumId w:val="3"/>
    <w:lvlOverride w:ilvl="0">
      <w:startOverride w:val="2"/>
    </w:lvlOverride>
    <w:lvlOverride w:ilvl="1">
      <w:startOverride w:val="3"/>
    </w:lvlOverride>
  </w:num>
  <w:num w:numId="7">
    <w:abstractNumId w:val="16"/>
  </w:num>
  <w:num w:numId="8">
    <w:abstractNumId w:val="17"/>
  </w:num>
  <w:num w:numId="9">
    <w:abstractNumId w:val="10"/>
  </w:num>
  <w:num w:numId="10">
    <w:abstractNumId w:val="4"/>
  </w:num>
  <w:num w:numId="11">
    <w:abstractNumId w:val="12"/>
  </w:num>
  <w:num w:numId="12">
    <w:abstractNumId w:val="13"/>
  </w:num>
  <w:num w:numId="13">
    <w:abstractNumId w:val="15"/>
  </w:num>
  <w:num w:numId="14">
    <w:abstractNumId w:val="28"/>
  </w:num>
  <w:num w:numId="15">
    <w:abstractNumId w:val="21"/>
  </w:num>
  <w:num w:numId="16">
    <w:abstractNumId w:val="22"/>
  </w:num>
  <w:num w:numId="17">
    <w:abstractNumId w:val="6"/>
  </w:num>
  <w:num w:numId="18">
    <w:abstractNumId w:val="0"/>
  </w:num>
  <w:num w:numId="19">
    <w:abstractNumId w:val="14"/>
  </w:num>
  <w:num w:numId="20">
    <w:abstractNumId w:val="3"/>
  </w:num>
  <w:num w:numId="21">
    <w:abstractNumId w:val="3"/>
  </w:num>
  <w:num w:numId="22">
    <w:abstractNumId w:val="2"/>
  </w:num>
  <w:num w:numId="23">
    <w:abstractNumId w:val="18"/>
  </w:num>
  <w:num w:numId="24">
    <w:abstractNumId w:val="11"/>
  </w:num>
  <w:num w:numId="25">
    <w:abstractNumId w:val="26"/>
  </w:num>
  <w:num w:numId="26">
    <w:abstractNumId w:val="7"/>
  </w:num>
  <w:num w:numId="27">
    <w:abstractNumId w:val="24"/>
  </w:num>
  <w:num w:numId="28">
    <w:abstractNumId w:val="9"/>
  </w:num>
  <w:num w:numId="29">
    <w:abstractNumId w:val="19"/>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num>
  <w:num w:numId="32">
    <w:abstractNumId w:val="8"/>
  </w:num>
  <w:num w:numId="33">
    <w:abstractNumId w:val="20"/>
  </w:num>
  <w:num w:numId="34">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秦蓓嘉">
    <w15:presenceInfo w15:providerId="Windows Live" w15:userId="e2ce5ac7bb49da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0"/>
  <w:bordersDoNotSurroundHeader/>
  <w:bordersDoNotSurroundFooter/>
  <w:defaultTabStop w:val="720"/>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IC1&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9p9xtxpk0tdf1eazsbvrzzxdefprsfptpsv&quot;&gt;CRA7&lt;record-ids&gt;&lt;item&gt;5&lt;/item&gt;&lt;item&gt;6&lt;/item&gt;&lt;item&gt;7&lt;/item&gt;&lt;item&gt;14&lt;/item&gt;&lt;item&gt;15&lt;/item&gt;&lt;item&gt;18&lt;/item&gt;&lt;item&gt;19&lt;/item&gt;&lt;item&gt;20&lt;/item&gt;&lt;item&gt;21&lt;/item&gt;&lt;item&gt;23&lt;/item&gt;&lt;item&gt;24&lt;/item&gt;&lt;item&gt;43&lt;/item&gt;&lt;item&gt;45&lt;/item&gt;&lt;item&gt;49&lt;/item&gt;&lt;item&gt;50&lt;/item&gt;&lt;item&gt;51&lt;/item&gt;&lt;item&gt;55&lt;/item&gt;&lt;item&gt;67&lt;/item&gt;&lt;item&gt;71&lt;/item&gt;&lt;item&gt;73&lt;/item&gt;&lt;item&gt;74&lt;/item&gt;&lt;item&gt;76&lt;/item&gt;&lt;item&gt;77&lt;/item&gt;&lt;item&gt;85&lt;/item&gt;&lt;item&gt;88&lt;/item&gt;&lt;item&gt;89&lt;/item&gt;&lt;item&gt;91&lt;/item&gt;&lt;item&gt;92&lt;/item&gt;&lt;item&gt;94&lt;/item&gt;&lt;item&gt;102&lt;/item&gt;&lt;item&gt;109&lt;/item&gt;&lt;item&gt;110&lt;/item&gt;&lt;item&gt;111&lt;/item&gt;&lt;item&gt;112&lt;/item&gt;&lt;item&gt;113&lt;/item&gt;&lt;/record-ids&gt;&lt;/item&gt;&lt;/Libraries&gt;"/>
  </w:docVars>
  <w:rsids>
    <w:rsidRoot w:val="006E3663"/>
    <w:rsid w:val="00000C6D"/>
    <w:rsid w:val="00000EDB"/>
    <w:rsid w:val="00001EF1"/>
    <w:rsid w:val="00001F02"/>
    <w:rsid w:val="00002E70"/>
    <w:rsid w:val="00004203"/>
    <w:rsid w:val="00004F6D"/>
    <w:rsid w:val="00005621"/>
    <w:rsid w:val="00005C18"/>
    <w:rsid w:val="00006893"/>
    <w:rsid w:val="00011624"/>
    <w:rsid w:val="00014DD7"/>
    <w:rsid w:val="00016C6A"/>
    <w:rsid w:val="00022A47"/>
    <w:rsid w:val="00022D8A"/>
    <w:rsid w:val="00022FEA"/>
    <w:rsid w:val="00025EED"/>
    <w:rsid w:val="00032F2D"/>
    <w:rsid w:val="00036639"/>
    <w:rsid w:val="000366A8"/>
    <w:rsid w:val="00037FF8"/>
    <w:rsid w:val="00041D38"/>
    <w:rsid w:val="000467F7"/>
    <w:rsid w:val="0004798C"/>
    <w:rsid w:val="0005027C"/>
    <w:rsid w:val="0005137A"/>
    <w:rsid w:val="00053385"/>
    <w:rsid w:val="00053B6F"/>
    <w:rsid w:val="00054325"/>
    <w:rsid w:val="00054523"/>
    <w:rsid w:val="00054B25"/>
    <w:rsid w:val="0005504E"/>
    <w:rsid w:val="000563E3"/>
    <w:rsid w:val="00056481"/>
    <w:rsid w:val="00060B58"/>
    <w:rsid w:val="0006149C"/>
    <w:rsid w:val="000615EE"/>
    <w:rsid w:val="000620CF"/>
    <w:rsid w:val="000624D7"/>
    <w:rsid w:val="00062D82"/>
    <w:rsid w:val="00064395"/>
    <w:rsid w:val="00067851"/>
    <w:rsid w:val="00070373"/>
    <w:rsid w:val="00071BC7"/>
    <w:rsid w:val="00072436"/>
    <w:rsid w:val="00075009"/>
    <w:rsid w:val="000759B0"/>
    <w:rsid w:val="00075BA5"/>
    <w:rsid w:val="000766D9"/>
    <w:rsid w:val="000777D7"/>
    <w:rsid w:val="00083612"/>
    <w:rsid w:val="00083CC4"/>
    <w:rsid w:val="0008472E"/>
    <w:rsid w:val="00084788"/>
    <w:rsid w:val="0008669D"/>
    <w:rsid w:val="00086BC8"/>
    <w:rsid w:val="000924EE"/>
    <w:rsid w:val="00092896"/>
    <w:rsid w:val="00092DC0"/>
    <w:rsid w:val="00093038"/>
    <w:rsid w:val="000931E6"/>
    <w:rsid w:val="00097B36"/>
    <w:rsid w:val="000A055B"/>
    <w:rsid w:val="000A0B7E"/>
    <w:rsid w:val="000A0ED1"/>
    <w:rsid w:val="000A25B0"/>
    <w:rsid w:val="000A2B00"/>
    <w:rsid w:val="000A4754"/>
    <w:rsid w:val="000A4ACD"/>
    <w:rsid w:val="000A4C10"/>
    <w:rsid w:val="000A572F"/>
    <w:rsid w:val="000A626C"/>
    <w:rsid w:val="000A6822"/>
    <w:rsid w:val="000B0E1D"/>
    <w:rsid w:val="000B1838"/>
    <w:rsid w:val="000B1F3B"/>
    <w:rsid w:val="000B2778"/>
    <w:rsid w:val="000B6899"/>
    <w:rsid w:val="000B7C30"/>
    <w:rsid w:val="000B7DBE"/>
    <w:rsid w:val="000C018E"/>
    <w:rsid w:val="000C0348"/>
    <w:rsid w:val="000C0377"/>
    <w:rsid w:val="000C0731"/>
    <w:rsid w:val="000C1C8E"/>
    <w:rsid w:val="000C2880"/>
    <w:rsid w:val="000C4BD0"/>
    <w:rsid w:val="000C5E7C"/>
    <w:rsid w:val="000C64FC"/>
    <w:rsid w:val="000C7DC3"/>
    <w:rsid w:val="000D083B"/>
    <w:rsid w:val="000D3A0D"/>
    <w:rsid w:val="000D3BA8"/>
    <w:rsid w:val="000D529D"/>
    <w:rsid w:val="000D5F6A"/>
    <w:rsid w:val="000D7A26"/>
    <w:rsid w:val="000E37A9"/>
    <w:rsid w:val="000F083C"/>
    <w:rsid w:val="000F0DC3"/>
    <w:rsid w:val="000F0DF1"/>
    <w:rsid w:val="000F0FFE"/>
    <w:rsid w:val="000F1FA0"/>
    <w:rsid w:val="000F65D8"/>
    <w:rsid w:val="001035F2"/>
    <w:rsid w:val="001039E1"/>
    <w:rsid w:val="00104F29"/>
    <w:rsid w:val="00105D51"/>
    <w:rsid w:val="0010710E"/>
    <w:rsid w:val="00107159"/>
    <w:rsid w:val="00107595"/>
    <w:rsid w:val="00107C36"/>
    <w:rsid w:val="00112B4A"/>
    <w:rsid w:val="00113B00"/>
    <w:rsid w:val="00113C14"/>
    <w:rsid w:val="001140DF"/>
    <w:rsid w:val="00115042"/>
    <w:rsid w:val="001155C3"/>
    <w:rsid w:val="00116423"/>
    <w:rsid w:val="0011690E"/>
    <w:rsid w:val="001174E1"/>
    <w:rsid w:val="0012111D"/>
    <w:rsid w:val="00121481"/>
    <w:rsid w:val="0012492E"/>
    <w:rsid w:val="00127947"/>
    <w:rsid w:val="00131139"/>
    <w:rsid w:val="001321CF"/>
    <w:rsid w:val="00132CBB"/>
    <w:rsid w:val="001347FE"/>
    <w:rsid w:val="00134E36"/>
    <w:rsid w:val="00135B14"/>
    <w:rsid w:val="001360EB"/>
    <w:rsid w:val="00136C9A"/>
    <w:rsid w:val="00140D1F"/>
    <w:rsid w:val="001433D1"/>
    <w:rsid w:val="00144C0E"/>
    <w:rsid w:val="001451FB"/>
    <w:rsid w:val="00145CA6"/>
    <w:rsid w:val="001462AF"/>
    <w:rsid w:val="001467AB"/>
    <w:rsid w:val="001469C2"/>
    <w:rsid w:val="00154994"/>
    <w:rsid w:val="00155A93"/>
    <w:rsid w:val="00157073"/>
    <w:rsid w:val="0015711F"/>
    <w:rsid w:val="00157638"/>
    <w:rsid w:val="001616C1"/>
    <w:rsid w:val="0016297B"/>
    <w:rsid w:val="00163CDD"/>
    <w:rsid w:val="00164B96"/>
    <w:rsid w:val="00166C6E"/>
    <w:rsid w:val="00166DA1"/>
    <w:rsid w:val="001701B4"/>
    <w:rsid w:val="00170955"/>
    <w:rsid w:val="0017226C"/>
    <w:rsid w:val="00173CBF"/>
    <w:rsid w:val="00174246"/>
    <w:rsid w:val="00176184"/>
    <w:rsid w:val="0017716E"/>
    <w:rsid w:val="001776B1"/>
    <w:rsid w:val="001777B9"/>
    <w:rsid w:val="00180543"/>
    <w:rsid w:val="00180550"/>
    <w:rsid w:val="001826D3"/>
    <w:rsid w:val="0018487A"/>
    <w:rsid w:val="00186B23"/>
    <w:rsid w:val="0019123E"/>
    <w:rsid w:val="001920EE"/>
    <w:rsid w:val="00192771"/>
    <w:rsid w:val="00193DB9"/>
    <w:rsid w:val="00194DCA"/>
    <w:rsid w:val="00195981"/>
    <w:rsid w:val="00195F8F"/>
    <w:rsid w:val="001969DE"/>
    <w:rsid w:val="00196BE7"/>
    <w:rsid w:val="001A0C47"/>
    <w:rsid w:val="001A15C5"/>
    <w:rsid w:val="001A28CD"/>
    <w:rsid w:val="001A2E90"/>
    <w:rsid w:val="001A6732"/>
    <w:rsid w:val="001A6EF1"/>
    <w:rsid w:val="001A7EAF"/>
    <w:rsid w:val="001B4F67"/>
    <w:rsid w:val="001C0BCB"/>
    <w:rsid w:val="001C0FA0"/>
    <w:rsid w:val="001C2C06"/>
    <w:rsid w:val="001C31F7"/>
    <w:rsid w:val="001C4E83"/>
    <w:rsid w:val="001C6E05"/>
    <w:rsid w:val="001C7803"/>
    <w:rsid w:val="001D0977"/>
    <w:rsid w:val="001D0C6A"/>
    <w:rsid w:val="001D19B4"/>
    <w:rsid w:val="001D31F1"/>
    <w:rsid w:val="001D3214"/>
    <w:rsid w:val="001D3800"/>
    <w:rsid w:val="001D5140"/>
    <w:rsid w:val="001D5273"/>
    <w:rsid w:val="001D5DD6"/>
    <w:rsid w:val="001D717B"/>
    <w:rsid w:val="001E0F3E"/>
    <w:rsid w:val="001E2100"/>
    <w:rsid w:val="001E34F6"/>
    <w:rsid w:val="001E53CF"/>
    <w:rsid w:val="001F0239"/>
    <w:rsid w:val="001F0AD6"/>
    <w:rsid w:val="001F0C6A"/>
    <w:rsid w:val="001F0D3A"/>
    <w:rsid w:val="001F191C"/>
    <w:rsid w:val="001F239D"/>
    <w:rsid w:val="001F23BE"/>
    <w:rsid w:val="001F295D"/>
    <w:rsid w:val="001F31F5"/>
    <w:rsid w:val="001F353A"/>
    <w:rsid w:val="001F6096"/>
    <w:rsid w:val="001F7E6A"/>
    <w:rsid w:val="0020118A"/>
    <w:rsid w:val="00203059"/>
    <w:rsid w:val="002057B0"/>
    <w:rsid w:val="00206BC2"/>
    <w:rsid w:val="00206CAA"/>
    <w:rsid w:val="0021011F"/>
    <w:rsid w:val="002120DC"/>
    <w:rsid w:val="002124D9"/>
    <w:rsid w:val="00212988"/>
    <w:rsid w:val="0021357F"/>
    <w:rsid w:val="00215BA5"/>
    <w:rsid w:val="00220252"/>
    <w:rsid w:val="0022043B"/>
    <w:rsid w:val="00220B52"/>
    <w:rsid w:val="002220A2"/>
    <w:rsid w:val="002230D7"/>
    <w:rsid w:val="00223224"/>
    <w:rsid w:val="00226985"/>
    <w:rsid w:val="00226D3A"/>
    <w:rsid w:val="00226DF3"/>
    <w:rsid w:val="0022751B"/>
    <w:rsid w:val="002307AC"/>
    <w:rsid w:val="00231DEE"/>
    <w:rsid w:val="002327D6"/>
    <w:rsid w:val="00232C6E"/>
    <w:rsid w:val="00233CE9"/>
    <w:rsid w:val="002341D7"/>
    <w:rsid w:val="00235286"/>
    <w:rsid w:val="00235A33"/>
    <w:rsid w:val="00236728"/>
    <w:rsid w:val="00236B27"/>
    <w:rsid w:val="00236E1A"/>
    <w:rsid w:val="0023763C"/>
    <w:rsid w:val="002400E1"/>
    <w:rsid w:val="0024057A"/>
    <w:rsid w:val="00240633"/>
    <w:rsid w:val="00241C1B"/>
    <w:rsid w:val="002444B9"/>
    <w:rsid w:val="00244B86"/>
    <w:rsid w:val="002465F0"/>
    <w:rsid w:val="00247F22"/>
    <w:rsid w:val="00250334"/>
    <w:rsid w:val="00250DB8"/>
    <w:rsid w:val="00251626"/>
    <w:rsid w:val="00252DA2"/>
    <w:rsid w:val="0025334A"/>
    <w:rsid w:val="00255BB6"/>
    <w:rsid w:val="002564F6"/>
    <w:rsid w:val="0025682F"/>
    <w:rsid w:val="00256F08"/>
    <w:rsid w:val="002576FF"/>
    <w:rsid w:val="00260327"/>
    <w:rsid w:val="002616A1"/>
    <w:rsid w:val="00267485"/>
    <w:rsid w:val="0027010D"/>
    <w:rsid w:val="00270F49"/>
    <w:rsid w:val="00271294"/>
    <w:rsid w:val="0027129B"/>
    <w:rsid w:val="002729CC"/>
    <w:rsid w:val="0027685B"/>
    <w:rsid w:val="00277F6E"/>
    <w:rsid w:val="00277F82"/>
    <w:rsid w:val="002803D6"/>
    <w:rsid w:val="0028085E"/>
    <w:rsid w:val="002830C2"/>
    <w:rsid w:val="0028321A"/>
    <w:rsid w:val="002840A9"/>
    <w:rsid w:val="00284A11"/>
    <w:rsid w:val="0028652D"/>
    <w:rsid w:val="00286D51"/>
    <w:rsid w:val="00287D78"/>
    <w:rsid w:val="002919C6"/>
    <w:rsid w:val="00291BDD"/>
    <w:rsid w:val="002927CA"/>
    <w:rsid w:val="00292FCF"/>
    <w:rsid w:val="00293497"/>
    <w:rsid w:val="00294B5F"/>
    <w:rsid w:val="00295912"/>
    <w:rsid w:val="002A1C19"/>
    <w:rsid w:val="002A2E82"/>
    <w:rsid w:val="002A32C4"/>
    <w:rsid w:val="002A3BA2"/>
    <w:rsid w:val="002A3CB8"/>
    <w:rsid w:val="002A4DD3"/>
    <w:rsid w:val="002A5B94"/>
    <w:rsid w:val="002A7B58"/>
    <w:rsid w:val="002B12E9"/>
    <w:rsid w:val="002B3370"/>
    <w:rsid w:val="002B4E40"/>
    <w:rsid w:val="002B7E05"/>
    <w:rsid w:val="002C011B"/>
    <w:rsid w:val="002C0A6D"/>
    <w:rsid w:val="002C14DF"/>
    <w:rsid w:val="002C1644"/>
    <w:rsid w:val="002C24BE"/>
    <w:rsid w:val="002C3E03"/>
    <w:rsid w:val="002C4682"/>
    <w:rsid w:val="002C53D1"/>
    <w:rsid w:val="002C5EA6"/>
    <w:rsid w:val="002D3079"/>
    <w:rsid w:val="002D3DF3"/>
    <w:rsid w:val="002D43D6"/>
    <w:rsid w:val="002D53F6"/>
    <w:rsid w:val="002D5D1E"/>
    <w:rsid w:val="002D6412"/>
    <w:rsid w:val="002E11BE"/>
    <w:rsid w:val="002E247A"/>
    <w:rsid w:val="002E2F1C"/>
    <w:rsid w:val="002E447B"/>
    <w:rsid w:val="002E4BE6"/>
    <w:rsid w:val="002E50DE"/>
    <w:rsid w:val="002E517B"/>
    <w:rsid w:val="002E6ABB"/>
    <w:rsid w:val="002E7F45"/>
    <w:rsid w:val="002F13BA"/>
    <w:rsid w:val="002F14ED"/>
    <w:rsid w:val="002F1726"/>
    <w:rsid w:val="002F1FF9"/>
    <w:rsid w:val="002F389C"/>
    <w:rsid w:val="002F418B"/>
    <w:rsid w:val="002F4718"/>
    <w:rsid w:val="002F5A76"/>
    <w:rsid w:val="002F7DC5"/>
    <w:rsid w:val="00300001"/>
    <w:rsid w:val="00302247"/>
    <w:rsid w:val="00311324"/>
    <w:rsid w:val="00312622"/>
    <w:rsid w:val="00314DC9"/>
    <w:rsid w:val="0031550A"/>
    <w:rsid w:val="003162C6"/>
    <w:rsid w:val="00317E60"/>
    <w:rsid w:val="0032330A"/>
    <w:rsid w:val="0032395A"/>
    <w:rsid w:val="0033001B"/>
    <w:rsid w:val="00331AB2"/>
    <w:rsid w:val="00331DA6"/>
    <w:rsid w:val="00333B63"/>
    <w:rsid w:val="00333C58"/>
    <w:rsid w:val="00333C67"/>
    <w:rsid w:val="00334D5B"/>
    <w:rsid w:val="00335BC5"/>
    <w:rsid w:val="00336649"/>
    <w:rsid w:val="00342371"/>
    <w:rsid w:val="00342E5A"/>
    <w:rsid w:val="00345748"/>
    <w:rsid w:val="00345BFE"/>
    <w:rsid w:val="00346403"/>
    <w:rsid w:val="00346B9D"/>
    <w:rsid w:val="00347F90"/>
    <w:rsid w:val="00350965"/>
    <w:rsid w:val="00350EE2"/>
    <w:rsid w:val="0035392E"/>
    <w:rsid w:val="00355800"/>
    <w:rsid w:val="00355FDE"/>
    <w:rsid w:val="003575CB"/>
    <w:rsid w:val="00360EEC"/>
    <w:rsid w:val="0036128D"/>
    <w:rsid w:val="0036209C"/>
    <w:rsid w:val="0036256B"/>
    <w:rsid w:val="00362E1A"/>
    <w:rsid w:val="0037101E"/>
    <w:rsid w:val="00371497"/>
    <w:rsid w:val="00372BE7"/>
    <w:rsid w:val="00374C4F"/>
    <w:rsid w:val="003763E6"/>
    <w:rsid w:val="00376DE6"/>
    <w:rsid w:val="00377CE5"/>
    <w:rsid w:val="00382636"/>
    <w:rsid w:val="00383428"/>
    <w:rsid w:val="00386DE4"/>
    <w:rsid w:val="00391EB9"/>
    <w:rsid w:val="0039258D"/>
    <w:rsid w:val="00392E65"/>
    <w:rsid w:val="00394D7D"/>
    <w:rsid w:val="00394F9A"/>
    <w:rsid w:val="00394FAA"/>
    <w:rsid w:val="00396EA3"/>
    <w:rsid w:val="003A2D12"/>
    <w:rsid w:val="003A4674"/>
    <w:rsid w:val="003A6633"/>
    <w:rsid w:val="003B1339"/>
    <w:rsid w:val="003B5C99"/>
    <w:rsid w:val="003B60D5"/>
    <w:rsid w:val="003B6BFB"/>
    <w:rsid w:val="003B723F"/>
    <w:rsid w:val="003C0595"/>
    <w:rsid w:val="003C3603"/>
    <w:rsid w:val="003C4399"/>
    <w:rsid w:val="003C571E"/>
    <w:rsid w:val="003C5E5D"/>
    <w:rsid w:val="003C6C64"/>
    <w:rsid w:val="003C7182"/>
    <w:rsid w:val="003D0550"/>
    <w:rsid w:val="003D1AE3"/>
    <w:rsid w:val="003D5A49"/>
    <w:rsid w:val="003D6FC2"/>
    <w:rsid w:val="003D743E"/>
    <w:rsid w:val="003D765F"/>
    <w:rsid w:val="003E0323"/>
    <w:rsid w:val="003E163B"/>
    <w:rsid w:val="003E24D4"/>
    <w:rsid w:val="003E329A"/>
    <w:rsid w:val="003E33A3"/>
    <w:rsid w:val="003E3B07"/>
    <w:rsid w:val="003E5716"/>
    <w:rsid w:val="003E5C2F"/>
    <w:rsid w:val="003E6C8B"/>
    <w:rsid w:val="003E7874"/>
    <w:rsid w:val="003E79AD"/>
    <w:rsid w:val="003F0553"/>
    <w:rsid w:val="003F2F9F"/>
    <w:rsid w:val="003F403B"/>
    <w:rsid w:val="003F4EC3"/>
    <w:rsid w:val="003F518C"/>
    <w:rsid w:val="003F55A6"/>
    <w:rsid w:val="003F5CFE"/>
    <w:rsid w:val="003F62F9"/>
    <w:rsid w:val="003F6358"/>
    <w:rsid w:val="00401DD8"/>
    <w:rsid w:val="00402701"/>
    <w:rsid w:val="00402D9F"/>
    <w:rsid w:val="00403A48"/>
    <w:rsid w:val="004047ED"/>
    <w:rsid w:val="004048F5"/>
    <w:rsid w:val="0040577C"/>
    <w:rsid w:val="004067A3"/>
    <w:rsid w:val="00406E3E"/>
    <w:rsid w:val="00410343"/>
    <w:rsid w:val="004115A3"/>
    <w:rsid w:val="004118CB"/>
    <w:rsid w:val="004120BF"/>
    <w:rsid w:val="00413CA5"/>
    <w:rsid w:val="00414640"/>
    <w:rsid w:val="00414908"/>
    <w:rsid w:val="00414B18"/>
    <w:rsid w:val="00414F2F"/>
    <w:rsid w:val="00415261"/>
    <w:rsid w:val="00415AFA"/>
    <w:rsid w:val="00416761"/>
    <w:rsid w:val="00416CDD"/>
    <w:rsid w:val="00416D43"/>
    <w:rsid w:val="00421908"/>
    <w:rsid w:val="0042766D"/>
    <w:rsid w:val="00432E94"/>
    <w:rsid w:val="00433AD6"/>
    <w:rsid w:val="00433C49"/>
    <w:rsid w:val="00434478"/>
    <w:rsid w:val="00434AD1"/>
    <w:rsid w:val="00435969"/>
    <w:rsid w:val="00436442"/>
    <w:rsid w:val="0043679E"/>
    <w:rsid w:val="0044120A"/>
    <w:rsid w:val="00441302"/>
    <w:rsid w:val="0044166D"/>
    <w:rsid w:val="004427C2"/>
    <w:rsid w:val="004439FA"/>
    <w:rsid w:val="004470AE"/>
    <w:rsid w:val="004503C7"/>
    <w:rsid w:val="004507F0"/>
    <w:rsid w:val="00450AC9"/>
    <w:rsid w:val="00451696"/>
    <w:rsid w:val="0045400D"/>
    <w:rsid w:val="00454209"/>
    <w:rsid w:val="0045475D"/>
    <w:rsid w:val="00454C57"/>
    <w:rsid w:val="00455194"/>
    <w:rsid w:val="00455488"/>
    <w:rsid w:val="0046015B"/>
    <w:rsid w:val="004608C8"/>
    <w:rsid w:val="004615B3"/>
    <w:rsid w:val="0046273C"/>
    <w:rsid w:val="00462DD3"/>
    <w:rsid w:val="00463BD5"/>
    <w:rsid w:val="00463E02"/>
    <w:rsid w:val="0046510A"/>
    <w:rsid w:val="0047317C"/>
    <w:rsid w:val="00473B3A"/>
    <w:rsid w:val="004740E9"/>
    <w:rsid w:val="004748C6"/>
    <w:rsid w:val="0047490F"/>
    <w:rsid w:val="00475060"/>
    <w:rsid w:val="004754FB"/>
    <w:rsid w:val="00475770"/>
    <w:rsid w:val="00476539"/>
    <w:rsid w:val="00480533"/>
    <w:rsid w:val="00480A99"/>
    <w:rsid w:val="004810A5"/>
    <w:rsid w:val="00482E7B"/>
    <w:rsid w:val="0048331C"/>
    <w:rsid w:val="004850E5"/>
    <w:rsid w:val="00486C7C"/>
    <w:rsid w:val="00492626"/>
    <w:rsid w:val="004939EE"/>
    <w:rsid w:val="00494289"/>
    <w:rsid w:val="004955A2"/>
    <w:rsid w:val="004956C8"/>
    <w:rsid w:val="00497360"/>
    <w:rsid w:val="004A13CD"/>
    <w:rsid w:val="004A1C19"/>
    <w:rsid w:val="004A1ED8"/>
    <w:rsid w:val="004A35CB"/>
    <w:rsid w:val="004A61B2"/>
    <w:rsid w:val="004B06FD"/>
    <w:rsid w:val="004B0A0D"/>
    <w:rsid w:val="004B2AC8"/>
    <w:rsid w:val="004B3E89"/>
    <w:rsid w:val="004B4323"/>
    <w:rsid w:val="004B6E7C"/>
    <w:rsid w:val="004B7228"/>
    <w:rsid w:val="004C01B8"/>
    <w:rsid w:val="004C23BD"/>
    <w:rsid w:val="004C2DE1"/>
    <w:rsid w:val="004C3863"/>
    <w:rsid w:val="004C4CF0"/>
    <w:rsid w:val="004C5CA5"/>
    <w:rsid w:val="004D026E"/>
    <w:rsid w:val="004D09D0"/>
    <w:rsid w:val="004D34ED"/>
    <w:rsid w:val="004D40B6"/>
    <w:rsid w:val="004D54AD"/>
    <w:rsid w:val="004D58B9"/>
    <w:rsid w:val="004D7995"/>
    <w:rsid w:val="004E16B8"/>
    <w:rsid w:val="004E27C4"/>
    <w:rsid w:val="004E2CBB"/>
    <w:rsid w:val="004E392A"/>
    <w:rsid w:val="004E3D8E"/>
    <w:rsid w:val="004E4722"/>
    <w:rsid w:val="004E5380"/>
    <w:rsid w:val="004E5A95"/>
    <w:rsid w:val="004E6CBD"/>
    <w:rsid w:val="004F008D"/>
    <w:rsid w:val="004F0C99"/>
    <w:rsid w:val="004F3EF2"/>
    <w:rsid w:val="004F66BF"/>
    <w:rsid w:val="005016CD"/>
    <w:rsid w:val="00501901"/>
    <w:rsid w:val="00501CCF"/>
    <w:rsid w:val="0050334B"/>
    <w:rsid w:val="00503C8B"/>
    <w:rsid w:val="00504C4F"/>
    <w:rsid w:val="00504F60"/>
    <w:rsid w:val="005068DC"/>
    <w:rsid w:val="005109D5"/>
    <w:rsid w:val="00511F96"/>
    <w:rsid w:val="00512B39"/>
    <w:rsid w:val="00513B20"/>
    <w:rsid w:val="00513BCD"/>
    <w:rsid w:val="00514C58"/>
    <w:rsid w:val="005150DF"/>
    <w:rsid w:val="00515474"/>
    <w:rsid w:val="00517875"/>
    <w:rsid w:val="00517C47"/>
    <w:rsid w:val="00517EB4"/>
    <w:rsid w:val="00521E96"/>
    <w:rsid w:val="005224C9"/>
    <w:rsid w:val="00523228"/>
    <w:rsid w:val="005235F1"/>
    <w:rsid w:val="00524765"/>
    <w:rsid w:val="0052499B"/>
    <w:rsid w:val="00524A58"/>
    <w:rsid w:val="00524AE1"/>
    <w:rsid w:val="00524E55"/>
    <w:rsid w:val="00526747"/>
    <w:rsid w:val="0053003B"/>
    <w:rsid w:val="00530363"/>
    <w:rsid w:val="005303F5"/>
    <w:rsid w:val="005319AB"/>
    <w:rsid w:val="0053249A"/>
    <w:rsid w:val="00535347"/>
    <w:rsid w:val="00536EA0"/>
    <w:rsid w:val="005378B8"/>
    <w:rsid w:val="00537F3E"/>
    <w:rsid w:val="00540007"/>
    <w:rsid w:val="0054605B"/>
    <w:rsid w:val="00550274"/>
    <w:rsid w:val="00550AA7"/>
    <w:rsid w:val="00550CF2"/>
    <w:rsid w:val="005536E6"/>
    <w:rsid w:val="00555B4B"/>
    <w:rsid w:val="00557DFD"/>
    <w:rsid w:val="00560F5B"/>
    <w:rsid w:val="005614AA"/>
    <w:rsid w:val="00562F67"/>
    <w:rsid w:val="0056315E"/>
    <w:rsid w:val="005703BF"/>
    <w:rsid w:val="00570CDE"/>
    <w:rsid w:val="00570EEB"/>
    <w:rsid w:val="00571D80"/>
    <w:rsid w:val="00572C12"/>
    <w:rsid w:val="0057383B"/>
    <w:rsid w:val="00573D7A"/>
    <w:rsid w:val="00573E3D"/>
    <w:rsid w:val="00574889"/>
    <w:rsid w:val="00576BD8"/>
    <w:rsid w:val="00581A4E"/>
    <w:rsid w:val="00582A6C"/>
    <w:rsid w:val="00582D30"/>
    <w:rsid w:val="00587D53"/>
    <w:rsid w:val="005909DD"/>
    <w:rsid w:val="00591164"/>
    <w:rsid w:val="005913A5"/>
    <w:rsid w:val="00592524"/>
    <w:rsid w:val="00592CC8"/>
    <w:rsid w:val="00592D37"/>
    <w:rsid w:val="005946BC"/>
    <w:rsid w:val="00595A48"/>
    <w:rsid w:val="00595EAB"/>
    <w:rsid w:val="00596066"/>
    <w:rsid w:val="00597C41"/>
    <w:rsid w:val="005A0292"/>
    <w:rsid w:val="005A33E2"/>
    <w:rsid w:val="005A5752"/>
    <w:rsid w:val="005A5E68"/>
    <w:rsid w:val="005A6DBA"/>
    <w:rsid w:val="005A70E7"/>
    <w:rsid w:val="005B14CA"/>
    <w:rsid w:val="005B1CA2"/>
    <w:rsid w:val="005B3B96"/>
    <w:rsid w:val="005B6545"/>
    <w:rsid w:val="005C0D69"/>
    <w:rsid w:val="005C28C5"/>
    <w:rsid w:val="005C2995"/>
    <w:rsid w:val="005C2ABE"/>
    <w:rsid w:val="005C46E4"/>
    <w:rsid w:val="005C4898"/>
    <w:rsid w:val="005C5922"/>
    <w:rsid w:val="005C61CB"/>
    <w:rsid w:val="005C6E6A"/>
    <w:rsid w:val="005C7AE9"/>
    <w:rsid w:val="005D11CE"/>
    <w:rsid w:val="005D30A4"/>
    <w:rsid w:val="005D42D6"/>
    <w:rsid w:val="005E1043"/>
    <w:rsid w:val="005E16AA"/>
    <w:rsid w:val="005E1751"/>
    <w:rsid w:val="005E364F"/>
    <w:rsid w:val="005E3E1A"/>
    <w:rsid w:val="005E574C"/>
    <w:rsid w:val="005E7851"/>
    <w:rsid w:val="005F005C"/>
    <w:rsid w:val="005F0938"/>
    <w:rsid w:val="005F0BD8"/>
    <w:rsid w:val="005F1AC0"/>
    <w:rsid w:val="005F2260"/>
    <w:rsid w:val="005F3FBA"/>
    <w:rsid w:val="005F4008"/>
    <w:rsid w:val="005F448D"/>
    <w:rsid w:val="005F59A8"/>
    <w:rsid w:val="005F6094"/>
    <w:rsid w:val="006002F3"/>
    <w:rsid w:val="006005DA"/>
    <w:rsid w:val="006024BB"/>
    <w:rsid w:val="006065C8"/>
    <w:rsid w:val="006100EF"/>
    <w:rsid w:val="006115A4"/>
    <w:rsid w:val="0061193E"/>
    <w:rsid w:val="006122C2"/>
    <w:rsid w:val="0061388E"/>
    <w:rsid w:val="00614F77"/>
    <w:rsid w:val="006158AC"/>
    <w:rsid w:val="006160F7"/>
    <w:rsid w:val="00616ABA"/>
    <w:rsid w:val="00617501"/>
    <w:rsid w:val="00620C29"/>
    <w:rsid w:val="00621AC9"/>
    <w:rsid w:val="00621C51"/>
    <w:rsid w:val="006226E9"/>
    <w:rsid w:val="00624138"/>
    <w:rsid w:val="00624F65"/>
    <w:rsid w:val="00625082"/>
    <w:rsid w:val="0062652C"/>
    <w:rsid w:val="006270B3"/>
    <w:rsid w:val="006276F4"/>
    <w:rsid w:val="00627C88"/>
    <w:rsid w:val="00630BD8"/>
    <w:rsid w:val="006331D7"/>
    <w:rsid w:val="00634A96"/>
    <w:rsid w:val="00636251"/>
    <w:rsid w:val="00637FBE"/>
    <w:rsid w:val="00640FF0"/>
    <w:rsid w:val="0064231B"/>
    <w:rsid w:val="00642BD6"/>
    <w:rsid w:val="006430A2"/>
    <w:rsid w:val="00643829"/>
    <w:rsid w:val="00645C3B"/>
    <w:rsid w:val="00645E55"/>
    <w:rsid w:val="006508E1"/>
    <w:rsid w:val="00650A09"/>
    <w:rsid w:val="00655554"/>
    <w:rsid w:val="00656201"/>
    <w:rsid w:val="00661D31"/>
    <w:rsid w:val="00661F23"/>
    <w:rsid w:val="00662971"/>
    <w:rsid w:val="006647EF"/>
    <w:rsid w:val="0066487F"/>
    <w:rsid w:val="00665E53"/>
    <w:rsid w:val="006660A2"/>
    <w:rsid w:val="006660BD"/>
    <w:rsid w:val="00670697"/>
    <w:rsid w:val="00670A16"/>
    <w:rsid w:val="00671F44"/>
    <w:rsid w:val="00673608"/>
    <w:rsid w:val="00674706"/>
    <w:rsid w:val="0067588D"/>
    <w:rsid w:val="006768A1"/>
    <w:rsid w:val="00677734"/>
    <w:rsid w:val="00683BF3"/>
    <w:rsid w:val="006862C5"/>
    <w:rsid w:val="006865ED"/>
    <w:rsid w:val="0068724D"/>
    <w:rsid w:val="006908D2"/>
    <w:rsid w:val="00692BCE"/>
    <w:rsid w:val="00693814"/>
    <w:rsid w:val="00694C39"/>
    <w:rsid w:val="006966C2"/>
    <w:rsid w:val="00696BF1"/>
    <w:rsid w:val="0069723D"/>
    <w:rsid w:val="006A18C6"/>
    <w:rsid w:val="006A6A3E"/>
    <w:rsid w:val="006B1167"/>
    <w:rsid w:val="006B192E"/>
    <w:rsid w:val="006B1F18"/>
    <w:rsid w:val="006B3099"/>
    <w:rsid w:val="006B3F20"/>
    <w:rsid w:val="006B51EE"/>
    <w:rsid w:val="006B7013"/>
    <w:rsid w:val="006C2FC7"/>
    <w:rsid w:val="006C5397"/>
    <w:rsid w:val="006C546D"/>
    <w:rsid w:val="006C6DAD"/>
    <w:rsid w:val="006C77CC"/>
    <w:rsid w:val="006C7EB1"/>
    <w:rsid w:val="006D016A"/>
    <w:rsid w:val="006D443C"/>
    <w:rsid w:val="006D4732"/>
    <w:rsid w:val="006D539C"/>
    <w:rsid w:val="006D5B1D"/>
    <w:rsid w:val="006E3271"/>
    <w:rsid w:val="006E3663"/>
    <w:rsid w:val="006E6DBF"/>
    <w:rsid w:val="006E7C1A"/>
    <w:rsid w:val="006F2186"/>
    <w:rsid w:val="006F23B2"/>
    <w:rsid w:val="006F253C"/>
    <w:rsid w:val="006F2F64"/>
    <w:rsid w:val="006F3DFF"/>
    <w:rsid w:val="006F494E"/>
    <w:rsid w:val="006F6EAE"/>
    <w:rsid w:val="006F7225"/>
    <w:rsid w:val="006F7AA9"/>
    <w:rsid w:val="00701D00"/>
    <w:rsid w:val="00702689"/>
    <w:rsid w:val="00702692"/>
    <w:rsid w:val="00702DAB"/>
    <w:rsid w:val="007033CA"/>
    <w:rsid w:val="00703D61"/>
    <w:rsid w:val="0070410B"/>
    <w:rsid w:val="007042F2"/>
    <w:rsid w:val="007043D1"/>
    <w:rsid w:val="007051ED"/>
    <w:rsid w:val="00706119"/>
    <w:rsid w:val="00706E50"/>
    <w:rsid w:val="007075D6"/>
    <w:rsid w:val="00707E2C"/>
    <w:rsid w:val="0071059F"/>
    <w:rsid w:val="00710645"/>
    <w:rsid w:val="00710A40"/>
    <w:rsid w:val="00712415"/>
    <w:rsid w:val="007128AA"/>
    <w:rsid w:val="00713E91"/>
    <w:rsid w:val="0071405E"/>
    <w:rsid w:val="00714E39"/>
    <w:rsid w:val="007157C5"/>
    <w:rsid w:val="00716EBE"/>
    <w:rsid w:val="00720C95"/>
    <w:rsid w:val="00721F0B"/>
    <w:rsid w:val="0072345B"/>
    <w:rsid w:val="00723933"/>
    <w:rsid w:val="00724307"/>
    <w:rsid w:val="00724E45"/>
    <w:rsid w:val="00726F71"/>
    <w:rsid w:val="007271BE"/>
    <w:rsid w:val="00727873"/>
    <w:rsid w:val="00730521"/>
    <w:rsid w:val="007330C4"/>
    <w:rsid w:val="007331E7"/>
    <w:rsid w:val="00744153"/>
    <w:rsid w:val="007464B1"/>
    <w:rsid w:val="00752D4F"/>
    <w:rsid w:val="00753FE2"/>
    <w:rsid w:val="00755316"/>
    <w:rsid w:val="007559BB"/>
    <w:rsid w:val="007569E5"/>
    <w:rsid w:val="0075755F"/>
    <w:rsid w:val="00760DAC"/>
    <w:rsid w:val="00760FFA"/>
    <w:rsid w:val="00761190"/>
    <w:rsid w:val="007619B0"/>
    <w:rsid w:val="00762B85"/>
    <w:rsid w:val="00763584"/>
    <w:rsid w:val="00763617"/>
    <w:rsid w:val="00766A4D"/>
    <w:rsid w:val="00767EA2"/>
    <w:rsid w:val="007714FC"/>
    <w:rsid w:val="0077569A"/>
    <w:rsid w:val="00776822"/>
    <w:rsid w:val="007769C6"/>
    <w:rsid w:val="00780623"/>
    <w:rsid w:val="00780C9A"/>
    <w:rsid w:val="00780FC6"/>
    <w:rsid w:val="00785004"/>
    <w:rsid w:val="00786B17"/>
    <w:rsid w:val="00787A35"/>
    <w:rsid w:val="00787C18"/>
    <w:rsid w:val="0079144D"/>
    <w:rsid w:val="00791DBA"/>
    <w:rsid w:val="007937D5"/>
    <w:rsid w:val="00794629"/>
    <w:rsid w:val="00795983"/>
    <w:rsid w:val="00795F65"/>
    <w:rsid w:val="007964BA"/>
    <w:rsid w:val="007A078A"/>
    <w:rsid w:val="007A2553"/>
    <w:rsid w:val="007A4533"/>
    <w:rsid w:val="007A648C"/>
    <w:rsid w:val="007A6F35"/>
    <w:rsid w:val="007A717D"/>
    <w:rsid w:val="007A7226"/>
    <w:rsid w:val="007B0D86"/>
    <w:rsid w:val="007B2071"/>
    <w:rsid w:val="007B309E"/>
    <w:rsid w:val="007B30D8"/>
    <w:rsid w:val="007B434A"/>
    <w:rsid w:val="007B4D85"/>
    <w:rsid w:val="007B6528"/>
    <w:rsid w:val="007C0045"/>
    <w:rsid w:val="007C1F8B"/>
    <w:rsid w:val="007C2D76"/>
    <w:rsid w:val="007C3626"/>
    <w:rsid w:val="007C5BE3"/>
    <w:rsid w:val="007C66FF"/>
    <w:rsid w:val="007C7ADB"/>
    <w:rsid w:val="007D025D"/>
    <w:rsid w:val="007D08DA"/>
    <w:rsid w:val="007D3964"/>
    <w:rsid w:val="007D3BF9"/>
    <w:rsid w:val="007D4177"/>
    <w:rsid w:val="007D7125"/>
    <w:rsid w:val="007D7494"/>
    <w:rsid w:val="007D76C3"/>
    <w:rsid w:val="007D7701"/>
    <w:rsid w:val="007D79AB"/>
    <w:rsid w:val="007E1558"/>
    <w:rsid w:val="007E1A52"/>
    <w:rsid w:val="007E7D7B"/>
    <w:rsid w:val="007E7DCF"/>
    <w:rsid w:val="007F1751"/>
    <w:rsid w:val="007F35C6"/>
    <w:rsid w:val="007F35CC"/>
    <w:rsid w:val="007F424B"/>
    <w:rsid w:val="007F464E"/>
    <w:rsid w:val="007F6A68"/>
    <w:rsid w:val="007F7C8C"/>
    <w:rsid w:val="00800CAE"/>
    <w:rsid w:val="00800F46"/>
    <w:rsid w:val="0080185D"/>
    <w:rsid w:val="00802758"/>
    <w:rsid w:val="00803022"/>
    <w:rsid w:val="00804654"/>
    <w:rsid w:val="00804C9B"/>
    <w:rsid w:val="00805397"/>
    <w:rsid w:val="0080550A"/>
    <w:rsid w:val="0080629B"/>
    <w:rsid w:val="00806324"/>
    <w:rsid w:val="0081055C"/>
    <w:rsid w:val="0081169D"/>
    <w:rsid w:val="00811E65"/>
    <w:rsid w:val="00811F95"/>
    <w:rsid w:val="00814570"/>
    <w:rsid w:val="0081577A"/>
    <w:rsid w:val="00816997"/>
    <w:rsid w:val="008172D5"/>
    <w:rsid w:val="00820074"/>
    <w:rsid w:val="00821DFC"/>
    <w:rsid w:val="00822DD8"/>
    <w:rsid w:val="0082375B"/>
    <w:rsid w:val="00824C53"/>
    <w:rsid w:val="008304BF"/>
    <w:rsid w:val="008310D7"/>
    <w:rsid w:val="0083560F"/>
    <w:rsid w:val="00835B89"/>
    <w:rsid w:val="00836157"/>
    <w:rsid w:val="0083672A"/>
    <w:rsid w:val="0084138E"/>
    <w:rsid w:val="0084367C"/>
    <w:rsid w:val="0084455C"/>
    <w:rsid w:val="00844930"/>
    <w:rsid w:val="00844A54"/>
    <w:rsid w:val="00845D1E"/>
    <w:rsid w:val="0084697A"/>
    <w:rsid w:val="00847E21"/>
    <w:rsid w:val="0085167E"/>
    <w:rsid w:val="00852DB6"/>
    <w:rsid w:val="00853407"/>
    <w:rsid w:val="008546F7"/>
    <w:rsid w:val="00856AB1"/>
    <w:rsid w:val="00856EF1"/>
    <w:rsid w:val="00860807"/>
    <w:rsid w:val="00861093"/>
    <w:rsid w:val="008616E0"/>
    <w:rsid w:val="00861A3D"/>
    <w:rsid w:val="008621F2"/>
    <w:rsid w:val="00863C5E"/>
    <w:rsid w:val="008661F2"/>
    <w:rsid w:val="00872E83"/>
    <w:rsid w:val="008741E3"/>
    <w:rsid w:val="00874839"/>
    <w:rsid w:val="00880442"/>
    <w:rsid w:val="00881F28"/>
    <w:rsid w:val="008835D8"/>
    <w:rsid w:val="008835E4"/>
    <w:rsid w:val="00883766"/>
    <w:rsid w:val="0088406C"/>
    <w:rsid w:val="0088553B"/>
    <w:rsid w:val="00886304"/>
    <w:rsid w:val="0088724F"/>
    <w:rsid w:val="00887840"/>
    <w:rsid w:val="00887BE3"/>
    <w:rsid w:val="0089150B"/>
    <w:rsid w:val="008919D9"/>
    <w:rsid w:val="00892331"/>
    <w:rsid w:val="008927BA"/>
    <w:rsid w:val="008949A2"/>
    <w:rsid w:val="00896413"/>
    <w:rsid w:val="008971D7"/>
    <w:rsid w:val="00897EB6"/>
    <w:rsid w:val="008A1183"/>
    <w:rsid w:val="008A1CFC"/>
    <w:rsid w:val="008A489A"/>
    <w:rsid w:val="008A6AF3"/>
    <w:rsid w:val="008A72F3"/>
    <w:rsid w:val="008B212E"/>
    <w:rsid w:val="008B4333"/>
    <w:rsid w:val="008B517C"/>
    <w:rsid w:val="008C4294"/>
    <w:rsid w:val="008C50BA"/>
    <w:rsid w:val="008C57CE"/>
    <w:rsid w:val="008C57EE"/>
    <w:rsid w:val="008C6211"/>
    <w:rsid w:val="008C673A"/>
    <w:rsid w:val="008D0701"/>
    <w:rsid w:val="008D2D6F"/>
    <w:rsid w:val="008D3C79"/>
    <w:rsid w:val="008D3ECC"/>
    <w:rsid w:val="008D3EF1"/>
    <w:rsid w:val="008D4049"/>
    <w:rsid w:val="008D4170"/>
    <w:rsid w:val="008D485F"/>
    <w:rsid w:val="008D528B"/>
    <w:rsid w:val="008D5E26"/>
    <w:rsid w:val="008D6274"/>
    <w:rsid w:val="008D6704"/>
    <w:rsid w:val="008D6B4C"/>
    <w:rsid w:val="008D7DE0"/>
    <w:rsid w:val="008E100A"/>
    <w:rsid w:val="008E2EE9"/>
    <w:rsid w:val="008E3B7F"/>
    <w:rsid w:val="008E4E83"/>
    <w:rsid w:val="008F0BB7"/>
    <w:rsid w:val="008F19CD"/>
    <w:rsid w:val="008F2582"/>
    <w:rsid w:val="00901D71"/>
    <w:rsid w:val="00901E7A"/>
    <w:rsid w:val="009031C4"/>
    <w:rsid w:val="009035A6"/>
    <w:rsid w:val="009035CD"/>
    <w:rsid w:val="009060E9"/>
    <w:rsid w:val="009066E1"/>
    <w:rsid w:val="0090719A"/>
    <w:rsid w:val="00907C09"/>
    <w:rsid w:val="009110FA"/>
    <w:rsid w:val="0091151F"/>
    <w:rsid w:val="009126F1"/>
    <w:rsid w:val="00913038"/>
    <w:rsid w:val="009140AC"/>
    <w:rsid w:val="00915696"/>
    <w:rsid w:val="00915A23"/>
    <w:rsid w:val="009211FA"/>
    <w:rsid w:val="0092256F"/>
    <w:rsid w:val="009228C9"/>
    <w:rsid w:val="00924291"/>
    <w:rsid w:val="00924DCF"/>
    <w:rsid w:val="009258A9"/>
    <w:rsid w:val="00926116"/>
    <w:rsid w:val="0092669D"/>
    <w:rsid w:val="0092682B"/>
    <w:rsid w:val="00927E79"/>
    <w:rsid w:val="0093009B"/>
    <w:rsid w:val="0093059D"/>
    <w:rsid w:val="00930BA3"/>
    <w:rsid w:val="009310C8"/>
    <w:rsid w:val="00932AB3"/>
    <w:rsid w:val="00934B28"/>
    <w:rsid w:val="00934B97"/>
    <w:rsid w:val="009355F4"/>
    <w:rsid w:val="009365FE"/>
    <w:rsid w:val="0093760F"/>
    <w:rsid w:val="009377BF"/>
    <w:rsid w:val="00940BCC"/>
    <w:rsid w:val="00940D35"/>
    <w:rsid w:val="00942A29"/>
    <w:rsid w:val="00942A2E"/>
    <w:rsid w:val="00943A5D"/>
    <w:rsid w:val="00943B2B"/>
    <w:rsid w:val="00945AFD"/>
    <w:rsid w:val="00947671"/>
    <w:rsid w:val="00947B5C"/>
    <w:rsid w:val="00947E3A"/>
    <w:rsid w:val="009508BC"/>
    <w:rsid w:val="009514C7"/>
    <w:rsid w:val="00951B7F"/>
    <w:rsid w:val="00952277"/>
    <w:rsid w:val="00954025"/>
    <w:rsid w:val="00954EC1"/>
    <w:rsid w:val="00964C14"/>
    <w:rsid w:val="00965EFC"/>
    <w:rsid w:val="0096645C"/>
    <w:rsid w:val="00966EBD"/>
    <w:rsid w:val="00970B36"/>
    <w:rsid w:val="00972923"/>
    <w:rsid w:val="00972F6A"/>
    <w:rsid w:val="00974BEF"/>
    <w:rsid w:val="00976951"/>
    <w:rsid w:val="00976AC7"/>
    <w:rsid w:val="009801EE"/>
    <w:rsid w:val="009815BF"/>
    <w:rsid w:val="00984A60"/>
    <w:rsid w:val="009850F0"/>
    <w:rsid w:val="00985165"/>
    <w:rsid w:val="0098566B"/>
    <w:rsid w:val="009868A3"/>
    <w:rsid w:val="0099052F"/>
    <w:rsid w:val="009909E8"/>
    <w:rsid w:val="009911F3"/>
    <w:rsid w:val="009933AE"/>
    <w:rsid w:val="00994199"/>
    <w:rsid w:val="00996267"/>
    <w:rsid w:val="0099688F"/>
    <w:rsid w:val="00996922"/>
    <w:rsid w:val="00997D3F"/>
    <w:rsid w:val="009A020C"/>
    <w:rsid w:val="009A0B6D"/>
    <w:rsid w:val="009A0D9F"/>
    <w:rsid w:val="009A2F6A"/>
    <w:rsid w:val="009A3DC6"/>
    <w:rsid w:val="009A5385"/>
    <w:rsid w:val="009A5647"/>
    <w:rsid w:val="009A5989"/>
    <w:rsid w:val="009A666F"/>
    <w:rsid w:val="009A7FDD"/>
    <w:rsid w:val="009A7FE3"/>
    <w:rsid w:val="009B121B"/>
    <w:rsid w:val="009B2632"/>
    <w:rsid w:val="009B302A"/>
    <w:rsid w:val="009B4A30"/>
    <w:rsid w:val="009B51FD"/>
    <w:rsid w:val="009B5E54"/>
    <w:rsid w:val="009B6D40"/>
    <w:rsid w:val="009C0047"/>
    <w:rsid w:val="009C34F4"/>
    <w:rsid w:val="009D00F3"/>
    <w:rsid w:val="009D023F"/>
    <w:rsid w:val="009D1AC3"/>
    <w:rsid w:val="009D299A"/>
    <w:rsid w:val="009D2E2C"/>
    <w:rsid w:val="009D7D30"/>
    <w:rsid w:val="009E05A9"/>
    <w:rsid w:val="009E0CF7"/>
    <w:rsid w:val="009E27FA"/>
    <w:rsid w:val="009E2A5C"/>
    <w:rsid w:val="009E2F74"/>
    <w:rsid w:val="009E3704"/>
    <w:rsid w:val="009E3AD9"/>
    <w:rsid w:val="009E4183"/>
    <w:rsid w:val="009E5A88"/>
    <w:rsid w:val="009E5E25"/>
    <w:rsid w:val="009E6F87"/>
    <w:rsid w:val="009F02F0"/>
    <w:rsid w:val="009F0C11"/>
    <w:rsid w:val="00A0110C"/>
    <w:rsid w:val="00A022B9"/>
    <w:rsid w:val="00A02308"/>
    <w:rsid w:val="00A035D7"/>
    <w:rsid w:val="00A03CF3"/>
    <w:rsid w:val="00A04619"/>
    <w:rsid w:val="00A0463D"/>
    <w:rsid w:val="00A05C6E"/>
    <w:rsid w:val="00A0664E"/>
    <w:rsid w:val="00A06755"/>
    <w:rsid w:val="00A10F5D"/>
    <w:rsid w:val="00A148E4"/>
    <w:rsid w:val="00A167DF"/>
    <w:rsid w:val="00A17178"/>
    <w:rsid w:val="00A1727A"/>
    <w:rsid w:val="00A17A88"/>
    <w:rsid w:val="00A20576"/>
    <w:rsid w:val="00A21456"/>
    <w:rsid w:val="00A2751A"/>
    <w:rsid w:val="00A30BA1"/>
    <w:rsid w:val="00A30C35"/>
    <w:rsid w:val="00A314C3"/>
    <w:rsid w:val="00A32D27"/>
    <w:rsid w:val="00A32F19"/>
    <w:rsid w:val="00A32F52"/>
    <w:rsid w:val="00A33103"/>
    <w:rsid w:val="00A352DE"/>
    <w:rsid w:val="00A35876"/>
    <w:rsid w:val="00A35CD4"/>
    <w:rsid w:val="00A37498"/>
    <w:rsid w:val="00A376F2"/>
    <w:rsid w:val="00A400C2"/>
    <w:rsid w:val="00A40EFB"/>
    <w:rsid w:val="00A43402"/>
    <w:rsid w:val="00A460DD"/>
    <w:rsid w:val="00A46179"/>
    <w:rsid w:val="00A5173B"/>
    <w:rsid w:val="00A52528"/>
    <w:rsid w:val="00A528A1"/>
    <w:rsid w:val="00A53265"/>
    <w:rsid w:val="00A5383F"/>
    <w:rsid w:val="00A553A3"/>
    <w:rsid w:val="00A55B30"/>
    <w:rsid w:val="00A55F3C"/>
    <w:rsid w:val="00A5627C"/>
    <w:rsid w:val="00A568B6"/>
    <w:rsid w:val="00A603C5"/>
    <w:rsid w:val="00A61CB1"/>
    <w:rsid w:val="00A62764"/>
    <w:rsid w:val="00A65A14"/>
    <w:rsid w:val="00A66D78"/>
    <w:rsid w:val="00A66E0A"/>
    <w:rsid w:val="00A67B91"/>
    <w:rsid w:val="00A71E02"/>
    <w:rsid w:val="00A72376"/>
    <w:rsid w:val="00A7480F"/>
    <w:rsid w:val="00A74D97"/>
    <w:rsid w:val="00A75692"/>
    <w:rsid w:val="00A7581D"/>
    <w:rsid w:val="00A75876"/>
    <w:rsid w:val="00A77CBF"/>
    <w:rsid w:val="00A80E27"/>
    <w:rsid w:val="00A82BCA"/>
    <w:rsid w:val="00A84D7F"/>
    <w:rsid w:val="00A8756C"/>
    <w:rsid w:val="00A87B77"/>
    <w:rsid w:val="00A96267"/>
    <w:rsid w:val="00A96E06"/>
    <w:rsid w:val="00A973C8"/>
    <w:rsid w:val="00AA090F"/>
    <w:rsid w:val="00AA0B91"/>
    <w:rsid w:val="00AA1CB4"/>
    <w:rsid w:val="00AA31E6"/>
    <w:rsid w:val="00AA3A4F"/>
    <w:rsid w:val="00AA5EEA"/>
    <w:rsid w:val="00AA5FB3"/>
    <w:rsid w:val="00AA7412"/>
    <w:rsid w:val="00AB0286"/>
    <w:rsid w:val="00AB0530"/>
    <w:rsid w:val="00AB0B9F"/>
    <w:rsid w:val="00AB1EEF"/>
    <w:rsid w:val="00AB23FD"/>
    <w:rsid w:val="00AB4500"/>
    <w:rsid w:val="00AB4EAE"/>
    <w:rsid w:val="00AB5C31"/>
    <w:rsid w:val="00AB5E59"/>
    <w:rsid w:val="00AB67C8"/>
    <w:rsid w:val="00AB7AF9"/>
    <w:rsid w:val="00AC046D"/>
    <w:rsid w:val="00AC04F4"/>
    <w:rsid w:val="00AC0B11"/>
    <w:rsid w:val="00AC0B20"/>
    <w:rsid w:val="00AC1EB9"/>
    <w:rsid w:val="00AC2120"/>
    <w:rsid w:val="00AC4C2C"/>
    <w:rsid w:val="00AC517D"/>
    <w:rsid w:val="00AC7E6A"/>
    <w:rsid w:val="00AD0F36"/>
    <w:rsid w:val="00AD2776"/>
    <w:rsid w:val="00AD283E"/>
    <w:rsid w:val="00AD5D45"/>
    <w:rsid w:val="00AD5EA3"/>
    <w:rsid w:val="00AE1CFE"/>
    <w:rsid w:val="00AE20E1"/>
    <w:rsid w:val="00AE23A7"/>
    <w:rsid w:val="00AE35FE"/>
    <w:rsid w:val="00AE3FCE"/>
    <w:rsid w:val="00AE48C3"/>
    <w:rsid w:val="00AE5E72"/>
    <w:rsid w:val="00AE6588"/>
    <w:rsid w:val="00AE7824"/>
    <w:rsid w:val="00AE7B03"/>
    <w:rsid w:val="00AF0EC5"/>
    <w:rsid w:val="00AF1C27"/>
    <w:rsid w:val="00AF1E30"/>
    <w:rsid w:val="00AF2609"/>
    <w:rsid w:val="00AF629A"/>
    <w:rsid w:val="00AF648B"/>
    <w:rsid w:val="00AF65A4"/>
    <w:rsid w:val="00AF6AFC"/>
    <w:rsid w:val="00AF719D"/>
    <w:rsid w:val="00AF7757"/>
    <w:rsid w:val="00AF7977"/>
    <w:rsid w:val="00B0010F"/>
    <w:rsid w:val="00B0185A"/>
    <w:rsid w:val="00B02431"/>
    <w:rsid w:val="00B0321B"/>
    <w:rsid w:val="00B046F2"/>
    <w:rsid w:val="00B04C82"/>
    <w:rsid w:val="00B07A0A"/>
    <w:rsid w:val="00B10DEA"/>
    <w:rsid w:val="00B11061"/>
    <w:rsid w:val="00B1113C"/>
    <w:rsid w:val="00B11F57"/>
    <w:rsid w:val="00B12F37"/>
    <w:rsid w:val="00B13360"/>
    <w:rsid w:val="00B178A9"/>
    <w:rsid w:val="00B22EFB"/>
    <w:rsid w:val="00B2376F"/>
    <w:rsid w:val="00B24068"/>
    <w:rsid w:val="00B24420"/>
    <w:rsid w:val="00B248B9"/>
    <w:rsid w:val="00B24B5C"/>
    <w:rsid w:val="00B25470"/>
    <w:rsid w:val="00B264E7"/>
    <w:rsid w:val="00B30119"/>
    <w:rsid w:val="00B32ACB"/>
    <w:rsid w:val="00B32C3E"/>
    <w:rsid w:val="00B345AD"/>
    <w:rsid w:val="00B347EB"/>
    <w:rsid w:val="00B37CA8"/>
    <w:rsid w:val="00B421F4"/>
    <w:rsid w:val="00B425EF"/>
    <w:rsid w:val="00B4270E"/>
    <w:rsid w:val="00B437B4"/>
    <w:rsid w:val="00B4427B"/>
    <w:rsid w:val="00B44C47"/>
    <w:rsid w:val="00B44FA0"/>
    <w:rsid w:val="00B455BA"/>
    <w:rsid w:val="00B46EA3"/>
    <w:rsid w:val="00B476A8"/>
    <w:rsid w:val="00B47A88"/>
    <w:rsid w:val="00B50575"/>
    <w:rsid w:val="00B51FB5"/>
    <w:rsid w:val="00B57709"/>
    <w:rsid w:val="00B57C65"/>
    <w:rsid w:val="00B625A8"/>
    <w:rsid w:val="00B63FC7"/>
    <w:rsid w:val="00B644A1"/>
    <w:rsid w:val="00B653D0"/>
    <w:rsid w:val="00B659A4"/>
    <w:rsid w:val="00B66C3A"/>
    <w:rsid w:val="00B67467"/>
    <w:rsid w:val="00B71A50"/>
    <w:rsid w:val="00B748DE"/>
    <w:rsid w:val="00B74F08"/>
    <w:rsid w:val="00B7580F"/>
    <w:rsid w:val="00B77031"/>
    <w:rsid w:val="00B7787E"/>
    <w:rsid w:val="00B80290"/>
    <w:rsid w:val="00B852CF"/>
    <w:rsid w:val="00B86686"/>
    <w:rsid w:val="00B87BA7"/>
    <w:rsid w:val="00B91388"/>
    <w:rsid w:val="00B918AF"/>
    <w:rsid w:val="00B92771"/>
    <w:rsid w:val="00B9372A"/>
    <w:rsid w:val="00B93857"/>
    <w:rsid w:val="00B96698"/>
    <w:rsid w:val="00B971C8"/>
    <w:rsid w:val="00BA1EE0"/>
    <w:rsid w:val="00BA3550"/>
    <w:rsid w:val="00BA6CDA"/>
    <w:rsid w:val="00BA7525"/>
    <w:rsid w:val="00BB0728"/>
    <w:rsid w:val="00BB09A5"/>
    <w:rsid w:val="00BB421E"/>
    <w:rsid w:val="00BB5892"/>
    <w:rsid w:val="00BB591C"/>
    <w:rsid w:val="00BB5FE7"/>
    <w:rsid w:val="00BB73D5"/>
    <w:rsid w:val="00BB7E62"/>
    <w:rsid w:val="00BC1C62"/>
    <w:rsid w:val="00BC2B11"/>
    <w:rsid w:val="00BC55D1"/>
    <w:rsid w:val="00BC7857"/>
    <w:rsid w:val="00BC7FAF"/>
    <w:rsid w:val="00BD1052"/>
    <w:rsid w:val="00BD2BAB"/>
    <w:rsid w:val="00BD2F0B"/>
    <w:rsid w:val="00BD34E9"/>
    <w:rsid w:val="00BD5063"/>
    <w:rsid w:val="00BD5F90"/>
    <w:rsid w:val="00BD7624"/>
    <w:rsid w:val="00BD77CA"/>
    <w:rsid w:val="00BE00E8"/>
    <w:rsid w:val="00BE015B"/>
    <w:rsid w:val="00BE03D4"/>
    <w:rsid w:val="00BE0F05"/>
    <w:rsid w:val="00BE3526"/>
    <w:rsid w:val="00BE4BB4"/>
    <w:rsid w:val="00BE53B7"/>
    <w:rsid w:val="00BE69BB"/>
    <w:rsid w:val="00BF1711"/>
    <w:rsid w:val="00BF1840"/>
    <w:rsid w:val="00BF25CC"/>
    <w:rsid w:val="00BF2848"/>
    <w:rsid w:val="00BF3523"/>
    <w:rsid w:val="00BF3D36"/>
    <w:rsid w:val="00BF478B"/>
    <w:rsid w:val="00BF64A9"/>
    <w:rsid w:val="00BF77B7"/>
    <w:rsid w:val="00C02283"/>
    <w:rsid w:val="00C049F8"/>
    <w:rsid w:val="00C0620A"/>
    <w:rsid w:val="00C06C66"/>
    <w:rsid w:val="00C075D3"/>
    <w:rsid w:val="00C07CCE"/>
    <w:rsid w:val="00C120F6"/>
    <w:rsid w:val="00C1213B"/>
    <w:rsid w:val="00C1221D"/>
    <w:rsid w:val="00C16782"/>
    <w:rsid w:val="00C202EA"/>
    <w:rsid w:val="00C22676"/>
    <w:rsid w:val="00C257F1"/>
    <w:rsid w:val="00C26E90"/>
    <w:rsid w:val="00C27BEB"/>
    <w:rsid w:val="00C27FC6"/>
    <w:rsid w:val="00C309C8"/>
    <w:rsid w:val="00C34152"/>
    <w:rsid w:val="00C357DC"/>
    <w:rsid w:val="00C37180"/>
    <w:rsid w:val="00C407C9"/>
    <w:rsid w:val="00C413BF"/>
    <w:rsid w:val="00C41C91"/>
    <w:rsid w:val="00C4240C"/>
    <w:rsid w:val="00C42AE8"/>
    <w:rsid w:val="00C43D8B"/>
    <w:rsid w:val="00C444CC"/>
    <w:rsid w:val="00C515E2"/>
    <w:rsid w:val="00C522E1"/>
    <w:rsid w:val="00C545D2"/>
    <w:rsid w:val="00C55991"/>
    <w:rsid w:val="00C566D7"/>
    <w:rsid w:val="00C5672F"/>
    <w:rsid w:val="00C60FBF"/>
    <w:rsid w:val="00C60FC7"/>
    <w:rsid w:val="00C62AE0"/>
    <w:rsid w:val="00C62D34"/>
    <w:rsid w:val="00C637E8"/>
    <w:rsid w:val="00C64EC4"/>
    <w:rsid w:val="00C672E9"/>
    <w:rsid w:val="00C71A37"/>
    <w:rsid w:val="00C73146"/>
    <w:rsid w:val="00C73D27"/>
    <w:rsid w:val="00C73DED"/>
    <w:rsid w:val="00C774E0"/>
    <w:rsid w:val="00C776E8"/>
    <w:rsid w:val="00C80A46"/>
    <w:rsid w:val="00C81080"/>
    <w:rsid w:val="00C849E1"/>
    <w:rsid w:val="00C84FBA"/>
    <w:rsid w:val="00C8508C"/>
    <w:rsid w:val="00C85463"/>
    <w:rsid w:val="00C90584"/>
    <w:rsid w:val="00C90675"/>
    <w:rsid w:val="00C9444B"/>
    <w:rsid w:val="00C94F52"/>
    <w:rsid w:val="00C96CD0"/>
    <w:rsid w:val="00C97E7F"/>
    <w:rsid w:val="00CA20E8"/>
    <w:rsid w:val="00CA3F2E"/>
    <w:rsid w:val="00CA47F9"/>
    <w:rsid w:val="00CB0396"/>
    <w:rsid w:val="00CB143E"/>
    <w:rsid w:val="00CB2281"/>
    <w:rsid w:val="00CB607B"/>
    <w:rsid w:val="00CB6164"/>
    <w:rsid w:val="00CB61A1"/>
    <w:rsid w:val="00CB6C90"/>
    <w:rsid w:val="00CB7BB9"/>
    <w:rsid w:val="00CC1256"/>
    <w:rsid w:val="00CC381B"/>
    <w:rsid w:val="00CC3BB4"/>
    <w:rsid w:val="00CC4F2C"/>
    <w:rsid w:val="00CC5903"/>
    <w:rsid w:val="00CC71E9"/>
    <w:rsid w:val="00CD0466"/>
    <w:rsid w:val="00CD0675"/>
    <w:rsid w:val="00CD16D6"/>
    <w:rsid w:val="00CD28C6"/>
    <w:rsid w:val="00CD3532"/>
    <w:rsid w:val="00CD3B9F"/>
    <w:rsid w:val="00CD5613"/>
    <w:rsid w:val="00CE32C5"/>
    <w:rsid w:val="00CE5378"/>
    <w:rsid w:val="00CE587E"/>
    <w:rsid w:val="00CE5D4C"/>
    <w:rsid w:val="00CE5F03"/>
    <w:rsid w:val="00CE5FA0"/>
    <w:rsid w:val="00CE7F61"/>
    <w:rsid w:val="00CF0AC1"/>
    <w:rsid w:val="00CF14F2"/>
    <w:rsid w:val="00CF1585"/>
    <w:rsid w:val="00CF222C"/>
    <w:rsid w:val="00CF3904"/>
    <w:rsid w:val="00CF45A0"/>
    <w:rsid w:val="00CF4AE8"/>
    <w:rsid w:val="00CF66BC"/>
    <w:rsid w:val="00CF6DC8"/>
    <w:rsid w:val="00CF7A0A"/>
    <w:rsid w:val="00D0054E"/>
    <w:rsid w:val="00D007F3"/>
    <w:rsid w:val="00D063E6"/>
    <w:rsid w:val="00D0684B"/>
    <w:rsid w:val="00D06C6F"/>
    <w:rsid w:val="00D07385"/>
    <w:rsid w:val="00D07434"/>
    <w:rsid w:val="00D07D27"/>
    <w:rsid w:val="00D102CE"/>
    <w:rsid w:val="00D11377"/>
    <w:rsid w:val="00D12941"/>
    <w:rsid w:val="00D12AD6"/>
    <w:rsid w:val="00D1339D"/>
    <w:rsid w:val="00D1424C"/>
    <w:rsid w:val="00D14585"/>
    <w:rsid w:val="00D15B8A"/>
    <w:rsid w:val="00D1784F"/>
    <w:rsid w:val="00D17D9E"/>
    <w:rsid w:val="00D20106"/>
    <w:rsid w:val="00D20F6F"/>
    <w:rsid w:val="00D21521"/>
    <w:rsid w:val="00D21F1D"/>
    <w:rsid w:val="00D22549"/>
    <w:rsid w:val="00D22852"/>
    <w:rsid w:val="00D23183"/>
    <w:rsid w:val="00D241E4"/>
    <w:rsid w:val="00D243A0"/>
    <w:rsid w:val="00D24F45"/>
    <w:rsid w:val="00D258EB"/>
    <w:rsid w:val="00D25C5F"/>
    <w:rsid w:val="00D2683C"/>
    <w:rsid w:val="00D31253"/>
    <w:rsid w:val="00D34A3D"/>
    <w:rsid w:val="00D34D7C"/>
    <w:rsid w:val="00D40E40"/>
    <w:rsid w:val="00D4248B"/>
    <w:rsid w:val="00D42CF4"/>
    <w:rsid w:val="00D44604"/>
    <w:rsid w:val="00D4514A"/>
    <w:rsid w:val="00D45CD2"/>
    <w:rsid w:val="00D467A1"/>
    <w:rsid w:val="00D47B50"/>
    <w:rsid w:val="00D50B9B"/>
    <w:rsid w:val="00D515C9"/>
    <w:rsid w:val="00D51A32"/>
    <w:rsid w:val="00D53E9A"/>
    <w:rsid w:val="00D5425B"/>
    <w:rsid w:val="00D554B5"/>
    <w:rsid w:val="00D56B48"/>
    <w:rsid w:val="00D57B83"/>
    <w:rsid w:val="00D57FFC"/>
    <w:rsid w:val="00D6324C"/>
    <w:rsid w:val="00D63C25"/>
    <w:rsid w:val="00D64364"/>
    <w:rsid w:val="00D6696D"/>
    <w:rsid w:val="00D66EF7"/>
    <w:rsid w:val="00D70016"/>
    <w:rsid w:val="00D734A9"/>
    <w:rsid w:val="00D74813"/>
    <w:rsid w:val="00D7797D"/>
    <w:rsid w:val="00D80138"/>
    <w:rsid w:val="00D80C25"/>
    <w:rsid w:val="00D83003"/>
    <w:rsid w:val="00D86E72"/>
    <w:rsid w:val="00D911A5"/>
    <w:rsid w:val="00D91902"/>
    <w:rsid w:val="00D91A4A"/>
    <w:rsid w:val="00D9300E"/>
    <w:rsid w:val="00D96465"/>
    <w:rsid w:val="00D964D5"/>
    <w:rsid w:val="00D96A8A"/>
    <w:rsid w:val="00D97B71"/>
    <w:rsid w:val="00DA1C65"/>
    <w:rsid w:val="00DA1EF8"/>
    <w:rsid w:val="00DA374F"/>
    <w:rsid w:val="00DA57DA"/>
    <w:rsid w:val="00DB034A"/>
    <w:rsid w:val="00DB296A"/>
    <w:rsid w:val="00DB3A61"/>
    <w:rsid w:val="00DB4592"/>
    <w:rsid w:val="00DB480E"/>
    <w:rsid w:val="00DB7DFF"/>
    <w:rsid w:val="00DB7F05"/>
    <w:rsid w:val="00DC04C1"/>
    <w:rsid w:val="00DC1B82"/>
    <w:rsid w:val="00DC2297"/>
    <w:rsid w:val="00DC275C"/>
    <w:rsid w:val="00DC293B"/>
    <w:rsid w:val="00DC36FD"/>
    <w:rsid w:val="00DC4E04"/>
    <w:rsid w:val="00DD0EBA"/>
    <w:rsid w:val="00DD1947"/>
    <w:rsid w:val="00DD2514"/>
    <w:rsid w:val="00DD78F3"/>
    <w:rsid w:val="00DE0477"/>
    <w:rsid w:val="00DE61FF"/>
    <w:rsid w:val="00DE630C"/>
    <w:rsid w:val="00DE6DFC"/>
    <w:rsid w:val="00DE7C55"/>
    <w:rsid w:val="00DF44AF"/>
    <w:rsid w:val="00DF4856"/>
    <w:rsid w:val="00DF4939"/>
    <w:rsid w:val="00DF586E"/>
    <w:rsid w:val="00DF63E6"/>
    <w:rsid w:val="00DF6C7C"/>
    <w:rsid w:val="00E000B9"/>
    <w:rsid w:val="00E00506"/>
    <w:rsid w:val="00E00665"/>
    <w:rsid w:val="00E00A34"/>
    <w:rsid w:val="00E00FA6"/>
    <w:rsid w:val="00E010B7"/>
    <w:rsid w:val="00E0234E"/>
    <w:rsid w:val="00E02C7E"/>
    <w:rsid w:val="00E033C1"/>
    <w:rsid w:val="00E04342"/>
    <w:rsid w:val="00E07662"/>
    <w:rsid w:val="00E11B11"/>
    <w:rsid w:val="00E12A77"/>
    <w:rsid w:val="00E136BA"/>
    <w:rsid w:val="00E158AB"/>
    <w:rsid w:val="00E15C56"/>
    <w:rsid w:val="00E1655C"/>
    <w:rsid w:val="00E23ABD"/>
    <w:rsid w:val="00E24116"/>
    <w:rsid w:val="00E32787"/>
    <w:rsid w:val="00E33FB2"/>
    <w:rsid w:val="00E37E5E"/>
    <w:rsid w:val="00E4041E"/>
    <w:rsid w:val="00E40F20"/>
    <w:rsid w:val="00E416CB"/>
    <w:rsid w:val="00E4328C"/>
    <w:rsid w:val="00E445CD"/>
    <w:rsid w:val="00E44B9C"/>
    <w:rsid w:val="00E44FF7"/>
    <w:rsid w:val="00E46A41"/>
    <w:rsid w:val="00E473A8"/>
    <w:rsid w:val="00E473CA"/>
    <w:rsid w:val="00E527C5"/>
    <w:rsid w:val="00E53D0E"/>
    <w:rsid w:val="00E53DCB"/>
    <w:rsid w:val="00E542D0"/>
    <w:rsid w:val="00E54901"/>
    <w:rsid w:val="00E554B1"/>
    <w:rsid w:val="00E564F5"/>
    <w:rsid w:val="00E6030D"/>
    <w:rsid w:val="00E61E3B"/>
    <w:rsid w:val="00E6538A"/>
    <w:rsid w:val="00E66E8C"/>
    <w:rsid w:val="00E678CD"/>
    <w:rsid w:val="00E70827"/>
    <w:rsid w:val="00E71198"/>
    <w:rsid w:val="00E717EF"/>
    <w:rsid w:val="00E7572E"/>
    <w:rsid w:val="00E7740D"/>
    <w:rsid w:val="00E81DCD"/>
    <w:rsid w:val="00E83D45"/>
    <w:rsid w:val="00E841D9"/>
    <w:rsid w:val="00E85AD3"/>
    <w:rsid w:val="00E86B64"/>
    <w:rsid w:val="00E904BC"/>
    <w:rsid w:val="00E91453"/>
    <w:rsid w:val="00E91C00"/>
    <w:rsid w:val="00E97BB0"/>
    <w:rsid w:val="00EA0214"/>
    <w:rsid w:val="00EA0BCB"/>
    <w:rsid w:val="00EA215C"/>
    <w:rsid w:val="00EA480D"/>
    <w:rsid w:val="00EA624E"/>
    <w:rsid w:val="00EB0633"/>
    <w:rsid w:val="00EB0EF6"/>
    <w:rsid w:val="00EB38EC"/>
    <w:rsid w:val="00EB3B21"/>
    <w:rsid w:val="00EC0262"/>
    <w:rsid w:val="00EC23C3"/>
    <w:rsid w:val="00EC2D82"/>
    <w:rsid w:val="00EC31F6"/>
    <w:rsid w:val="00EC341E"/>
    <w:rsid w:val="00EC36CB"/>
    <w:rsid w:val="00EC5141"/>
    <w:rsid w:val="00EC755F"/>
    <w:rsid w:val="00ED1655"/>
    <w:rsid w:val="00ED1F2A"/>
    <w:rsid w:val="00ED2A24"/>
    <w:rsid w:val="00ED2C69"/>
    <w:rsid w:val="00ED3A98"/>
    <w:rsid w:val="00ED538B"/>
    <w:rsid w:val="00ED6B56"/>
    <w:rsid w:val="00ED76EA"/>
    <w:rsid w:val="00EE1DE9"/>
    <w:rsid w:val="00EE22D2"/>
    <w:rsid w:val="00EE3097"/>
    <w:rsid w:val="00EE3702"/>
    <w:rsid w:val="00EE43A0"/>
    <w:rsid w:val="00EE4599"/>
    <w:rsid w:val="00EE4C4E"/>
    <w:rsid w:val="00EF09E8"/>
    <w:rsid w:val="00EF25C5"/>
    <w:rsid w:val="00EF3C85"/>
    <w:rsid w:val="00EF4783"/>
    <w:rsid w:val="00EF57CF"/>
    <w:rsid w:val="00EF5F07"/>
    <w:rsid w:val="00EF7B99"/>
    <w:rsid w:val="00EF7D37"/>
    <w:rsid w:val="00F024CE"/>
    <w:rsid w:val="00F0321F"/>
    <w:rsid w:val="00F06371"/>
    <w:rsid w:val="00F12024"/>
    <w:rsid w:val="00F132DC"/>
    <w:rsid w:val="00F1437A"/>
    <w:rsid w:val="00F14493"/>
    <w:rsid w:val="00F15492"/>
    <w:rsid w:val="00F1704B"/>
    <w:rsid w:val="00F206EF"/>
    <w:rsid w:val="00F20877"/>
    <w:rsid w:val="00F237F0"/>
    <w:rsid w:val="00F2514E"/>
    <w:rsid w:val="00F259DF"/>
    <w:rsid w:val="00F266BC"/>
    <w:rsid w:val="00F26A75"/>
    <w:rsid w:val="00F31011"/>
    <w:rsid w:val="00F31A04"/>
    <w:rsid w:val="00F32D29"/>
    <w:rsid w:val="00F33572"/>
    <w:rsid w:val="00F33DB5"/>
    <w:rsid w:val="00F33E52"/>
    <w:rsid w:val="00F35261"/>
    <w:rsid w:val="00F3556C"/>
    <w:rsid w:val="00F36531"/>
    <w:rsid w:val="00F43DC3"/>
    <w:rsid w:val="00F4462D"/>
    <w:rsid w:val="00F4475C"/>
    <w:rsid w:val="00F4668B"/>
    <w:rsid w:val="00F50941"/>
    <w:rsid w:val="00F5187B"/>
    <w:rsid w:val="00F5226C"/>
    <w:rsid w:val="00F54A62"/>
    <w:rsid w:val="00F5508C"/>
    <w:rsid w:val="00F576DA"/>
    <w:rsid w:val="00F61906"/>
    <w:rsid w:val="00F62506"/>
    <w:rsid w:val="00F62C64"/>
    <w:rsid w:val="00F62E1E"/>
    <w:rsid w:val="00F64586"/>
    <w:rsid w:val="00F65D09"/>
    <w:rsid w:val="00F66433"/>
    <w:rsid w:val="00F67BC8"/>
    <w:rsid w:val="00F704D8"/>
    <w:rsid w:val="00F7051C"/>
    <w:rsid w:val="00F7127B"/>
    <w:rsid w:val="00F7427C"/>
    <w:rsid w:val="00F7590B"/>
    <w:rsid w:val="00F75B1B"/>
    <w:rsid w:val="00F75B8B"/>
    <w:rsid w:val="00F77FEB"/>
    <w:rsid w:val="00F815C4"/>
    <w:rsid w:val="00F83711"/>
    <w:rsid w:val="00F8439B"/>
    <w:rsid w:val="00F84E40"/>
    <w:rsid w:val="00F87178"/>
    <w:rsid w:val="00F87F93"/>
    <w:rsid w:val="00F915A7"/>
    <w:rsid w:val="00F92333"/>
    <w:rsid w:val="00F969F1"/>
    <w:rsid w:val="00F97FF3"/>
    <w:rsid w:val="00FA1ADD"/>
    <w:rsid w:val="00FA1BFD"/>
    <w:rsid w:val="00FA33EA"/>
    <w:rsid w:val="00FA5754"/>
    <w:rsid w:val="00FA5BF3"/>
    <w:rsid w:val="00FA63AF"/>
    <w:rsid w:val="00FA6488"/>
    <w:rsid w:val="00FA79B8"/>
    <w:rsid w:val="00FA7C69"/>
    <w:rsid w:val="00FB079A"/>
    <w:rsid w:val="00FB1796"/>
    <w:rsid w:val="00FB1919"/>
    <w:rsid w:val="00FB29AC"/>
    <w:rsid w:val="00FB4C45"/>
    <w:rsid w:val="00FB6365"/>
    <w:rsid w:val="00FB6683"/>
    <w:rsid w:val="00FB70DF"/>
    <w:rsid w:val="00FB786C"/>
    <w:rsid w:val="00FB7B13"/>
    <w:rsid w:val="00FB7DA8"/>
    <w:rsid w:val="00FC08FF"/>
    <w:rsid w:val="00FC0999"/>
    <w:rsid w:val="00FC10AC"/>
    <w:rsid w:val="00FC1C4A"/>
    <w:rsid w:val="00FC343E"/>
    <w:rsid w:val="00FC48E0"/>
    <w:rsid w:val="00FC4CB1"/>
    <w:rsid w:val="00FC5909"/>
    <w:rsid w:val="00FC5DCC"/>
    <w:rsid w:val="00FD0310"/>
    <w:rsid w:val="00FD0C57"/>
    <w:rsid w:val="00FD153D"/>
    <w:rsid w:val="00FD1EA3"/>
    <w:rsid w:val="00FD4631"/>
    <w:rsid w:val="00FD5246"/>
    <w:rsid w:val="00FD5E0D"/>
    <w:rsid w:val="00FD6641"/>
    <w:rsid w:val="00FE0976"/>
    <w:rsid w:val="00FE193D"/>
    <w:rsid w:val="00FE6CA9"/>
    <w:rsid w:val="00FE7400"/>
    <w:rsid w:val="00FF0BD0"/>
    <w:rsid w:val="00FF1B9E"/>
    <w:rsid w:val="00FF27FA"/>
    <w:rsid w:val="00FF399B"/>
    <w:rsid w:val="00FF7B71"/>
    <w:rsid w:val="43140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D69EFDF"/>
  <w15:docId w15:val="{CDDD1CE8-F020-4086-A6E5-DAD569719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lsdException w:name="heading 1" w:uiPriority="1"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nhideWhenUsed/>
    <w:rsid w:val="0021357F"/>
    <w:pPr>
      <w:pPrChange w:id="0" w:author="秦蓓嘉" w:date="2026-04-12T19:27:00Z">
        <w:pPr>
          <w:spacing w:after="200" w:line="276" w:lineRule="auto"/>
        </w:pPr>
      </w:pPrChange>
    </w:pPr>
    <w:rPr>
      <w:sz w:val="22"/>
      <w:szCs w:val="22"/>
      <w:lang w:eastAsia="en-US"/>
      <w:rPrChange w:id="0" w:author="秦蓓嘉" w:date="2026-04-12T19:27:00Z">
        <w:rPr>
          <w:rFonts w:asciiTheme="minorHAnsi" w:eastAsiaTheme="minorEastAsia" w:hAnsiTheme="minorHAnsi" w:cstheme="minorBidi"/>
          <w:sz w:val="22"/>
          <w:szCs w:val="22"/>
          <w:lang w:val="en-US" w:eastAsia="en-US" w:bidi="ar-SA"/>
        </w:rPr>
      </w:rPrChange>
    </w:rPr>
  </w:style>
  <w:style w:type="paragraph" w:styleId="1">
    <w:name w:val="heading 1"/>
    <w:basedOn w:val="a"/>
    <w:next w:val="a"/>
    <w:link w:val="10"/>
    <w:uiPriority w:val="1"/>
    <w:qFormat/>
    <w:rsid w:val="0021357F"/>
    <w:pPr>
      <w:keepNext/>
      <w:keepLines/>
      <w:spacing w:before="240"/>
      <w:outlineLvl w:val="0"/>
      <w:pPrChange w:id="1" w:author="秦蓓嘉" w:date="2026-04-12T19:27:00Z">
        <w:pPr>
          <w:keepNext/>
          <w:keepLines/>
          <w:spacing w:before="240" w:line="276" w:lineRule="auto"/>
          <w:outlineLvl w:val="0"/>
        </w:pPr>
      </w:pPrChange>
    </w:pPr>
    <w:rPr>
      <w:rFonts w:asciiTheme="majorHAnsi" w:eastAsiaTheme="majorEastAsia" w:hAnsiTheme="majorHAnsi" w:cstheme="majorBidi"/>
      <w:color w:val="365F91" w:themeColor="accent1" w:themeShade="BF"/>
      <w:sz w:val="32"/>
      <w:szCs w:val="32"/>
      <w:rPrChange w:id="1" w:author="秦蓓嘉" w:date="2026-04-12T19:27:00Z">
        <w:rPr>
          <w:rFonts w:asciiTheme="majorHAnsi" w:eastAsiaTheme="majorEastAsia" w:hAnsiTheme="majorHAnsi" w:cstheme="majorBidi"/>
          <w:color w:val="365F91" w:themeColor="accent1" w:themeShade="BF"/>
          <w:sz w:val="32"/>
          <w:szCs w:val="32"/>
          <w:lang w:val="en-US" w:eastAsia="en-US" w:bidi="ar-SA"/>
        </w:rPr>
      </w:rPrChang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rsid w:val="0021357F"/>
    <w:pPr>
      <w:pPrChange w:id="2" w:author="秦蓓嘉" w:date="2026-04-12T19:27:00Z">
        <w:pPr>
          <w:spacing w:after="200"/>
        </w:pPr>
      </w:pPrChange>
    </w:pPr>
    <w:rPr>
      <w:sz w:val="20"/>
      <w:szCs w:val="20"/>
      <w:rPrChange w:id="2" w:author="秦蓓嘉" w:date="2026-04-12T19:27:00Z">
        <w:rPr>
          <w:rFonts w:asciiTheme="minorHAnsi" w:eastAsiaTheme="minorEastAsia" w:hAnsiTheme="minorHAnsi" w:cstheme="minorBidi"/>
          <w:lang w:val="en-US" w:eastAsia="en-US" w:bidi="ar-SA"/>
        </w:rPr>
      </w:rPrChange>
    </w:rPr>
  </w:style>
  <w:style w:type="paragraph" w:styleId="a5">
    <w:name w:val="Body Text"/>
    <w:basedOn w:val="a"/>
    <w:link w:val="a6"/>
    <w:uiPriority w:val="1"/>
    <w:qFormat/>
    <w:rsid w:val="0021357F"/>
    <w:pPr>
      <w:widowControl w:val="0"/>
      <w:autoSpaceDE w:val="0"/>
      <w:autoSpaceDN w:val="0"/>
      <w:pPrChange w:id="3" w:author="秦蓓嘉" w:date="2026-04-12T19:27:00Z">
        <w:pPr>
          <w:widowControl w:val="0"/>
          <w:autoSpaceDE w:val="0"/>
          <w:autoSpaceDN w:val="0"/>
        </w:pPr>
      </w:pPrChange>
    </w:pPr>
    <w:rPr>
      <w:rFonts w:ascii="Tahoma" w:eastAsia="Tahoma" w:hAnsi="Tahoma" w:cs="Tahoma"/>
      <w:sz w:val="16"/>
      <w:szCs w:val="16"/>
      <w:rPrChange w:id="3" w:author="秦蓓嘉" w:date="2026-04-12T19:27:00Z">
        <w:rPr>
          <w:rFonts w:ascii="Tahoma" w:eastAsia="Tahoma" w:hAnsi="Tahoma" w:cs="Tahoma"/>
          <w:sz w:val="16"/>
          <w:szCs w:val="16"/>
          <w:lang w:val="en-US" w:eastAsia="en-US" w:bidi="ar-SA"/>
        </w:rPr>
      </w:rPrChange>
    </w:rPr>
  </w:style>
  <w:style w:type="paragraph" w:styleId="a7">
    <w:name w:val="Balloon Text"/>
    <w:basedOn w:val="a"/>
    <w:link w:val="a8"/>
    <w:unhideWhenUsed/>
    <w:qFormat/>
    <w:rsid w:val="0021357F"/>
    <w:pPr>
      <w:pPrChange w:id="4" w:author="秦蓓嘉" w:date="2026-04-12T19:27:00Z">
        <w:pPr/>
      </w:pPrChange>
    </w:pPr>
    <w:rPr>
      <w:rFonts w:ascii="Tahoma" w:hAnsi="Tahoma" w:cs="Tahoma"/>
      <w:sz w:val="16"/>
      <w:szCs w:val="16"/>
      <w:rPrChange w:id="4" w:author="秦蓓嘉" w:date="2026-04-12T19:27:00Z">
        <w:rPr>
          <w:rFonts w:ascii="Tahoma" w:eastAsiaTheme="minorEastAsia" w:hAnsi="Tahoma" w:cs="Tahoma"/>
          <w:sz w:val="16"/>
          <w:szCs w:val="16"/>
          <w:lang w:val="en-US" w:eastAsia="en-US" w:bidi="ar-SA"/>
        </w:rPr>
      </w:rPrChange>
    </w:rPr>
  </w:style>
  <w:style w:type="paragraph" w:styleId="a9">
    <w:name w:val="footer"/>
    <w:basedOn w:val="a"/>
    <w:link w:val="aa"/>
    <w:uiPriority w:val="99"/>
    <w:unhideWhenUsed/>
    <w:rsid w:val="0021357F"/>
    <w:pPr>
      <w:tabs>
        <w:tab w:val="center" w:pos="4153"/>
        <w:tab w:val="right" w:pos="8306"/>
      </w:tabs>
      <w:snapToGrid w:val="0"/>
      <w:pPrChange w:id="5" w:author="秦蓓嘉" w:date="2026-04-12T19:27:00Z">
        <w:pPr>
          <w:tabs>
            <w:tab w:val="center" w:pos="4153"/>
            <w:tab w:val="right" w:pos="8306"/>
          </w:tabs>
          <w:snapToGrid w:val="0"/>
          <w:spacing w:after="200"/>
        </w:pPr>
      </w:pPrChange>
    </w:pPr>
    <w:rPr>
      <w:sz w:val="18"/>
      <w:szCs w:val="18"/>
      <w:rPrChange w:id="5" w:author="秦蓓嘉" w:date="2026-04-12T19:27:00Z">
        <w:rPr>
          <w:rFonts w:asciiTheme="minorHAnsi" w:eastAsiaTheme="minorEastAsia" w:hAnsiTheme="minorHAnsi" w:cstheme="minorBidi"/>
          <w:sz w:val="18"/>
          <w:szCs w:val="18"/>
          <w:lang w:val="en-US" w:eastAsia="en-US" w:bidi="ar-SA"/>
        </w:rPr>
      </w:rPrChange>
    </w:rPr>
  </w:style>
  <w:style w:type="paragraph" w:styleId="ab">
    <w:name w:val="header"/>
    <w:basedOn w:val="a"/>
    <w:link w:val="ac"/>
    <w:uiPriority w:val="99"/>
    <w:unhideWhenUsed/>
    <w:qFormat/>
    <w:rsid w:val="0021357F"/>
    <w:pPr>
      <w:pBdr>
        <w:bottom w:val="single" w:sz="6" w:space="1" w:color="auto"/>
      </w:pBdr>
      <w:tabs>
        <w:tab w:val="center" w:pos="4153"/>
        <w:tab w:val="right" w:pos="8306"/>
      </w:tabs>
      <w:snapToGrid w:val="0"/>
      <w:jc w:val="center"/>
      <w:pPrChange w:id="6" w:author="秦蓓嘉" w:date="2026-04-12T19:27:00Z">
        <w:pPr>
          <w:pBdr>
            <w:bottom w:val="single" w:sz="6" w:space="1" w:color="auto"/>
          </w:pBdr>
          <w:tabs>
            <w:tab w:val="center" w:pos="4153"/>
            <w:tab w:val="right" w:pos="8306"/>
          </w:tabs>
          <w:snapToGrid w:val="0"/>
          <w:spacing w:after="200"/>
          <w:jc w:val="center"/>
        </w:pPr>
      </w:pPrChange>
    </w:pPr>
    <w:rPr>
      <w:sz w:val="18"/>
      <w:szCs w:val="18"/>
      <w:rPrChange w:id="6" w:author="秦蓓嘉" w:date="2026-04-12T19:27:00Z">
        <w:rPr>
          <w:rFonts w:asciiTheme="minorHAnsi" w:eastAsiaTheme="minorEastAsia" w:hAnsiTheme="minorHAnsi" w:cstheme="minorBidi"/>
          <w:sz w:val="18"/>
          <w:szCs w:val="18"/>
          <w:lang w:val="en-US" w:eastAsia="en-US" w:bidi="ar-SA"/>
        </w:rPr>
      </w:rPrChange>
    </w:rPr>
  </w:style>
  <w:style w:type="paragraph" w:styleId="ad">
    <w:name w:val="annotation subject"/>
    <w:basedOn w:val="a3"/>
    <w:next w:val="a3"/>
    <w:link w:val="ae"/>
    <w:uiPriority w:val="99"/>
    <w:semiHidden/>
    <w:unhideWhenUsed/>
    <w:rPr>
      <w:b/>
      <w:bCs/>
    </w:rPr>
  </w:style>
  <w:style w:type="table" w:styleId="af">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Pr>
      <w:color w:val="0000FF" w:themeColor="hyperlink"/>
      <w:u w:val="single"/>
    </w:rPr>
  </w:style>
  <w:style w:type="character" w:styleId="af1">
    <w:name w:val="annotation reference"/>
    <w:basedOn w:val="a0"/>
    <w:unhideWhenUsed/>
    <w:rPr>
      <w:sz w:val="16"/>
      <w:szCs w:val="16"/>
    </w:rPr>
  </w:style>
  <w:style w:type="paragraph" w:customStyle="1" w:styleId="01Title">
    <w:name w:val="01. Title"/>
    <w:basedOn w:val="a"/>
    <w:next w:val="02Author"/>
    <w:qFormat/>
    <w:rsid w:val="0021357F"/>
    <w:pPr>
      <w:pPrChange w:id="7" w:author="秦蓓嘉" w:date="2026-04-12T19:27:00Z">
        <w:pPr/>
      </w:pPrChange>
    </w:pPr>
    <w:rPr>
      <w:rFonts w:ascii="Arial" w:hAnsi="Arial"/>
      <w:b/>
      <w:spacing w:val="10"/>
      <w:kern w:val="32"/>
      <w:sz w:val="32"/>
      <w:rPrChange w:id="7" w:author="秦蓓嘉" w:date="2026-04-12T19:27:00Z">
        <w:rPr>
          <w:rFonts w:ascii="Arial" w:eastAsiaTheme="minorEastAsia" w:hAnsi="Arial" w:cstheme="minorBidi"/>
          <w:b/>
          <w:spacing w:val="10"/>
          <w:kern w:val="32"/>
          <w:sz w:val="32"/>
          <w:szCs w:val="22"/>
          <w:lang w:val="en-US" w:eastAsia="en-US" w:bidi="ar-SA"/>
        </w:rPr>
      </w:rPrChange>
    </w:rPr>
  </w:style>
  <w:style w:type="paragraph" w:customStyle="1" w:styleId="02Author">
    <w:name w:val="02. Author"/>
    <w:basedOn w:val="02Author-AO"/>
    <w:next w:val="03AuthorAffiliation"/>
    <w:rPr>
      <w:color w:val="595959" w:themeColor="text1" w:themeTint="A6"/>
    </w:rPr>
  </w:style>
  <w:style w:type="paragraph" w:customStyle="1" w:styleId="02Author-AO">
    <w:name w:val="02. Author - AO"/>
    <w:basedOn w:val="02Author-BOE"/>
    <w:next w:val="03AuthorAffiliation"/>
    <w:qFormat/>
    <w:rPr>
      <w:color w:val="26428F"/>
    </w:rPr>
  </w:style>
  <w:style w:type="paragraph" w:customStyle="1" w:styleId="02Author-BOE">
    <w:name w:val="02. Author - BOE"/>
    <w:basedOn w:val="01Title"/>
    <w:next w:val="03AuthorAffiliation"/>
    <w:qFormat/>
    <w:pPr>
      <w:spacing w:before="240" w:after="80"/>
    </w:pPr>
    <w:rPr>
      <w:smallCaps/>
      <w:color w:val="7C130E"/>
      <w:spacing w:val="0"/>
      <w:kern w:val="0"/>
      <w:sz w:val="24"/>
    </w:rPr>
  </w:style>
  <w:style w:type="paragraph" w:customStyle="1" w:styleId="03AuthorAffiliation">
    <w:name w:val="03. Author Affiliation"/>
    <w:basedOn w:val="af2"/>
    <w:next w:val="04Email"/>
    <w:qFormat/>
    <w:rPr>
      <w:rFonts w:ascii="Times New Roman" w:hAnsi="Times New Roman"/>
      <w:i/>
      <w:sz w:val="18"/>
    </w:rPr>
  </w:style>
  <w:style w:type="paragraph" w:styleId="af2">
    <w:name w:val="No Spacing"/>
    <w:uiPriority w:val="1"/>
    <w:rPr>
      <w:sz w:val="22"/>
      <w:szCs w:val="22"/>
      <w:lang w:eastAsia="en-US"/>
    </w:rPr>
  </w:style>
  <w:style w:type="paragraph" w:customStyle="1" w:styleId="04Email">
    <w:name w:val="04. Email"/>
    <w:basedOn w:val="03AuthorAffiliation"/>
    <w:next w:val="06AbstractBody"/>
    <w:qFormat/>
    <w:rPr>
      <w:color w:val="2E2EB1"/>
    </w:rPr>
  </w:style>
  <w:style w:type="paragraph" w:customStyle="1" w:styleId="06AbstractBody">
    <w:name w:val="06. Abstract Body"/>
    <w:next w:val="07Copyright"/>
    <w:qFormat/>
    <w:pPr>
      <w:spacing w:before="240"/>
      <w:jc w:val="both"/>
    </w:pPr>
    <w:rPr>
      <w:rFonts w:ascii="Times New Roman" w:hAnsi="Times New Roman"/>
      <w:color w:val="000000" w:themeColor="text1"/>
      <w:szCs w:val="22"/>
      <w:lang w:eastAsia="en-US"/>
    </w:rPr>
  </w:style>
  <w:style w:type="paragraph" w:customStyle="1" w:styleId="07Copyright">
    <w:name w:val="07. Copyright"/>
    <w:basedOn w:val="06AbstractBody"/>
    <w:next w:val="08SectionHeader1"/>
    <w:qFormat/>
    <w:pPr>
      <w:spacing w:after="240"/>
    </w:pPr>
    <w:rPr>
      <w:rFonts w:ascii="Arial" w:hAnsi="Arial"/>
      <w:sz w:val="16"/>
    </w:rPr>
  </w:style>
  <w:style w:type="paragraph" w:customStyle="1" w:styleId="08SectionHeader1">
    <w:name w:val="08 Section Header 1"/>
    <w:next w:val="09BodyFirstParagraph"/>
    <w:qFormat/>
    <w:pPr>
      <w:numPr>
        <w:numId w:val="1"/>
      </w:numPr>
      <w:spacing w:before="120"/>
    </w:pPr>
    <w:rPr>
      <w:rFonts w:ascii="Arial" w:hAnsi="Arial"/>
      <w:b/>
      <w:szCs w:val="22"/>
      <w:lang w:eastAsia="en-US"/>
    </w:rPr>
  </w:style>
  <w:style w:type="paragraph" w:customStyle="1" w:styleId="09BodyFirstParagraph">
    <w:name w:val="09. Body First Paragraph"/>
    <w:basedOn w:val="06AbstractBody"/>
    <w:next w:val="10BodySubsequentParagraph"/>
    <w:link w:val="09BodyFirstParagraph0"/>
    <w:qFormat/>
    <w:pPr>
      <w:spacing w:before="120"/>
    </w:pPr>
  </w:style>
  <w:style w:type="paragraph" w:customStyle="1" w:styleId="10BodySubsequentParagraph">
    <w:name w:val="10. Body Subsequent Paragraph"/>
    <w:basedOn w:val="09BodyFirstParagraph"/>
    <w:link w:val="10BodySubsequentParagraph0"/>
    <w:qFormat/>
    <w:pPr>
      <w:spacing w:before="0"/>
      <w:ind w:firstLine="288"/>
    </w:pPr>
  </w:style>
  <w:style w:type="paragraph" w:customStyle="1" w:styleId="02Author-OE">
    <w:name w:val="02. Author - OE"/>
    <w:basedOn w:val="02Author-BOE"/>
    <w:next w:val="03AuthorAffiliation"/>
    <w:qFormat/>
    <w:rPr>
      <w:color w:val="943634"/>
    </w:rPr>
  </w:style>
  <w:style w:type="paragraph" w:customStyle="1" w:styleId="02Author-OME">
    <w:name w:val="02. Author - OME"/>
    <w:basedOn w:val="02Author-BOE"/>
    <w:next w:val="03AuthorAffiliation"/>
    <w:qFormat/>
    <w:rPr>
      <w:color w:val="1478B6"/>
    </w:rPr>
  </w:style>
  <w:style w:type="paragraph" w:customStyle="1" w:styleId="23ReferenceSectionHeader">
    <w:name w:val="23. Reference Section Header"/>
    <w:next w:val="24References"/>
    <w:qFormat/>
    <w:pPr>
      <w:spacing w:before="120" w:after="120"/>
    </w:pPr>
    <w:rPr>
      <w:rFonts w:ascii="Arial" w:hAnsi="Arial"/>
      <w:b/>
      <w:szCs w:val="22"/>
      <w:lang w:eastAsia="en-US"/>
    </w:rPr>
  </w:style>
  <w:style w:type="paragraph" w:customStyle="1" w:styleId="24References">
    <w:name w:val="24. References"/>
    <w:qFormat/>
    <w:pPr>
      <w:numPr>
        <w:numId w:val="2"/>
      </w:numPr>
    </w:pPr>
    <w:rPr>
      <w:rFonts w:ascii="Times New Roman" w:hAnsi="Times New Roman"/>
      <w:sz w:val="16"/>
      <w:szCs w:val="22"/>
      <w:lang w:eastAsia="en-US"/>
    </w:rPr>
  </w:style>
  <w:style w:type="paragraph" w:customStyle="1" w:styleId="08SectionHeader2">
    <w:name w:val="08. Section Header 2"/>
    <w:basedOn w:val="08SectionHeader1"/>
    <w:next w:val="09BodyFirstParagraph"/>
    <w:qFormat/>
    <w:pPr>
      <w:numPr>
        <w:numId w:val="0"/>
      </w:numPr>
    </w:pPr>
    <w:rPr>
      <w:b w:val="0"/>
      <w:i/>
    </w:rPr>
  </w:style>
  <w:style w:type="character" w:customStyle="1" w:styleId="a4">
    <w:name w:val="批注文字 字符"/>
    <w:basedOn w:val="a0"/>
    <w:link w:val="a3"/>
    <w:qFormat/>
    <w:rPr>
      <w:lang w:eastAsia="en-US"/>
    </w:rPr>
  </w:style>
  <w:style w:type="character" w:customStyle="1" w:styleId="ae">
    <w:name w:val="批注主题 字符"/>
    <w:basedOn w:val="a4"/>
    <w:link w:val="ad"/>
    <w:uiPriority w:val="99"/>
    <w:semiHidden/>
    <w:rPr>
      <w:b/>
      <w:bCs/>
      <w:sz w:val="20"/>
      <w:szCs w:val="20"/>
      <w:lang w:eastAsia="en-US"/>
    </w:rPr>
  </w:style>
  <w:style w:type="character" w:customStyle="1" w:styleId="a8">
    <w:name w:val="批注框文本 字符"/>
    <w:basedOn w:val="a0"/>
    <w:link w:val="a7"/>
    <w:rPr>
      <w:rFonts w:ascii="Tahoma" w:hAnsi="Tahoma" w:cs="Tahoma"/>
      <w:sz w:val="16"/>
      <w:szCs w:val="16"/>
      <w:lang w:eastAsia="en-US"/>
    </w:rPr>
  </w:style>
  <w:style w:type="paragraph" w:customStyle="1" w:styleId="08SectionHeader3">
    <w:name w:val="08. Section Header 3"/>
    <w:basedOn w:val="08SectionHeader2"/>
    <w:next w:val="09BodyFirstParagraph"/>
    <w:qFormat/>
    <w:rPr>
      <w:i w:val="0"/>
    </w:rPr>
  </w:style>
  <w:style w:type="paragraph" w:customStyle="1" w:styleId="20FundingSectionHeader">
    <w:name w:val="20. Funding Section Header"/>
    <w:basedOn w:val="08SectionHeader1"/>
    <w:next w:val="09BodyFirstParagraph"/>
    <w:qFormat/>
    <w:pPr>
      <w:numPr>
        <w:numId w:val="0"/>
      </w:numPr>
      <w:spacing w:after="120"/>
      <w:ind w:left="360" w:hanging="360"/>
    </w:pPr>
  </w:style>
  <w:style w:type="paragraph" w:customStyle="1" w:styleId="21AcknowledgmentsSectionHeader">
    <w:name w:val="21. Acknowledgments Section Header"/>
    <w:basedOn w:val="20FundingSectionHeader"/>
    <w:next w:val="09BodyFirstParagraph"/>
    <w:qFormat/>
  </w:style>
  <w:style w:type="paragraph" w:customStyle="1" w:styleId="12FigureCaptionShort">
    <w:name w:val="12. Figure Caption Short"/>
    <w:basedOn w:val="09BodyFirstParagraph"/>
    <w:next w:val="10BodySubsequentParagraph"/>
    <w:qFormat/>
    <w:pPr>
      <w:spacing w:after="120"/>
      <w:ind w:left="720" w:right="720"/>
      <w:jc w:val="center"/>
    </w:pPr>
    <w:rPr>
      <w:sz w:val="16"/>
    </w:rPr>
  </w:style>
  <w:style w:type="paragraph" w:customStyle="1" w:styleId="12FigureCaptionLong">
    <w:name w:val="12. Figure Caption Long"/>
    <w:basedOn w:val="12FigureCaptionShort"/>
    <w:next w:val="10BodySubsequentParagraph"/>
    <w:qFormat/>
    <w:pPr>
      <w:jc w:val="both"/>
    </w:pPr>
  </w:style>
  <w:style w:type="paragraph" w:customStyle="1" w:styleId="14TableCaption">
    <w:name w:val="14. Table Caption"/>
    <w:basedOn w:val="09BodyFirstParagraph"/>
    <w:next w:val="15TableBody"/>
    <w:qFormat/>
    <w:pPr>
      <w:spacing w:before="240" w:after="160"/>
      <w:jc w:val="center"/>
    </w:pPr>
    <w:rPr>
      <w:b/>
      <w:sz w:val="16"/>
    </w:rPr>
  </w:style>
  <w:style w:type="paragraph" w:customStyle="1" w:styleId="15TableBody">
    <w:name w:val="15. Table Body"/>
    <w:basedOn w:val="09BodyFirstParagraph"/>
    <w:next w:val="10BodySubsequentParagraph"/>
    <w:qFormat/>
    <w:pPr>
      <w:spacing w:before="0" w:after="80"/>
    </w:pPr>
    <w:rPr>
      <w:sz w:val="16"/>
    </w:rPr>
  </w:style>
  <w:style w:type="paragraph" w:customStyle="1" w:styleId="13Equation">
    <w:name w:val="13. Equation"/>
    <w:basedOn w:val="10BodySubsequentParagraph"/>
    <w:next w:val="10BodySubsequentParagraph"/>
    <w:qFormat/>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pPr>
      <w:spacing w:after="120"/>
    </w:pPr>
    <w:rPr>
      <w:sz w:val="16"/>
    </w:rPr>
  </w:style>
  <w:style w:type="paragraph" w:customStyle="1" w:styleId="19ListNumber1">
    <w:name w:val="19. List Number 1"/>
    <w:basedOn w:val="10BodySubsequentParagraph"/>
    <w:pPr>
      <w:numPr>
        <w:numId w:val="3"/>
      </w:numPr>
      <w:spacing w:before="120"/>
    </w:pPr>
  </w:style>
  <w:style w:type="paragraph" w:customStyle="1" w:styleId="05WebAddress">
    <w:name w:val="05. Web Address"/>
    <w:basedOn w:val="04Email"/>
    <w:next w:val="06AbstractBody"/>
  </w:style>
  <w:style w:type="paragraph" w:customStyle="1" w:styleId="11Figure">
    <w:name w:val="11. Figure"/>
    <w:basedOn w:val="09BodyFirstParagraph"/>
    <w:next w:val="12FigureCaptionLong"/>
    <w:qFormat/>
    <w:pPr>
      <w:jc w:val="center"/>
    </w:pPr>
    <w:rPr>
      <w:sz w:val="16"/>
    </w:rPr>
  </w:style>
  <w:style w:type="paragraph" w:customStyle="1" w:styleId="19ListNumber2">
    <w:name w:val="19. List Number 2"/>
    <w:basedOn w:val="19ListNumber1"/>
    <w:pPr>
      <w:numPr>
        <w:numId w:val="4"/>
      </w:numPr>
    </w:pPr>
  </w:style>
  <w:style w:type="paragraph" w:customStyle="1" w:styleId="18ListUnnumbered">
    <w:name w:val="18. List Unnumbered"/>
    <w:basedOn w:val="19ListNumber1"/>
    <w:pPr>
      <w:numPr>
        <w:numId w:val="0"/>
      </w:numPr>
      <w:ind w:left="360"/>
    </w:pPr>
  </w:style>
  <w:style w:type="paragraph" w:customStyle="1" w:styleId="17ListBulleted">
    <w:name w:val="17. List Bulleted"/>
    <w:basedOn w:val="18ListUnnumbered"/>
    <w:qFormat/>
    <w:pPr>
      <w:numPr>
        <w:numId w:val="5"/>
      </w:numPr>
    </w:pPr>
  </w:style>
  <w:style w:type="paragraph" w:customStyle="1" w:styleId="02Author-JOSAA">
    <w:name w:val="02. Author - JOSAA"/>
    <w:basedOn w:val="02Author-AO"/>
    <w:next w:val="03AuthorAffiliation"/>
    <w:qFormat/>
    <w:rPr>
      <w:color w:val="4C265B"/>
    </w:rPr>
  </w:style>
  <w:style w:type="paragraph" w:customStyle="1" w:styleId="02Author-JOSAB">
    <w:name w:val="02. Author - JOSAB"/>
    <w:basedOn w:val="02Author-JOSAA"/>
    <w:next w:val="03AuthorAffiliation"/>
    <w:qFormat/>
    <w:rPr>
      <w:color w:val="16A14C"/>
    </w:rPr>
  </w:style>
  <w:style w:type="paragraph" w:customStyle="1" w:styleId="02Author-Optica">
    <w:name w:val="02. Author - Optica"/>
    <w:basedOn w:val="02Author-JOSAA"/>
    <w:next w:val="03AuthorAffiliation"/>
    <w:qFormat/>
    <w:rPr>
      <w:color w:val="007B4A"/>
    </w:rPr>
  </w:style>
  <w:style w:type="paragraph" w:customStyle="1" w:styleId="02Author-OL">
    <w:name w:val="02. Author - OL"/>
    <w:basedOn w:val="02Author-Optica"/>
    <w:next w:val="03AuthorAffiliation"/>
    <w:qFormat/>
    <w:rPr>
      <w:color w:val="254982"/>
    </w:rPr>
  </w:style>
  <w:style w:type="paragraph" w:customStyle="1" w:styleId="22DisclosuresSectionHeader">
    <w:name w:val="22. Disclosures Section Header"/>
    <w:basedOn w:val="21AcknowledgmentsSectionHeader"/>
    <w:next w:val="09BodyFirstParagraph"/>
    <w:qFormat/>
  </w:style>
  <w:style w:type="character" w:customStyle="1" w:styleId="10">
    <w:name w:val="标题 1 字符"/>
    <w:basedOn w:val="a0"/>
    <w:link w:val="1"/>
    <w:uiPriority w:val="1"/>
    <w:rPr>
      <w:rFonts w:asciiTheme="majorHAnsi" w:eastAsiaTheme="majorEastAsia" w:hAnsiTheme="majorHAnsi" w:cstheme="majorBidi"/>
      <w:color w:val="365F91" w:themeColor="accent1" w:themeShade="BF"/>
      <w:sz w:val="32"/>
      <w:szCs w:val="32"/>
      <w:lang w:eastAsia="en-US"/>
    </w:rPr>
  </w:style>
  <w:style w:type="paragraph" w:customStyle="1" w:styleId="08SectionHeader10">
    <w:name w:val="08. Section Header 1"/>
    <w:next w:val="09BodyFirstParagraph"/>
    <w:qFormat/>
    <w:pPr>
      <w:spacing w:before="120"/>
      <w:ind w:left="360" w:hanging="360"/>
    </w:pPr>
    <w:rPr>
      <w:rFonts w:ascii="Arial" w:hAnsi="Arial"/>
      <w:b/>
      <w:szCs w:val="22"/>
      <w:lang w:eastAsia="en-US"/>
    </w:rPr>
  </w:style>
  <w:style w:type="paragraph" w:customStyle="1" w:styleId="02Author-AOP">
    <w:name w:val="02. Author - AOP"/>
    <w:basedOn w:val="02Author-AO"/>
    <w:rPr>
      <w:color w:val="8F043A"/>
    </w:rPr>
  </w:style>
  <w:style w:type="paragraph" w:customStyle="1" w:styleId="02Author-PRJ">
    <w:name w:val="02. Author - PRJ"/>
    <w:basedOn w:val="02Author-Optica"/>
    <w:rPr>
      <w:color w:val="7E2C2E"/>
    </w:rPr>
  </w:style>
  <w:style w:type="paragraph" w:customStyle="1" w:styleId="02Author-OSAC">
    <w:name w:val="02. Author - OSAC"/>
    <w:basedOn w:val="02Author-OME"/>
    <w:next w:val="03AuthorAffiliation"/>
    <w:rPr>
      <w:color w:val="006E90"/>
    </w:rPr>
  </w:style>
  <w:style w:type="character" w:customStyle="1" w:styleId="ac">
    <w:name w:val="页眉 字符"/>
    <w:basedOn w:val="a0"/>
    <w:link w:val="ab"/>
    <w:uiPriority w:val="99"/>
    <w:rPr>
      <w:sz w:val="18"/>
      <w:szCs w:val="18"/>
      <w:lang w:eastAsia="en-US"/>
    </w:rPr>
  </w:style>
  <w:style w:type="character" w:customStyle="1" w:styleId="aa">
    <w:name w:val="页脚 字符"/>
    <w:basedOn w:val="a0"/>
    <w:link w:val="a9"/>
    <w:uiPriority w:val="99"/>
    <w:rPr>
      <w:sz w:val="18"/>
      <w:szCs w:val="18"/>
      <w:lang w:eastAsia="en-US"/>
    </w:rPr>
  </w:style>
  <w:style w:type="paragraph" w:customStyle="1" w:styleId="ExpressBodyFirstParagraph">
    <w:name w:val="Express Body First Paragraph"/>
    <w:basedOn w:val="a"/>
    <w:link w:val="ExpressBodyFirstParagraph0"/>
    <w:qFormat/>
    <w:rsid w:val="0021357F"/>
    <w:pPr>
      <w:spacing w:before="120"/>
      <w:jc w:val="both"/>
      <w:pPrChange w:id="8" w:author="秦蓓嘉" w:date="2026-04-12T19:27:00Z">
        <w:pPr>
          <w:spacing w:before="120"/>
          <w:jc w:val="both"/>
        </w:pPr>
      </w:pPrChange>
    </w:pPr>
    <w:rPr>
      <w:rFonts w:ascii="Times New Roman" w:hAnsi="Times New Roman"/>
      <w:color w:val="000000" w:themeColor="text1"/>
      <w:sz w:val="20"/>
      <w:rPrChange w:id="8" w:author="秦蓓嘉" w:date="2026-04-12T19:27:00Z">
        <w:rPr>
          <w:rFonts w:eastAsiaTheme="minorEastAsia" w:cstheme="minorBidi"/>
          <w:color w:val="000000" w:themeColor="text1"/>
          <w:szCs w:val="22"/>
          <w:lang w:val="en-US" w:eastAsia="en-US" w:bidi="ar-SA"/>
        </w:rPr>
      </w:rPrChange>
    </w:rPr>
  </w:style>
  <w:style w:type="character" w:customStyle="1" w:styleId="MTEquationSection">
    <w:name w:val="MTEquationSection"/>
    <w:basedOn w:val="a0"/>
    <w:qFormat/>
    <w:rPr>
      <w:vanish/>
      <w:color w:val="FF0000"/>
      <w:szCs w:val="32"/>
    </w:rPr>
  </w:style>
  <w:style w:type="paragraph" w:customStyle="1" w:styleId="MTDisplayEquation">
    <w:name w:val="MTDisplayEquation"/>
    <w:basedOn w:val="ExpressBodyFirstParagraph"/>
    <w:next w:val="a"/>
    <w:link w:val="MTDisplayEquation0"/>
    <w:pPr>
      <w:tabs>
        <w:tab w:val="center" w:pos="3760"/>
        <w:tab w:val="right" w:pos="7540"/>
      </w:tabs>
    </w:pPr>
  </w:style>
  <w:style w:type="character" w:customStyle="1" w:styleId="ExpressBodyFirstParagraph0">
    <w:name w:val="Express Body First Paragraph 字符"/>
    <w:basedOn w:val="a0"/>
    <w:link w:val="ExpressBodyFirstParagraph"/>
    <w:qFormat/>
    <w:rPr>
      <w:rFonts w:ascii="Times New Roman" w:hAnsi="Times New Roman"/>
      <w:color w:val="000000" w:themeColor="text1"/>
      <w:szCs w:val="22"/>
      <w:lang w:eastAsia="en-US"/>
    </w:rPr>
  </w:style>
  <w:style w:type="character" w:customStyle="1" w:styleId="MTDisplayEquation0">
    <w:name w:val="MTDisplayEquation 字符"/>
    <w:basedOn w:val="ExpressBodyFirstParagraph0"/>
    <w:link w:val="MTDisplayEquation"/>
    <w:rPr>
      <w:rFonts w:ascii="Times New Roman" w:hAnsi="Times New Roman"/>
      <w:color w:val="000000" w:themeColor="text1"/>
      <w:sz w:val="20"/>
      <w:szCs w:val="22"/>
      <w:lang w:eastAsia="en-US"/>
    </w:rPr>
  </w:style>
  <w:style w:type="character" w:styleId="af3">
    <w:name w:val="Placeholder Text"/>
    <w:basedOn w:val="a0"/>
    <w:uiPriority w:val="99"/>
    <w:semiHidden/>
    <w:rPr>
      <w:color w:val="808080"/>
    </w:rPr>
  </w:style>
  <w:style w:type="table" w:customStyle="1" w:styleId="11">
    <w:name w:val="网格型1"/>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pressBodySubsequentParagraph">
    <w:name w:val="Express Body Subsequent Paragraph"/>
    <w:basedOn w:val="ExpressBodyFirstParagraph"/>
    <w:qFormat/>
    <w:pPr>
      <w:spacing w:before="0"/>
      <w:ind w:firstLine="288"/>
    </w:pPr>
  </w:style>
  <w:style w:type="character" w:customStyle="1" w:styleId="12">
    <w:name w:val="未处理的提及1"/>
    <w:basedOn w:val="a0"/>
    <w:uiPriority w:val="99"/>
    <w:semiHidden/>
    <w:unhideWhenUsed/>
    <w:rPr>
      <w:color w:val="605E5C"/>
      <w:shd w:val="clear" w:color="auto" w:fill="E1DFDD"/>
    </w:rPr>
  </w:style>
  <w:style w:type="paragraph" w:customStyle="1" w:styleId="13">
    <w:name w:val="修订1"/>
    <w:hidden/>
    <w:uiPriority w:val="99"/>
    <w:semiHidden/>
    <w:rPr>
      <w:sz w:val="22"/>
      <w:szCs w:val="22"/>
      <w:lang w:eastAsia="en-US"/>
    </w:rPr>
  </w:style>
  <w:style w:type="character" w:customStyle="1" w:styleId="09BodyFirstParagraph0">
    <w:name w:val="09. Body First Paragraph 字符"/>
    <w:basedOn w:val="a0"/>
    <w:link w:val="09BodyFirstParagraph"/>
    <w:rPr>
      <w:rFonts w:ascii="Times New Roman" w:hAnsi="Times New Roman"/>
      <w:color w:val="000000" w:themeColor="text1"/>
      <w:sz w:val="20"/>
    </w:rPr>
  </w:style>
  <w:style w:type="character" w:customStyle="1" w:styleId="a6">
    <w:name w:val="正文文本 字符"/>
    <w:basedOn w:val="a0"/>
    <w:link w:val="a5"/>
    <w:uiPriority w:val="1"/>
    <w:rPr>
      <w:rFonts w:ascii="Tahoma" w:eastAsia="Tahoma" w:hAnsi="Tahoma" w:cs="Tahoma"/>
      <w:sz w:val="16"/>
      <w:szCs w:val="16"/>
      <w:lang w:eastAsia="en-US"/>
    </w:rPr>
  </w:style>
  <w:style w:type="character" w:customStyle="1" w:styleId="fontstyle01">
    <w:name w:val="fontstyle01"/>
    <w:basedOn w:val="a0"/>
    <w:rPr>
      <w:rFonts w:ascii="Lato-Regular" w:hAnsi="Lato-Regular" w:hint="default"/>
      <w:color w:val="000000"/>
      <w:sz w:val="18"/>
      <w:szCs w:val="18"/>
    </w:rPr>
  </w:style>
  <w:style w:type="paragraph" w:customStyle="1" w:styleId="TableParagraph">
    <w:name w:val="Table Paragraph"/>
    <w:basedOn w:val="a"/>
    <w:uiPriority w:val="1"/>
    <w:qFormat/>
    <w:rsid w:val="0021357F"/>
    <w:pPr>
      <w:widowControl w:val="0"/>
      <w:autoSpaceDE w:val="0"/>
      <w:autoSpaceDN w:val="0"/>
      <w:spacing w:before="31"/>
      <w:jc w:val="center"/>
      <w:pPrChange w:id="9" w:author="秦蓓嘉" w:date="2026-04-12T19:27:00Z">
        <w:pPr>
          <w:widowControl w:val="0"/>
          <w:autoSpaceDE w:val="0"/>
          <w:autoSpaceDN w:val="0"/>
          <w:spacing w:before="31"/>
          <w:jc w:val="center"/>
        </w:pPr>
      </w:pPrChange>
    </w:pPr>
    <w:rPr>
      <w:rFonts w:ascii="Tahoma" w:eastAsia="Tahoma" w:hAnsi="Tahoma" w:cs="Tahoma"/>
      <w:rPrChange w:id="9" w:author="秦蓓嘉" w:date="2026-04-12T19:27:00Z">
        <w:rPr>
          <w:rFonts w:ascii="Tahoma" w:eastAsia="Tahoma" w:hAnsi="Tahoma" w:cs="Tahoma"/>
          <w:sz w:val="22"/>
          <w:szCs w:val="22"/>
          <w:lang w:val="en-US" w:eastAsia="en-US" w:bidi="ar-SA"/>
        </w:rPr>
      </w:rPrChange>
    </w:rPr>
  </w:style>
  <w:style w:type="paragraph" w:customStyle="1" w:styleId="EndNoteBibliographyTitle">
    <w:name w:val="EndNote Bibliography Title"/>
    <w:basedOn w:val="a"/>
    <w:link w:val="EndNoteBibliographyTitle0"/>
    <w:rsid w:val="0021357F"/>
    <w:pPr>
      <w:jc w:val="center"/>
      <w:pPrChange w:id="10" w:author="秦蓓嘉" w:date="2026-04-12T19:27:00Z">
        <w:pPr>
          <w:spacing w:line="276" w:lineRule="auto"/>
          <w:jc w:val="center"/>
        </w:pPr>
      </w:pPrChange>
    </w:pPr>
    <w:rPr>
      <w:rFonts w:ascii="Times New Roman" w:hAnsi="Times New Roman" w:cs="Times New Roman"/>
      <w:sz w:val="16"/>
      <w:rPrChange w:id="10" w:author="秦蓓嘉" w:date="2026-04-12T19:27:00Z">
        <w:rPr>
          <w:rFonts w:eastAsiaTheme="minorEastAsia"/>
          <w:sz w:val="16"/>
          <w:szCs w:val="22"/>
          <w:lang w:val="en-US" w:eastAsia="en-US" w:bidi="ar-SA"/>
        </w:rPr>
      </w:rPrChange>
    </w:rPr>
  </w:style>
  <w:style w:type="character" w:customStyle="1" w:styleId="10BodySubsequentParagraph0">
    <w:name w:val="10. Body Subsequent Paragraph 字符"/>
    <w:basedOn w:val="09BodyFirstParagraph0"/>
    <w:link w:val="10BodySubsequentParagraph"/>
    <w:rPr>
      <w:rFonts w:ascii="Times New Roman" w:hAnsi="Times New Roman"/>
      <w:color w:val="000000" w:themeColor="text1"/>
      <w:sz w:val="20"/>
    </w:rPr>
  </w:style>
  <w:style w:type="character" w:customStyle="1" w:styleId="EndNoteBibliographyTitle0">
    <w:name w:val="EndNote Bibliography Title 字符"/>
    <w:basedOn w:val="10BodySubsequentParagraph0"/>
    <w:link w:val="EndNoteBibliographyTitle"/>
    <w:rPr>
      <w:rFonts w:ascii="Times New Roman" w:hAnsi="Times New Roman" w:cs="Times New Roman"/>
      <w:color w:val="000000" w:themeColor="text1"/>
      <w:sz w:val="16"/>
      <w:szCs w:val="22"/>
      <w:lang w:eastAsia="en-US"/>
    </w:rPr>
  </w:style>
  <w:style w:type="paragraph" w:customStyle="1" w:styleId="EndNoteBibliography">
    <w:name w:val="EndNote Bibliography"/>
    <w:basedOn w:val="a"/>
    <w:link w:val="EndNoteBibliography0"/>
    <w:rsid w:val="0021357F"/>
    <w:pPr>
      <w:pPrChange w:id="11" w:author="秦蓓嘉" w:date="2026-04-12T19:27:00Z">
        <w:pPr>
          <w:spacing w:after="200"/>
        </w:pPr>
      </w:pPrChange>
    </w:pPr>
    <w:rPr>
      <w:rFonts w:ascii="Times New Roman" w:hAnsi="Times New Roman" w:cs="Times New Roman"/>
      <w:sz w:val="16"/>
      <w:rPrChange w:id="11" w:author="秦蓓嘉" w:date="2026-04-12T19:27:00Z">
        <w:rPr>
          <w:rFonts w:eastAsiaTheme="minorEastAsia"/>
          <w:sz w:val="16"/>
          <w:szCs w:val="22"/>
          <w:lang w:val="en-US" w:eastAsia="en-US" w:bidi="ar-SA"/>
        </w:rPr>
      </w:rPrChange>
    </w:rPr>
  </w:style>
  <w:style w:type="character" w:customStyle="1" w:styleId="EndNoteBibliography0">
    <w:name w:val="EndNote Bibliography 字符"/>
    <w:basedOn w:val="10BodySubsequentParagraph0"/>
    <w:link w:val="EndNoteBibliography"/>
    <w:rPr>
      <w:rFonts w:ascii="Times New Roman" w:hAnsi="Times New Roman" w:cs="Times New Roman"/>
      <w:color w:val="000000" w:themeColor="text1"/>
      <w:sz w:val="16"/>
      <w:szCs w:val="22"/>
      <w:lang w:eastAsia="en-US"/>
    </w:rPr>
  </w:style>
  <w:style w:type="paragraph" w:styleId="af4">
    <w:name w:val="List Paragraph"/>
    <w:basedOn w:val="a"/>
    <w:uiPriority w:val="1"/>
    <w:qFormat/>
    <w:rsid w:val="0021357F"/>
    <w:pPr>
      <w:widowControl w:val="0"/>
      <w:autoSpaceDE w:val="0"/>
      <w:autoSpaceDN w:val="0"/>
      <w:ind w:left="467" w:hanging="365"/>
      <w:pPrChange w:id="12" w:author="秦蓓嘉" w:date="2026-04-12T19:27:00Z">
        <w:pPr>
          <w:widowControl w:val="0"/>
          <w:autoSpaceDE w:val="0"/>
          <w:autoSpaceDN w:val="0"/>
          <w:ind w:left="467" w:hanging="365"/>
        </w:pPr>
      </w:pPrChange>
    </w:pPr>
    <w:rPr>
      <w:rFonts w:ascii="Tahoma" w:eastAsia="Tahoma" w:hAnsi="Tahoma" w:cs="Tahoma"/>
      <w:rPrChange w:id="12" w:author="秦蓓嘉" w:date="2026-04-12T19:27:00Z">
        <w:rPr>
          <w:rFonts w:ascii="Tahoma" w:eastAsia="Tahoma" w:hAnsi="Tahoma" w:cs="Tahoma"/>
          <w:sz w:val="22"/>
          <w:szCs w:val="22"/>
          <w:lang w:val="en-US" w:eastAsia="en-US" w:bidi="ar-SA"/>
        </w:rPr>
      </w:rPrChange>
    </w:rPr>
  </w:style>
  <w:style w:type="paragraph" w:styleId="af5">
    <w:name w:val="Revision"/>
    <w:hidden/>
    <w:uiPriority w:val="99"/>
    <w:semiHidden/>
    <w:rsid w:val="00683BF3"/>
    <w:rPr>
      <w:sz w:val="22"/>
      <w:szCs w:val="22"/>
      <w:lang w:eastAsia="en-US"/>
    </w:rPr>
  </w:style>
  <w:style w:type="character" w:styleId="af6">
    <w:name w:val="Unresolved Mention"/>
    <w:basedOn w:val="a0"/>
    <w:uiPriority w:val="99"/>
    <w:semiHidden/>
    <w:unhideWhenUsed/>
    <w:rsid w:val="003F0553"/>
    <w:rPr>
      <w:color w:val="605E5C"/>
      <w:shd w:val="clear" w:color="auto" w:fill="E1DFDD"/>
    </w:rPr>
  </w:style>
  <w:style w:type="paragraph" w:styleId="af7">
    <w:name w:val="caption"/>
    <w:basedOn w:val="a"/>
    <w:next w:val="a"/>
    <w:uiPriority w:val="35"/>
    <w:unhideWhenUsed/>
    <w:qFormat/>
    <w:rsid w:val="00C16782"/>
    <w:rPr>
      <w:rFonts w:asciiTheme="majorHAnsi" w:eastAsia="黑体" w:hAnsiTheme="majorHAnsi" w:cstheme="majorBidi"/>
      <w:sz w:val="20"/>
      <w:szCs w:val="20"/>
    </w:rPr>
  </w:style>
  <w:style w:type="character" w:customStyle="1" w:styleId="fontstyle21">
    <w:name w:val="fontstyle21"/>
    <w:basedOn w:val="a0"/>
    <w:rsid w:val="00592524"/>
    <w:rPr>
      <w:rFonts w:ascii="AdvOT8608a8d1+20" w:hAnsi="AdvOT8608a8d1+20" w:hint="default"/>
      <w:b w:val="0"/>
      <w:bCs w:val="0"/>
      <w:i w:val="0"/>
      <w:iCs w:val="0"/>
      <w:color w:val="000000"/>
      <w:sz w:val="20"/>
      <w:szCs w:val="20"/>
    </w:rPr>
  </w:style>
  <w:style w:type="paragraph" w:styleId="af8">
    <w:name w:val="Normal (Web)"/>
    <w:basedOn w:val="a"/>
    <w:uiPriority w:val="99"/>
    <w:semiHidden/>
    <w:unhideWhenUsed/>
    <w:rsid w:val="00E44B9C"/>
    <w:pPr>
      <w:spacing w:before="100" w:beforeAutospacing="1" w:after="100" w:afterAutospacing="1"/>
    </w:pPr>
    <w:rPr>
      <w:rFonts w:ascii="Times New Roman" w:hAnsi="Times New Roman" w:cs="Times New Roman"/>
      <w:sz w:val="24"/>
      <w:szCs w:val="24"/>
      <w:lang w:eastAsia="zh-CN"/>
    </w:rPr>
  </w:style>
  <w:style w:type="paragraph" w:customStyle="1" w:styleId="ds-markdown-paragraph">
    <w:name w:val="ds-markdown-paragraph"/>
    <w:basedOn w:val="a"/>
    <w:rsid w:val="004F3EF2"/>
    <w:pPr>
      <w:spacing w:before="100" w:beforeAutospacing="1" w:after="100" w:afterAutospacing="1"/>
    </w:pPr>
    <w:rPr>
      <w:rFonts w:ascii="Times New Roman" w:eastAsia="Times New Roman" w:hAnsi="Times New Roman" w:cs="Times New Roman"/>
      <w:sz w:val="24"/>
      <w:szCs w:val="24"/>
      <w:lang w:eastAsia="zh-CN"/>
    </w:rPr>
  </w:style>
  <w:style w:type="character" w:styleId="af9">
    <w:name w:val="Strong"/>
    <w:basedOn w:val="a0"/>
    <w:uiPriority w:val="22"/>
    <w:qFormat/>
    <w:rsid w:val="00FD0310"/>
    <w:rPr>
      <w:b/>
      <w:bCs/>
    </w:rPr>
  </w:style>
  <w:style w:type="character" w:styleId="afa">
    <w:name w:val="Emphasis"/>
    <w:basedOn w:val="a0"/>
    <w:uiPriority w:val="20"/>
    <w:qFormat/>
    <w:rsid w:val="00070373"/>
    <w:rPr>
      <w:i/>
      <w:iCs/>
    </w:rPr>
  </w:style>
  <w:style w:type="character" w:customStyle="1" w:styleId="vkekvd">
    <w:name w:val="vkekvd"/>
    <w:basedOn w:val="a0"/>
    <w:rsid w:val="00104F29"/>
  </w:style>
  <w:style w:type="character" w:customStyle="1" w:styleId="ifmvxd">
    <w:name w:val="ifmvxd"/>
    <w:basedOn w:val="a0"/>
    <w:rsid w:val="00104F29"/>
  </w:style>
  <w:style w:type="paragraph" w:customStyle="1" w:styleId="jydcyd">
    <w:name w:val="jydcyd"/>
    <w:basedOn w:val="a"/>
    <w:rsid w:val="00104F2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hj6pe">
    <w:name w:val="vhj6pe"/>
    <w:basedOn w:val="a0"/>
    <w:rsid w:val="00104F29"/>
  </w:style>
  <w:style w:type="character" w:customStyle="1" w:styleId="r0r5r">
    <w:name w:val="r0r5r"/>
    <w:basedOn w:val="a0"/>
    <w:rsid w:val="00104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83931">
      <w:bodyDiv w:val="1"/>
      <w:marLeft w:val="0"/>
      <w:marRight w:val="0"/>
      <w:marTop w:val="0"/>
      <w:marBottom w:val="0"/>
      <w:divBdr>
        <w:top w:val="none" w:sz="0" w:space="0" w:color="auto"/>
        <w:left w:val="none" w:sz="0" w:space="0" w:color="auto"/>
        <w:bottom w:val="none" w:sz="0" w:space="0" w:color="auto"/>
        <w:right w:val="none" w:sz="0" w:space="0" w:color="auto"/>
      </w:divBdr>
    </w:div>
    <w:div w:id="310717809">
      <w:bodyDiv w:val="1"/>
      <w:marLeft w:val="0"/>
      <w:marRight w:val="0"/>
      <w:marTop w:val="0"/>
      <w:marBottom w:val="0"/>
      <w:divBdr>
        <w:top w:val="none" w:sz="0" w:space="0" w:color="auto"/>
        <w:left w:val="none" w:sz="0" w:space="0" w:color="auto"/>
        <w:bottom w:val="none" w:sz="0" w:space="0" w:color="auto"/>
        <w:right w:val="none" w:sz="0" w:space="0" w:color="auto"/>
      </w:divBdr>
      <w:divsChild>
        <w:div w:id="138038318">
          <w:marLeft w:val="0"/>
          <w:marRight w:val="0"/>
          <w:marTop w:val="0"/>
          <w:marBottom w:val="0"/>
          <w:divBdr>
            <w:top w:val="none" w:sz="0" w:space="0" w:color="auto"/>
            <w:left w:val="none" w:sz="0" w:space="0" w:color="auto"/>
            <w:bottom w:val="none" w:sz="0" w:space="0" w:color="auto"/>
            <w:right w:val="none" w:sz="0" w:space="0" w:color="auto"/>
          </w:divBdr>
          <w:divsChild>
            <w:div w:id="1590427698">
              <w:marLeft w:val="0"/>
              <w:marRight w:val="0"/>
              <w:marTop w:val="0"/>
              <w:marBottom w:val="0"/>
              <w:divBdr>
                <w:top w:val="none" w:sz="0" w:space="0" w:color="auto"/>
                <w:left w:val="none" w:sz="0" w:space="0" w:color="auto"/>
                <w:bottom w:val="none" w:sz="0" w:space="0" w:color="auto"/>
                <w:right w:val="none" w:sz="0" w:space="0" w:color="auto"/>
              </w:divBdr>
              <w:divsChild>
                <w:div w:id="688871743">
                  <w:marLeft w:val="0"/>
                  <w:marRight w:val="0"/>
                  <w:marTop w:val="0"/>
                  <w:marBottom w:val="0"/>
                  <w:divBdr>
                    <w:top w:val="none" w:sz="0" w:space="0" w:color="auto"/>
                    <w:left w:val="none" w:sz="0" w:space="0" w:color="auto"/>
                    <w:bottom w:val="none" w:sz="0" w:space="0" w:color="auto"/>
                    <w:right w:val="none" w:sz="0" w:space="0" w:color="auto"/>
                  </w:divBdr>
                  <w:divsChild>
                    <w:div w:id="947156631">
                      <w:marLeft w:val="0"/>
                      <w:marRight w:val="0"/>
                      <w:marTop w:val="0"/>
                      <w:marBottom w:val="0"/>
                      <w:divBdr>
                        <w:top w:val="none" w:sz="0" w:space="0" w:color="auto"/>
                        <w:left w:val="none" w:sz="0" w:space="0" w:color="auto"/>
                        <w:bottom w:val="none" w:sz="0" w:space="0" w:color="auto"/>
                        <w:right w:val="none" w:sz="0" w:space="0" w:color="auto"/>
                      </w:divBdr>
                      <w:divsChild>
                        <w:div w:id="892279081">
                          <w:marLeft w:val="0"/>
                          <w:marRight w:val="0"/>
                          <w:marTop w:val="0"/>
                          <w:marBottom w:val="0"/>
                          <w:divBdr>
                            <w:top w:val="none" w:sz="0" w:space="0" w:color="auto"/>
                            <w:left w:val="none" w:sz="0" w:space="0" w:color="auto"/>
                            <w:bottom w:val="none" w:sz="0" w:space="0" w:color="auto"/>
                            <w:right w:val="none" w:sz="0" w:space="0" w:color="auto"/>
                          </w:divBdr>
                          <w:divsChild>
                            <w:div w:id="79568978">
                              <w:marLeft w:val="0"/>
                              <w:marRight w:val="0"/>
                              <w:marTop w:val="0"/>
                              <w:marBottom w:val="0"/>
                              <w:divBdr>
                                <w:top w:val="none" w:sz="0" w:space="0" w:color="auto"/>
                                <w:left w:val="none" w:sz="0" w:space="0" w:color="auto"/>
                                <w:bottom w:val="none" w:sz="0" w:space="0" w:color="auto"/>
                                <w:right w:val="none" w:sz="0" w:space="0" w:color="auto"/>
                              </w:divBdr>
                              <w:divsChild>
                                <w:div w:id="405155573">
                                  <w:marLeft w:val="0"/>
                                  <w:marRight w:val="0"/>
                                  <w:marTop w:val="0"/>
                                  <w:marBottom w:val="60"/>
                                  <w:divBdr>
                                    <w:top w:val="none" w:sz="0" w:space="0" w:color="auto"/>
                                    <w:left w:val="none" w:sz="0" w:space="0" w:color="auto"/>
                                    <w:bottom w:val="none" w:sz="0" w:space="0" w:color="auto"/>
                                    <w:right w:val="none" w:sz="0" w:space="0" w:color="auto"/>
                                  </w:divBdr>
                                </w:div>
                                <w:div w:id="2086953744">
                                  <w:marLeft w:val="0"/>
                                  <w:marRight w:val="0"/>
                                  <w:marTop w:val="100"/>
                                  <w:marBottom w:val="0"/>
                                  <w:divBdr>
                                    <w:top w:val="none" w:sz="0" w:space="0" w:color="auto"/>
                                    <w:left w:val="none" w:sz="0" w:space="0" w:color="auto"/>
                                    <w:bottom w:val="none" w:sz="0" w:space="0" w:color="auto"/>
                                    <w:right w:val="none" w:sz="0" w:space="0" w:color="auto"/>
                                  </w:divBdr>
                                </w:div>
                              </w:divsChild>
                            </w:div>
                            <w:div w:id="1370178709">
                              <w:marLeft w:val="0"/>
                              <w:marRight w:val="0"/>
                              <w:marTop w:val="0"/>
                              <w:marBottom w:val="0"/>
                              <w:divBdr>
                                <w:top w:val="none" w:sz="0" w:space="0" w:color="auto"/>
                                <w:left w:val="none" w:sz="0" w:space="0" w:color="auto"/>
                                <w:bottom w:val="none" w:sz="0" w:space="0" w:color="auto"/>
                                <w:right w:val="none" w:sz="0" w:space="0" w:color="auto"/>
                              </w:divBdr>
                              <w:divsChild>
                                <w:div w:id="60638425">
                                  <w:marLeft w:val="0"/>
                                  <w:marRight w:val="0"/>
                                  <w:marTop w:val="100"/>
                                  <w:marBottom w:val="0"/>
                                  <w:divBdr>
                                    <w:top w:val="none" w:sz="0" w:space="0" w:color="auto"/>
                                    <w:left w:val="none" w:sz="0" w:space="0" w:color="auto"/>
                                    <w:bottom w:val="none" w:sz="0" w:space="0" w:color="auto"/>
                                    <w:right w:val="none" w:sz="0" w:space="0" w:color="auto"/>
                                  </w:divBdr>
                                </w:div>
                                <w:div w:id="359822385">
                                  <w:marLeft w:val="0"/>
                                  <w:marRight w:val="0"/>
                                  <w:marTop w:val="0"/>
                                  <w:marBottom w:val="60"/>
                                  <w:divBdr>
                                    <w:top w:val="none" w:sz="0" w:space="0" w:color="auto"/>
                                    <w:left w:val="none" w:sz="0" w:space="0" w:color="auto"/>
                                    <w:bottom w:val="none" w:sz="0" w:space="0" w:color="auto"/>
                                    <w:right w:val="none" w:sz="0" w:space="0" w:color="auto"/>
                                  </w:divBdr>
                                </w:div>
                              </w:divsChild>
                            </w:div>
                            <w:div w:id="1452086547">
                              <w:marLeft w:val="0"/>
                              <w:marRight w:val="0"/>
                              <w:marTop w:val="0"/>
                              <w:marBottom w:val="0"/>
                              <w:divBdr>
                                <w:top w:val="none" w:sz="0" w:space="0" w:color="auto"/>
                                <w:left w:val="none" w:sz="0" w:space="0" w:color="auto"/>
                                <w:bottom w:val="none" w:sz="0" w:space="0" w:color="auto"/>
                                <w:right w:val="none" w:sz="0" w:space="0" w:color="auto"/>
                              </w:divBdr>
                              <w:divsChild>
                                <w:div w:id="92826200">
                                  <w:marLeft w:val="0"/>
                                  <w:marRight w:val="0"/>
                                  <w:marTop w:val="0"/>
                                  <w:marBottom w:val="0"/>
                                  <w:divBdr>
                                    <w:top w:val="none" w:sz="0" w:space="0" w:color="auto"/>
                                    <w:left w:val="none" w:sz="0" w:space="0" w:color="auto"/>
                                    <w:bottom w:val="none" w:sz="0" w:space="0" w:color="auto"/>
                                    <w:right w:val="none" w:sz="0" w:space="0" w:color="auto"/>
                                  </w:divBdr>
                                  <w:divsChild>
                                    <w:div w:id="801311084">
                                      <w:marLeft w:val="0"/>
                                      <w:marRight w:val="0"/>
                                      <w:marTop w:val="0"/>
                                      <w:marBottom w:val="0"/>
                                      <w:divBdr>
                                        <w:top w:val="none" w:sz="0" w:space="0" w:color="auto"/>
                                        <w:left w:val="none" w:sz="0" w:space="0" w:color="auto"/>
                                        <w:bottom w:val="none" w:sz="0" w:space="0" w:color="auto"/>
                                        <w:right w:val="none" w:sz="0" w:space="0" w:color="auto"/>
                                      </w:divBdr>
                                      <w:divsChild>
                                        <w:div w:id="135152389">
                                          <w:marLeft w:val="0"/>
                                          <w:marRight w:val="0"/>
                                          <w:marTop w:val="100"/>
                                          <w:marBottom w:val="0"/>
                                          <w:divBdr>
                                            <w:top w:val="none" w:sz="0" w:space="0" w:color="auto"/>
                                            <w:left w:val="none" w:sz="0" w:space="0" w:color="auto"/>
                                            <w:bottom w:val="none" w:sz="0" w:space="0" w:color="auto"/>
                                            <w:right w:val="none" w:sz="0" w:space="0" w:color="auto"/>
                                          </w:divBdr>
                                        </w:div>
                                        <w:div w:id="91960438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7317325">
          <w:marLeft w:val="0"/>
          <w:marRight w:val="0"/>
          <w:marTop w:val="0"/>
          <w:marBottom w:val="0"/>
          <w:divBdr>
            <w:top w:val="none" w:sz="0" w:space="0" w:color="auto"/>
            <w:left w:val="none" w:sz="0" w:space="0" w:color="auto"/>
            <w:bottom w:val="none" w:sz="0" w:space="0" w:color="auto"/>
            <w:right w:val="none" w:sz="0" w:space="0" w:color="auto"/>
          </w:divBdr>
          <w:divsChild>
            <w:div w:id="147065094">
              <w:marLeft w:val="0"/>
              <w:marRight w:val="0"/>
              <w:marTop w:val="0"/>
              <w:marBottom w:val="0"/>
              <w:divBdr>
                <w:top w:val="none" w:sz="0" w:space="0" w:color="auto"/>
                <w:left w:val="none" w:sz="0" w:space="0" w:color="auto"/>
                <w:bottom w:val="none" w:sz="0" w:space="0" w:color="auto"/>
                <w:right w:val="none" w:sz="0" w:space="0" w:color="auto"/>
              </w:divBdr>
              <w:divsChild>
                <w:div w:id="2031638454">
                  <w:marLeft w:val="0"/>
                  <w:marRight w:val="0"/>
                  <w:marTop w:val="0"/>
                  <w:marBottom w:val="0"/>
                  <w:divBdr>
                    <w:top w:val="none" w:sz="0" w:space="0" w:color="auto"/>
                    <w:left w:val="none" w:sz="0" w:space="0" w:color="auto"/>
                    <w:bottom w:val="none" w:sz="0" w:space="0" w:color="auto"/>
                    <w:right w:val="none" w:sz="0" w:space="0" w:color="auto"/>
                  </w:divBdr>
                  <w:divsChild>
                    <w:div w:id="15965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95107">
      <w:bodyDiv w:val="1"/>
      <w:marLeft w:val="0"/>
      <w:marRight w:val="0"/>
      <w:marTop w:val="0"/>
      <w:marBottom w:val="0"/>
      <w:divBdr>
        <w:top w:val="none" w:sz="0" w:space="0" w:color="auto"/>
        <w:left w:val="none" w:sz="0" w:space="0" w:color="auto"/>
        <w:bottom w:val="none" w:sz="0" w:space="0" w:color="auto"/>
        <w:right w:val="none" w:sz="0" w:space="0" w:color="auto"/>
      </w:divBdr>
    </w:div>
    <w:div w:id="719328108">
      <w:bodyDiv w:val="1"/>
      <w:marLeft w:val="0"/>
      <w:marRight w:val="0"/>
      <w:marTop w:val="0"/>
      <w:marBottom w:val="0"/>
      <w:divBdr>
        <w:top w:val="none" w:sz="0" w:space="0" w:color="auto"/>
        <w:left w:val="none" w:sz="0" w:space="0" w:color="auto"/>
        <w:bottom w:val="none" w:sz="0" w:space="0" w:color="auto"/>
        <w:right w:val="none" w:sz="0" w:space="0" w:color="auto"/>
      </w:divBdr>
    </w:div>
    <w:div w:id="823087225">
      <w:bodyDiv w:val="1"/>
      <w:marLeft w:val="0"/>
      <w:marRight w:val="0"/>
      <w:marTop w:val="0"/>
      <w:marBottom w:val="0"/>
      <w:divBdr>
        <w:top w:val="none" w:sz="0" w:space="0" w:color="auto"/>
        <w:left w:val="none" w:sz="0" w:space="0" w:color="auto"/>
        <w:bottom w:val="none" w:sz="0" w:space="0" w:color="auto"/>
        <w:right w:val="none" w:sz="0" w:space="0" w:color="auto"/>
      </w:divBdr>
    </w:div>
    <w:div w:id="1173952428">
      <w:bodyDiv w:val="1"/>
      <w:marLeft w:val="0"/>
      <w:marRight w:val="0"/>
      <w:marTop w:val="0"/>
      <w:marBottom w:val="0"/>
      <w:divBdr>
        <w:top w:val="none" w:sz="0" w:space="0" w:color="auto"/>
        <w:left w:val="none" w:sz="0" w:space="0" w:color="auto"/>
        <w:bottom w:val="none" w:sz="0" w:space="0" w:color="auto"/>
        <w:right w:val="none" w:sz="0" w:space="0" w:color="auto"/>
      </w:divBdr>
      <w:divsChild>
        <w:div w:id="3216520">
          <w:blockQuote w:val="1"/>
          <w:marLeft w:val="0"/>
          <w:marRight w:val="0"/>
          <w:marTop w:val="240"/>
          <w:marBottom w:val="0"/>
          <w:divBdr>
            <w:top w:val="none" w:sz="0" w:space="0" w:color="auto"/>
            <w:left w:val="single" w:sz="12" w:space="11" w:color="ADB2B8"/>
            <w:bottom w:val="none" w:sz="0" w:space="0" w:color="auto"/>
            <w:right w:val="none" w:sz="0" w:space="0" w:color="auto"/>
          </w:divBdr>
        </w:div>
        <w:div w:id="137115199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20129345">
      <w:bodyDiv w:val="1"/>
      <w:marLeft w:val="0"/>
      <w:marRight w:val="0"/>
      <w:marTop w:val="0"/>
      <w:marBottom w:val="0"/>
      <w:divBdr>
        <w:top w:val="none" w:sz="0" w:space="0" w:color="auto"/>
        <w:left w:val="none" w:sz="0" w:space="0" w:color="auto"/>
        <w:bottom w:val="none" w:sz="0" w:space="0" w:color="auto"/>
        <w:right w:val="none" w:sz="0" w:space="0" w:color="auto"/>
      </w:divBdr>
    </w:div>
    <w:div w:id="1543470189">
      <w:bodyDiv w:val="1"/>
      <w:marLeft w:val="0"/>
      <w:marRight w:val="0"/>
      <w:marTop w:val="0"/>
      <w:marBottom w:val="0"/>
      <w:divBdr>
        <w:top w:val="none" w:sz="0" w:space="0" w:color="auto"/>
        <w:left w:val="none" w:sz="0" w:space="0" w:color="auto"/>
        <w:bottom w:val="none" w:sz="0" w:space="0" w:color="auto"/>
        <w:right w:val="none" w:sz="0" w:space="0" w:color="auto"/>
      </w:divBdr>
    </w:div>
    <w:div w:id="1671831467">
      <w:bodyDiv w:val="1"/>
      <w:marLeft w:val="0"/>
      <w:marRight w:val="0"/>
      <w:marTop w:val="0"/>
      <w:marBottom w:val="0"/>
      <w:divBdr>
        <w:top w:val="none" w:sz="0" w:space="0" w:color="auto"/>
        <w:left w:val="none" w:sz="0" w:space="0" w:color="auto"/>
        <w:bottom w:val="none" w:sz="0" w:space="0" w:color="auto"/>
        <w:right w:val="none" w:sz="0" w:space="0" w:color="auto"/>
      </w:divBdr>
    </w:div>
    <w:div w:id="1897811464">
      <w:bodyDiv w:val="1"/>
      <w:marLeft w:val="0"/>
      <w:marRight w:val="0"/>
      <w:marTop w:val="0"/>
      <w:marBottom w:val="0"/>
      <w:divBdr>
        <w:top w:val="none" w:sz="0" w:space="0" w:color="auto"/>
        <w:left w:val="none" w:sz="0" w:space="0" w:color="auto"/>
        <w:bottom w:val="none" w:sz="0" w:space="0" w:color="auto"/>
        <w:right w:val="none" w:sz="0" w:space="0" w:color="auto"/>
      </w:divBdr>
    </w:div>
    <w:div w:id="1922710470">
      <w:bodyDiv w:val="1"/>
      <w:marLeft w:val="0"/>
      <w:marRight w:val="0"/>
      <w:marTop w:val="0"/>
      <w:marBottom w:val="0"/>
      <w:divBdr>
        <w:top w:val="none" w:sz="0" w:space="0" w:color="auto"/>
        <w:left w:val="none" w:sz="0" w:space="0" w:color="auto"/>
        <w:bottom w:val="none" w:sz="0" w:space="0" w:color="auto"/>
        <w:right w:val="none" w:sz="0" w:space="0" w:color="auto"/>
      </w:divBdr>
      <w:divsChild>
        <w:div w:id="128912192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076277938">
      <w:bodyDiv w:val="1"/>
      <w:marLeft w:val="0"/>
      <w:marRight w:val="0"/>
      <w:marTop w:val="0"/>
      <w:marBottom w:val="0"/>
      <w:divBdr>
        <w:top w:val="none" w:sz="0" w:space="0" w:color="auto"/>
        <w:left w:val="none" w:sz="0" w:space="0" w:color="auto"/>
        <w:bottom w:val="none" w:sz="0" w:space="0" w:color="auto"/>
        <w:right w:val="none" w:sz="0" w:space="0" w:color="auto"/>
      </w:divBdr>
      <w:divsChild>
        <w:div w:id="434137262">
          <w:marLeft w:val="0"/>
          <w:marRight w:val="0"/>
          <w:marTop w:val="0"/>
          <w:marBottom w:val="0"/>
          <w:divBdr>
            <w:top w:val="single" w:sz="2" w:space="0" w:color="auto"/>
            <w:left w:val="single" w:sz="2" w:space="0" w:color="auto"/>
            <w:bottom w:val="single" w:sz="2"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3.jpeg"/><Relationship Id="rId42" Type="http://schemas.openxmlformats.org/officeDocument/2006/relationships/image" Target="media/image32.png"/><Relationship Id="rId47" Type="http://schemas.openxmlformats.org/officeDocument/2006/relationships/image" Target="media/image35.wmf"/><Relationship Id="rId63" Type="http://schemas.openxmlformats.org/officeDocument/2006/relationships/oleObject" Target="embeddings/oleObject15.bin"/><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19.jpeg"/><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4.wmf"/><Relationship Id="rId53" Type="http://schemas.openxmlformats.org/officeDocument/2006/relationships/oleObject" Target="embeddings/oleObject9.bin"/><Relationship Id="rId58" Type="http://schemas.openxmlformats.org/officeDocument/2006/relationships/oleObject" Target="embeddings/oleObject12.bin"/><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40.jpeg"/><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wmf"/><Relationship Id="rId27" Type="http://schemas.openxmlformats.org/officeDocument/2006/relationships/oleObject" Target="embeddings/oleObject2.bin"/><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wmf"/><Relationship Id="rId48" Type="http://schemas.openxmlformats.org/officeDocument/2006/relationships/oleObject" Target="embeddings/oleObject5.bin"/><Relationship Id="rId56" Type="http://schemas.openxmlformats.org/officeDocument/2006/relationships/oleObject" Target="embeddings/oleObject11.bin"/><Relationship Id="rId64" Type="http://schemas.openxmlformats.org/officeDocument/2006/relationships/oleObject" Target="embeddings/oleObject16.bin"/><Relationship Id="rId69" Type="http://schemas.microsoft.com/office/2011/relationships/people" Target="people.xml"/><Relationship Id="rId8" Type="http://schemas.openxmlformats.org/officeDocument/2006/relationships/endnotes" Target="endnotes.xml"/><Relationship Id="rId51" Type="http://schemas.openxmlformats.org/officeDocument/2006/relationships/oleObject" Target="embeddings/oleObject7.bin"/><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oleObject" Target="embeddings/oleObject4.bin"/><Relationship Id="rId59" Type="http://schemas.openxmlformats.org/officeDocument/2006/relationships/image" Target="media/image39.wmf"/><Relationship Id="rId67" Type="http://schemas.openxmlformats.org/officeDocument/2006/relationships/footer" Target="footer1.xml"/><Relationship Id="rId20" Type="http://schemas.openxmlformats.org/officeDocument/2006/relationships/image" Target="media/image12.jpeg"/><Relationship Id="rId41" Type="http://schemas.openxmlformats.org/officeDocument/2006/relationships/image" Target="media/image31.jpeg"/><Relationship Id="rId54" Type="http://schemas.openxmlformats.org/officeDocument/2006/relationships/oleObject" Target="embeddings/oleObject10.bin"/><Relationship Id="rId62" Type="http://schemas.openxmlformats.org/officeDocument/2006/relationships/oleObject" Target="embeddings/oleObject14.bin"/><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wmf"/><Relationship Id="rId57" Type="http://schemas.openxmlformats.org/officeDocument/2006/relationships/image" Target="media/image38.wmf"/><Relationship Id="rId10" Type="http://schemas.openxmlformats.org/officeDocument/2006/relationships/image" Target="media/image2.png"/><Relationship Id="rId31" Type="http://schemas.openxmlformats.org/officeDocument/2006/relationships/image" Target="media/image21.jpeg"/><Relationship Id="rId44" Type="http://schemas.openxmlformats.org/officeDocument/2006/relationships/oleObject" Target="embeddings/oleObject3.bin"/><Relationship Id="rId52" Type="http://schemas.openxmlformats.org/officeDocument/2006/relationships/oleObject" Target="embeddings/oleObject8.bin"/><Relationship Id="rId60" Type="http://schemas.openxmlformats.org/officeDocument/2006/relationships/oleObject" Target="embeddings/oleObject13.bin"/><Relationship Id="rId65" Type="http://schemas.openxmlformats.org/officeDocument/2006/relationships/oleObject" Target="embeddings/oleObject17.bin"/><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oleObject" Target="embeddings/oleObject6.bin"/><Relationship Id="rId55" Type="http://schemas.openxmlformats.org/officeDocument/2006/relationships/image" Target="media/image3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F44BF2-BE05-4DF5-8682-E17DA37EB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1</Pages>
  <Words>24980</Words>
  <Characters>142389</Characters>
  <Application>Microsoft Office Word</Application>
  <DocSecurity>0</DocSecurity>
  <Lines>1186</Lines>
  <Paragraphs>334</Paragraphs>
  <ScaleCrop>false</ScaleCrop>
  <Company>OSA</Company>
  <LinksUpToDate>false</LinksUpToDate>
  <CharactersWithSpaces>167035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Mayfield</dc:creator>
  <cp:keywords/>
  <dc:description/>
  <cp:lastModifiedBy>秦蓓嘉</cp:lastModifiedBy>
  <cp:revision>1</cp:revision>
  <cp:lastPrinted>2026-04-05T02:45:00Z</cp:lastPrinted>
  <dcterms:created xsi:type="dcterms:W3CDTF">2026-04-12T07:47:00Z</dcterms:created>
  <dcterms:modified xsi:type="dcterms:W3CDTF">2026-04-12T11:28:00Z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AMEquationNumber2">
    <vt:lpwstr>(#S1.#E1)</vt:lpwstr>
  </property>
  <property fmtid="{D5CDD505-2E9C-101B-9397-08002B2CF9AE}" pid="6" name="KSOTemplateDocerSaveRecord">
    <vt:lpwstr>eyJoZGlkIjoiNjhlYjdhMzkxOGFkYjZkMmFlNmQ5MWUxM2MwMDNjNDgiLCJ1c2VySWQiOiIzMjQyNDIwMDQifQ==</vt:lpwstr>
  </property>
  <property fmtid="{D5CDD505-2E9C-101B-9397-08002B2CF9AE}" pid="7" name="KSOProductBuildVer">
    <vt:lpwstr>2052-12.1.0.23542</vt:lpwstr>
  </property>
  <property fmtid="{D5CDD505-2E9C-101B-9397-08002B2CF9AE}" pid="8" name="ICV">
    <vt:lpwstr>C3407A139A5044A59DED84F9A7321F11_12</vt:lpwstr>
  </property>
</Properties>
</file>